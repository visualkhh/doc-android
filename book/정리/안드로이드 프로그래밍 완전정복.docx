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0D3" w:rsidRDefault="00D850E8">
      <w:r>
        <w:rPr>
          <w:rFonts w:hint="eastAsia"/>
        </w:rPr>
        <w:t>아이디부여</w:t>
      </w:r>
    </w:p>
    <w:p w:rsidR="00D850E8" w:rsidRDefault="00C70B46">
      <w:r>
        <w:rPr>
          <w:rFonts w:hint="eastAsia"/>
        </w:rPr>
        <w:t>android:id=</w:t>
      </w:r>
      <w:r>
        <w:t>”</w:t>
      </w:r>
      <w:r w:rsidR="00D850E8">
        <w:rPr>
          <w:rFonts w:hint="eastAsia"/>
        </w:rPr>
        <w:t>@+id/name</w:t>
      </w:r>
      <w:r w:rsidR="00D850E8">
        <w:t>”</w:t>
      </w:r>
      <w:r w:rsidR="002D748C">
        <w:rPr>
          <w:rFonts w:hint="eastAsia"/>
        </w:rPr>
        <w:t xml:space="preserve"> </w:t>
      </w:r>
      <w:r w:rsidR="002D748C">
        <w:t>지정하면</w:t>
      </w:r>
      <w:r w:rsidR="002D748C">
        <w:rPr>
          <w:rFonts w:hint="eastAsia"/>
        </w:rPr>
        <w:t xml:space="preserve"> R.id.</w:t>
      </w:r>
      <w:r w:rsidR="00DE0A28">
        <w:rPr>
          <w:rFonts w:hint="eastAsia"/>
        </w:rPr>
        <w:t>name</w:t>
      </w:r>
      <w:r w:rsidR="002D748C">
        <w:rPr>
          <w:rFonts w:hint="eastAsia"/>
        </w:rPr>
        <w:t xml:space="preserve">  상수로 지정됨</w:t>
      </w:r>
    </w:p>
    <w:p w:rsidR="00891BCA" w:rsidRDefault="00891BCA">
      <w:r>
        <w:rPr>
          <w:rFonts w:hint="eastAsia"/>
        </w:rPr>
        <w:t>findVewById로 호출가능</w:t>
      </w:r>
    </w:p>
    <w:p w:rsidR="0042505B" w:rsidRDefault="0042505B"/>
    <w:p w:rsidR="0042505B" w:rsidRPr="003C3FA2" w:rsidRDefault="00FD0267">
      <w:pPr>
        <w:rPr>
          <w:b/>
        </w:rPr>
      </w:pPr>
      <w:r w:rsidRPr="003C3FA2">
        <w:rPr>
          <w:rFonts w:hint="eastAsia"/>
          <w:b/>
        </w:rPr>
        <w:t>layout_width</w:t>
      </w:r>
      <w:r w:rsidR="00D05152" w:rsidRPr="003C3FA2">
        <w:rPr>
          <w:rFonts w:hint="eastAsia"/>
          <w:b/>
        </w:rPr>
        <w:t xml:space="preserve"> , layout_height </w:t>
      </w:r>
    </w:p>
    <w:p w:rsidR="00D05152" w:rsidRDefault="00D05152">
      <w:r>
        <w:rPr>
          <w:rFonts w:hint="eastAsia"/>
          <w:noProof/>
        </w:rPr>
        <w:drawing>
          <wp:inline distT="0" distB="0" distL="0" distR="0">
            <wp:extent cx="4587875" cy="1478915"/>
            <wp:effectExtent l="1905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87875" cy="1478915"/>
                    </a:xfrm>
                    <a:prstGeom prst="rect">
                      <a:avLst/>
                    </a:prstGeom>
                    <a:noFill/>
                    <a:ln w="9525">
                      <a:noFill/>
                      <a:miter lim="800000"/>
                      <a:headEnd/>
                      <a:tailEnd/>
                    </a:ln>
                  </pic:spPr>
                </pic:pic>
              </a:graphicData>
            </a:graphic>
          </wp:inline>
        </w:drawing>
      </w:r>
    </w:p>
    <w:p w:rsidR="00D05152" w:rsidRDefault="00D05152">
      <w:r>
        <w:rPr>
          <w:rFonts w:hint="eastAsia"/>
        </w:rPr>
        <w:t xml:space="preserve">뷰의 폭과높이를 지정 </w:t>
      </w:r>
    </w:p>
    <w:tbl>
      <w:tblPr>
        <w:tblStyle w:val="a4"/>
        <w:tblW w:w="0" w:type="auto"/>
        <w:tblLook w:val="04A0"/>
      </w:tblPr>
      <w:tblGrid>
        <w:gridCol w:w="2141"/>
        <w:gridCol w:w="7083"/>
      </w:tblGrid>
      <w:tr w:rsidR="00D05152" w:rsidTr="00D05152">
        <w:tc>
          <w:tcPr>
            <w:tcW w:w="2141" w:type="dxa"/>
            <w:tcBorders>
              <w:right w:val="single" w:sz="4" w:space="0" w:color="auto"/>
            </w:tcBorders>
          </w:tcPr>
          <w:p w:rsidR="00D05152" w:rsidRPr="00D05152" w:rsidRDefault="00D05152">
            <w:r>
              <w:t>F</w:t>
            </w:r>
            <w:r>
              <w:rPr>
                <w:rFonts w:hint="eastAsia"/>
              </w:rPr>
              <w:t>ill_parent</w:t>
            </w:r>
          </w:p>
        </w:tc>
        <w:tc>
          <w:tcPr>
            <w:tcW w:w="7083" w:type="dxa"/>
            <w:tcBorders>
              <w:left w:val="single" w:sz="4" w:space="0" w:color="auto"/>
            </w:tcBorders>
          </w:tcPr>
          <w:p w:rsidR="00D05152" w:rsidRPr="00D05152" w:rsidRDefault="00D05152">
            <w:r>
              <w:rPr>
                <w:rFonts w:hint="eastAsia"/>
              </w:rPr>
              <w:t>부모의 주어진 크기 다체움</w:t>
            </w:r>
          </w:p>
        </w:tc>
      </w:tr>
      <w:tr w:rsidR="00D05152" w:rsidTr="00D05152">
        <w:tc>
          <w:tcPr>
            <w:tcW w:w="2141" w:type="dxa"/>
            <w:tcBorders>
              <w:right w:val="single" w:sz="4" w:space="0" w:color="auto"/>
            </w:tcBorders>
          </w:tcPr>
          <w:p w:rsidR="00D05152" w:rsidRPr="00D05152" w:rsidRDefault="00D05152">
            <w:r>
              <w:t>W</w:t>
            </w:r>
            <w:r>
              <w:rPr>
                <w:rFonts w:hint="eastAsia"/>
              </w:rPr>
              <w:t>rap_content</w:t>
            </w:r>
          </w:p>
        </w:tc>
        <w:tc>
          <w:tcPr>
            <w:tcW w:w="7083" w:type="dxa"/>
            <w:tcBorders>
              <w:left w:val="single" w:sz="4" w:space="0" w:color="auto"/>
            </w:tcBorders>
          </w:tcPr>
          <w:p w:rsidR="00D05152" w:rsidRDefault="00D05152">
            <w:r>
              <w:rPr>
                <w:rFonts w:hint="eastAsia"/>
              </w:rPr>
              <w:t>내용물의 크기만큼 채운다</w:t>
            </w:r>
          </w:p>
        </w:tc>
      </w:tr>
      <w:tr w:rsidR="00D05152" w:rsidTr="00D05152">
        <w:tc>
          <w:tcPr>
            <w:tcW w:w="2141" w:type="dxa"/>
            <w:tcBorders>
              <w:right w:val="single" w:sz="4" w:space="0" w:color="auto"/>
            </w:tcBorders>
          </w:tcPr>
          <w:p w:rsidR="00D05152" w:rsidRDefault="00D05152">
            <w:r>
              <w:rPr>
                <w:rFonts w:hint="eastAsia"/>
              </w:rPr>
              <w:t>정수크기</w:t>
            </w:r>
          </w:p>
        </w:tc>
        <w:tc>
          <w:tcPr>
            <w:tcW w:w="7083" w:type="dxa"/>
            <w:tcBorders>
              <w:left w:val="single" w:sz="4" w:space="0" w:color="auto"/>
            </w:tcBorders>
          </w:tcPr>
          <w:p w:rsidR="00D05152" w:rsidRDefault="00D05152">
            <w:r>
              <w:rPr>
                <w:rFonts w:hint="eastAsia"/>
              </w:rPr>
              <w:t>지정크기</w:t>
            </w:r>
          </w:p>
          <w:p w:rsidR="00D72796" w:rsidRDefault="00AF3EF5" w:rsidP="00AF3EF5">
            <w:r>
              <w:t>P</w:t>
            </w:r>
            <w:r>
              <w:rPr>
                <w:rFonts w:hint="eastAsia"/>
              </w:rPr>
              <w:t xml:space="preserve">x(픽셀) in(인치) mm(밀리미터) pt(포인트) </w:t>
            </w:r>
          </w:p>
          <w:p w:rsidR="00AF3EF5" w:rsidRDefault="00AF3EF5" w:rsidP="00AF3EF5">
            <w:r>
              <w:rPr>
                <w:rFonts w:hint="eastAsia"/>
              </w:rPr>
              <w:t>dp(해상도에 독립적) sp(폰트가변크기)</w:t>
            </w:r>
          </w:p>
        </w:tc>
      </w:tr>
    </w:tbl>
    <w:p w:rsidR="003C3FA2" w:rsidRDefault="003C3FA2">
      <w:pPr>
        <w:rPr>
          <w:b/>
        </w:rPr>
      </w:pPr>
    </w:p>
    <w:p w:rsidR="00D05152" w:rsidRPr="003C3FA2" w:rsidRDefault="003C3FA2">
      <w:pPr>
        <w:rPr>
          <w:b/>
        </w:rPr>
      </w:pPr>
      <w:r w:rsidRPr="003C3FA2">
        <w:rPr>
          <w:b/>
        </w:rPr>
        <w:t>V</w:t>
      </w:r>
      <w:r w:rsidRPr="003C3FA2">
        <w:rPr>
          <w:rFonts w:hint="eastAsia"/>
          <w:b/>
        </w:rPr>
        <w:t>isibility</w:t>
      </w:r>
    </w:p>
    <w:tbl>
      <w:tblPr>
        <w:tblStyle w:val="a4"/>
        <w:tblW w:w="0" w:type="auto"/>
        <w:tblLook w:val="04A0"/>
      </w:tblPr>
      <w:tblGrid>
        <w:gridCol w:w="2141"/>
        <w:gridCol w:w="7083"/>
      </w:tblGrid>
      <w:tr w:rsidR="003C3FA2" w:rsidTr="00B417F3">
        <w:tc>
          <w:tcPr>
            <w:tcW w:w="2141" w:type="dxa"/>
            <w:tcBorders>
              <w:right w:val="single" w:sz="4" w:space="0" w:color="auto"/>
            </w:tcBorders>
          </w:tcPr>
          <w:p w:rsidR="003C3FA2" w:rsidRPr="00D05152" w:rsidRDefault="003C3FA2" w:rsidP="00B417F3">
            <w:r>
              <w:t>V</w:t>
            </w:r>
            <w:r>
              <w:rPr>
                <w:rFonts w:hint="eastAsia"/>
              </w:rPr>
              <w:t>isible</w:t>
            </w:r>
          </w:p>
        </w:tc>
        <w:tc>
          <w:tcPr>
            <w:tcW w:w="7083" w:type="dxa"/>
            <w:tcBorders>
              <w:left w:val="single" w:sz="4" w:space="0" w:color="auto"/>
            </w:tcBorders>
          </w:tcPr>
          <w:p w:rsidR="003C3FA2" w:rsidRPr="00D05152" w:rsidRDefault="003C3FA2" w:rsidP="00B417F3">
            <w:r>
              <w:rPr>
                <w:rFonts w:hint="eastAsia"/>
              </w:rPr>
              <w:t>보임</w:t>
            </w:r>
          </w:p>
        </w:tc>
      </w:tr>
      <w:tr w:rsidR="003C3FA2" w:rsidTr="00B417F3">
        <w:tc>
          <w:tcPr>
            <w:tcW w:w="2141" w:type="dxa"/>
            <w:tcBorders>
              <w:right w:val="single" w:sz="4" w:space="0" w:color="auto"/>
            </w:tcBorders>
          </w:tcPr>
          <w:p w:rsidR="003C3FA2" w:rsidRPr="00D05152" w:rsidRDefault="003C3FA2" w:rsidP="00B417F3">
            <w:r>
              <w:t>I</w:t>
            </w:r>
            <w:r>
              <w:rPr>
                <w:rFonts w:hint="eastAsia"/>
              </w:rPr>
              <w:t>nvisible</w:t>
            </w:r>
          </w:p>
        </w:tc>
        <w:tc>
          <w:tcPr>
            <w:tcW w:w="7083" w:type="dxa"/>
            <w:tcBorders>
              <w:left w:val="single" w:sz="4" w:space="0" w:color="auto"/>
            </w:tcBorders>
          </w:tcPr>
          <w:p w:rsidR="003C3FA2" w:rsidRDefault="003C3FA2" w:rsidP="00B417F3">
            <w:r>
              <w:rPr>
                <w:rFonts w:hint="eastAsia"/>
              </w:rPr>
              <w:t>숨갸진상태되 자리 차지</w:t>
            </w:r>
          </w:p>
        </w:tc>
      </w:tr>
      <w:tr w:rsidR="003C3FA2" w:rsidTr="00B417F3">
        <w:tc>
          <w:tcPr>
            <w:tcW w:w="2141" w:type="dxa"/>
            <w:tcBorders>
              <w:right w:val="single" w:sz="4" w:space="0" w:color="auto"/>
            </w:tcBorders>
          </w:tcPr>
          <w:p w:rsidR="003C3FA2" w:rsidRDefault="003C3FA2" w:rsidP="00B417F3">
            <w:r>
              <w:t>G</w:t>
            </w:r>
            <w:r>
              <w:rPr>
                <w:rFonts w:hint="eastAsia"/>
              </w:rPr>
              <w:t>one</w:t>
            </w:r>
          </w:p>
        </w:tc>
        <w:tc>
          <w:tcPr>
            <w:tcW w:w="7083" w:type="dxa"/>
            <w:tcBorders>
              <w:left w:val="single" w:sz="4" w:space="0" w:color="auto"/>
            </w:tcBorders>
          </w:tcPr>
          <w:p w:rsidR="003C3FA2" w:rsidRDefault="003C3FA2" w:rsidP="00B417F3">
            <w:r>
              <w:rPr>
                <w:rFonts w:hint="eastAsia"/>
              </w:rPr>
              <w:t>숨겨지며 자리차지않해</w:t>
            </w:r>
          </w:p>
        </w:tc>
      </w:tr>
    </w:tbl>
    <w:p w:rsidR="003C3FA2" w:rsidRDefault="003C3FA2">
      <w:pPr>
        <w:rPr>
          <w:b/>
        </w:rPr>
      </w:pPr>
    </w:p>
    <w:p w:rsidR="00C321A2" w:rsidRDefault="00C321A2">
      <w:pPr>
        <w:rPr>
          <w:b/>
        </w:rPr>
      </w:pPr>
      <w:r>
        <w:rPr>
          <w:b/>
        </w:rPr>
        <w:t>C</w:t>
      </w:r>
      <w:r>
        <w:rPr>
          <w:rFonts w:hint="eastAsia"/>
          <w:b/>
        </w:rPr>
        <w:t>lickable, longClickable</w:t>
      </w:r>
    </w:p>
    <w:p w:rsidR="00C321A2" w:rsidRDefault="00C321A2">
      <w:r>
        <w:rPr>
          <w:rFonts w:hint="eastAsia"/>
        </w:rPr>
        <w:t>마우스클릭을 받을것인지 롱클릭이벤트를 받을것인지 지정</w:t>
      </w:r>
    </w:p>
    <w:p w:rsidR="001B215A" w:rsidRDefault="001B215A"/>
    <w:p w:rsidR="001B215A" w:rsidRDefault="001B215A">
      <w:pPr>
        <w:rPr>
          <w:b/>
        </w:rPr>
      </w:pPr>
      <w:r w:rsidRPr="001B215A">
        <w:rPr>
          <w:b/>
        </w:rPr>
        <w:t>F</w:t>
      </w:r>
      <w:r w:rsidRPr="001B215A">
        <w:rPr>
          <w:rFonts w:hint="eastAsia"/>
          <w:b/>
        </w:rPr>
        <w:t>ocusable</w:t>
      </w:r>
    </w:p>
    <w:p w:rsidR="001B215A" w:rsidRDefault="00B14E54">
      <w:r>
        <w:rPr>
          <w:rFonts w:hint="eastAsia"/>
        </w:rPr>
        <w:t>키보</w:t>
      </w:r>
      <w:r w:rsidR="001B215A" w:rsidRPr="00B14E54">
        <w:rPr>
          <w:rFonts w:hint="eastAsia"/>
        </w:rPr>
        <w:t>드 포커스를 받을수 있는지 지정.</w:t>
      </w:r>
    </w:p>
    <w:p w:rsidR="00041A69" w:rsidRDefault="00041A69"/>
    <w:p w:rsidR="00041A69" w:rsidRPr="00460C10" w:rsidRDefault="00041A69">
      <w:pPr>
        <w:rPr>
          <w:b/>
        </w:rPr>
      </w:pPr>
      <w:r w:rsidRPr="00460C10">
        <w:rPr>
          <w:rFonts w:hint="eastAsia"/>
          <w:b/>
        </w:rPr>
        <w:t>다른xml쪽에서 가져오기.</w:t>
      </w:r>
    </w:p>
    <w:p w:rsidR="00041A69" w:rsidRDefault="00041A69">
      <w:r>
        <w:t>E</w:t>
      </w:r>
      <w:r>
        <w:rPr>
          <w:rFonts w:hint="eastAsia"/>
        </w:rPr>
        <w:t>x)String..</w:t>
      </w:r>
    </w:p>
    <w:p w:rsidR="00041A69" w:rsidRDefault="00041A69">
      <w:r>
        <w:rPr>
          <w:rFonts w:hint="eastAsia"/>
        </w:rPr>
        <w:t>@string/id 식..</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TextView</w:t>
      </w:r>
      <w:r>
        <w:rPr>
          <w:rFonts w:ascii="Courier New" w:hAnsi="Courier New" w:cs="Courier New"/>
          <w:kern w:val="0"/>
          <w:szCs w:val="20"/>
        </w:rPr>
        <w:t xml:space="preserve">  </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android:layout_width</w:t>
      </w:r>
      <w:r>
        <w:rPr>
          <w:rFonts w:ascii="Courier New" w:hAnsi="Courier New" w:cs="Courier New"/>
          <w:color w:val="000000"/>
          <w:kern w:val="0"/>
          <w:szCs w:val="20"/>
        </w:rPr>
        <w:t>=</w:t>
      </w:r>
      <w:r>
        <w:rPr>
          <w:rFonts w:ascii="Courier New" w:hAnsi="Courier New" w:cs="Courier New"/>
          <w:i/>
          <w:iCs/>
          <w:color w:val="2A00FF"/>
          <w:kern w:val="0"/>
          <w:szCs w:val="20"/>
        </w:rPr>
        <w:t>"fill_parent"</w:t>
      </w:r>
      <w:r>
        <w:rPr>
          <w:rFonts w:ascii="Courier New" w:hAnsi="Courier New" w:cs="Courier New"/>
          <w:kern w:val="0"/>
          <w:szCs w:val="20"/>
        </w:rPr>
        <w:t xml:space="preserve"> </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android:layout_height</w:t>
      </w:r>
      <w:r>
        <w:rPr>
          <w:rFonts w:ascii="Courier New" w:hAnsi="Courier New" w:cs="Courier New"/>
          <w:color w:val="000000"/>
          <w:kern w:val="0"/>
          <w:szCs w:val="20"/>
        </w:rPr>
        <w:t>=</w:t>
      </w:r>
      <w:r>
        <w:rPr>
          <w:rFonts w:ascii="Courier New" w:hAnsi="Courier New" w:cs="Courier New"/>
          <w:i/>
          <w:iCs/>
          <w:color w:val="2A00FF"/>
          <w:kern w:val="0"/>
          <w:szCs w:val="20"/>
        </w:rPr>
        <w:t>"wrap_content"</w:t>
      </w:r>
      <w:r>
        <w:rPr>
          <w:rFonts w:ascii="Courier New" w:hAnsi="Courier New" w:cs="Courier New"/>
          <w:kern w:val="0"/>
          <w:szCs w:val="20"/>
        </w:rPr>
        <w:t xml:space="preserve"> </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android:text</w:t>
      </w:r>
      <w:r>
        <w:rPr>
          <w:rFonts w:ascii="Courier New" w:hAnsi="Courier New" w:cs="Courier New"/>
          <w:color w:val="000000"/>
          <w:kern w:val="0"/>
          <w:szCs w:val="20"/>
        </w:rPr>
        <w:t>=</w:t>
      </w:r>
      <w:r>
        <w:rPr>
          <w:rFonts w:ascii="Courier New" w:hAnsi="Courier New" w:cs="Courier New"/>
          <w:i/>
          <w:iCs/>
          <w:color w:val="2A00FF"/>
          <w:kern w:val="0"/>
          <w:szCs w:val="20"/>
        </w:rPr>
        <w:t>"@string/hello"</w:t>
      </w:r>
    </w:p>
    <w:p w:rsidR="00460C10" w:rsidRDefault="00460C10" w:rsidP="00460C10">
      <w:pPr>
        <w:wordWrap/>
        <w:adjustRightInd w:val="0"/>
        <w:jc w:val="left"/>
        <w:rPr>
          <w:rFonts w:ascii="Courier New" w:hAnsi="Courier New" w:cs="Courier New"/>
          <w:kern w:val="0"/>
          <w:szCs w:val="20"/>
        </w:rPr>
      </w:pPr>
      <w:r>
        <w:rPr>
          <w:rFonts w:ascii="Courier New" w:hAnsi="Courier New" w:cs="Courier New"/>
          <w:kern w:val="0"/>
          <w:szCs w:val="20"/>
        </w:rPr>
        <w:t xml:space="preserve">    </w:t>
      </w:r>
      <w:r>
        <w:rPr>
          <w:rFonts w:ascii="Courier New" w:hAnsi="Courier New" w:cs="Courier New"/>
          <w:color w:val="7F007F"/>
          <w:kern w:val="0"/>
          <w:szCs w:val="20"/>
        </w:rPr>
        <w:t>android:id</w:t>
      </w:r>
      <w:r>
        <w:rPr>
          <w:rFonts w:ascii="Courier New" w:hAnsi="Courier New" w:cs="Courier New"/>
          <w:color w:val="000000"/>
          <w:kern w:val="0"/>
          <w:szCs w:val="20"/>
        </w:rPr>
        <w:t>=</w:t>
      </w:r>
      <w:r>
        <w:rPr>
          <w:rFonts w:ascii="Courier New" w:hAnsi="Courier New" w:cs="Courier New"/>
          <w:i/>
          <w:iCs/>
          <w:color w:val="2A00FF"/>
          <w:kern w:val="0"/>
          <w:szCs w:val="20"/>
        </w:rPr>
        <w:t>"@+id/mytextview"</w:t>
      </w:r>
      <w:r>
        <w:rPr>
          <w:rFonts w:ascii="Courier New" w:hAnsi="Courier New" w:cs="Courier New"/>
          <w:color w:val="008080"/>
          <w:kern w:val="0"/>
          <w:szCs w:val="20"/>
        </w:rPr>
        <w:t>/&gt;</w:t>
      </w:r>
    </w:p>
    <w:p w:rsidR="0012654C" w:rsidRDefault="00460C10" w:rsidP="00460C10">
      <w:pPr>
        <w:wordWrap/>
        <w:adjustRightInd w:val="0"/>
        <w:jc w:val="left"/>
        <w:rPr>
          <w:rFonts w:ascii="Courier New" w:hAnsi="Courier New" w:cs="Courier New"/>
          <w:color w:val="008080"/>
          <w:kern w:val="0"/>
          <w:szCs w:val="20"/>
        </w:rPr>
      </w:pPr>
      <w:r>
        <w:rPr>
          <w:rFonts w:ascii="Courier New" w:hAnsi="Courier New" w:cs="Courier New"/>
          <w:color w:val="008080"/>
          <w:kern w:val="0"/>
          <w:szCs w:val="20"/>
        </w:rPr>
        <w:t>&lt;/</w:t>
      </w:r>
      <w:r>
        <w:rPr>
          <w:rFonts w:ascii="Courier New" w:hAnsi="Courier New" w:cs="Courier New"/>
          <w:color w:val="3F7F7F"/>
          <w:kern w:val="0"/>
          <w:szCs w:val="20"/>
        </w:rPr>
        <w:t>LinearLayout</w:t>
      </w:r>
      <w:r>
        <w:rPr>
          <w:rFonts w:ascii="Courier New" w:hAnsi="Courier New" w:cs="Courier New"/>
          <w:color w:val="008080"/>
          <w:kern w:val="0"/>
          <w:szCs w:val="20"/>
        </w:rPr>
        <w:t>&gt;</w:t>
      </w:r>
    </w:p>
    <w:p w:rsidR="0012654C" w:rsidRDefault="0012654C">
      <w:pPr>
        <w:widowControl/>
        <w:wordWrap/>
        <w:autoSpaceDE/>
        <w:autoSpaceDN/>
        <w:jc w:val="left"/>
        <w:rPr>
          <w:rFonts w:ascii="Courier New" w:hAnsi="Courier New" w:cs="Courier New"/>
          <w:color w:val="008080"/>
          <w:kern w:val="0"/>
          <w:szCs w:val="20"/>
        </w:rPr>
      </w:pPr>
      <w:r>
        <w:rPr>
          <w:rFonts w:ascii="Courier New" w:hAnsi="Courier New" w:cs="Courier New"/>
          <w:color w:val="008080"/>
          <w:kern w:val="0"/>
          <w:szCs w:val="20"/>
        </w:rPr>
        <w:br w:type="page"/>
      </w:r>
    </w:p>
    <w:p w:rsidR="00460C10" w:rsidRDefault="0012654C" w:rsidP="00460C10">
      <w:pPr>
        <w:wordWrap/>
        <w:adjustRightInd w:val="0"/>
        <w:jc w:val="left"/>
        <w:rPr>
          <w:rFonts w:ascii="Courier New" w:hAnsi="Courier New" w:cs="Courier New"/>
          <w:b/>
          <w:kern w:val="0"/>
          <w:szCs w:val="20"/>
        </w:rPr>
      </w:pPr>
      <w:r w:rsidRPr="0012654C">
        <w:rPr>
          <w:rFonts w:ascii="Courier New" w:hAnsi="Courier New" w:cs="Courier New" w:hint="eastAsia"/>
          <w:b/>
          <w:kern w:val="0"/>
          <w:szCs w:val="20"/>
        </w:rPr>
        <w:lastRenderedPageBreak/>
        <w:t>ImageView</w:t>
      </w:r>
    </w:p>
    <w:p w:rsidR="007A025C" w:rsidRDefault="007A025C" w:rsidP="007A025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ImageView</w:t>
      </w:r>
      <w:r>
        <w:rPr>
          <w:rFonts w:ascii="Courier New" w:hAnsi="Courier New" w:cs="Courier New"/>
          <w:kern w:val="0"/>
          <w:szCs w:val="20"/>
        </w:rPr>
        <w:t xml:space="preserve"> </w:t>
      </w:r>
      <w:r>
        <w:rPr>
          <w:rFonts w:ascii="Courier New" w:hAnsi="Courier New" w:cs="Courier New"/>
          <w:color w:val="7F007F"/>
          <w:kern w:val="0"/>
          <w:szCs w:val="20"/>
        </w:rPr>
        <w:t>android:id</w:t>
      </w:r>
      <w:r>
        <w:rPr>
          <w:rFonts w:ascii="Courier New" w:hAnsi="Courier New" w:cs="Courier New"/>
          <w:color w:val="000000"/>
          <w:kern w:val="0"/>
          <w:szCs w:val="20"/>
        </w:rPr>
        <w:t>=</w:t>
      </w:r>
      <w:r>
        <w:rPr>
          <w:rFonts w:ascii="Courier New" w:hAnsi="Courier New" w:cs="Courier New"/>
          <w:i/>
          <w:iCs/>
          <w:color w:val="2A00FF"/>
          <w:kern w:val="0"/>
          <w:szCs w:val="20"/>
        </w:rPr>
        <w:t>"@+id/myImg"</w:t>
      </w:r>
    </w:p>
    <w:p w:rsidR="007A025C" w:rsidRDefault="007A025C" w:rsidP="007A025C">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android:src</w:t>
      </w:r>
      <w:r>
        <w:rPr>
          <w:rFonts w:ascii="Courier New" w:hAnsi="Courier New" w:cs="Courier New"/>
          <w:color w:val="000000"/>
          <w:kern w:val="0"/>
          <w:szCs w:val="20"/>
        </w:rPr>
        <w:t>=</w:t>
      </w:r>
      <w:r>
        <w:rPr>
          <w:rFonts w:ascii="Courier New" w:hAnsi="Courier New" w:cs="Courier New"/>
          <w:i/>
          <w:iCs/>
          <w:color w:val="2A00FF"/>
          <w:kern w:val="0"/>
          <w:szCs w:val="20"/>
        </w:rPr>
        <w:t>"@drawable/icon"</w:t>
      </w:r>
    </w:p>
    <w:p w:rsidR="007A025C" w:rsidRDefault="007A025C" w:rsidP="007A025C">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android:layout_width</w:t>
      </w:r>
      <w:r>
        <w:rPr>
          <w:rFonts w:ascii="Courier New" w:hAnsi="Courier New" w:cs="Courier New"/>
          <w:color w:val="000000"/>
          <w:kern w:val="0"/>
          <w:szCs w:val="20"/>
        </w:rPr>
        <w:t>=</w:t>
      </w:r>
      <w:r>
        <w:rPr>
          <w:rFonts w:ascii="Courier New" w:hAnsi="Courier New" w:cs="Courier New"/>
          <w:i/>
          <w:iCs/>
          <w:color w:val="2A00FF"/>
          <w:kern w:val="0"/>
          <w:szCs w:val="20"/>
        </w:rPr>
        <w:t>"fill_parent"</w:t>
      </w:r>
      <w:r>
        <w:rPr>
          <w:rFonts w:ascii="Courier New" w:hAnsi="Courier New" w:cs="Courier New"/>
          <w:kern w:val="0"/>
          <w:szCs w:val="20"/>
        </w:rPr>
        <w:t xml:space="preserve"> </w:t>
      </w:r>
    </w:p>
    <w:p w:rsidR="00C62BFC" w:rsidRDefault="007A025C" w:rsidP="00C62BFC">
      <w:pPr>
        <w:wordWrap/>
        <w:adjustRightInd w:val="0"/>
        <w:jc w:val="left"/>
        <w:rPr>
          <w:rFonts w:ascii="Courier New" w:hAnsi="Courier New" w:cs="Courier New"/>
          <w:i/>
          <w:iCs/>
          <w:color w:val="2A00FF"/>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android:layout_height</w:t>
      </w:r>
      <w:r>
        <w:rPr>
          <w:rFonts w:ascii="Courier New" w:hAnsi="Courier New" w:cs="Courier New"/>
          <w:color w:val="000000"/>
          <w:kern w:val="0"/>
          <w:szCs w:val="20"/>
        </w:rPr>
        <w:t>=</w:t>
      </w:r>
      <w:r>
        <w:rPr>
          <w:rFonts w:ascii="Courier New" w:hAnsi="Courier New" w:cs="Courier New"/>
          <w:i/>
          <w:iCs/>
          <w:color w:val="2A00FF"/>
          <w:kern w:val="0"/>
          <w:szCs w:val="20"/>
        </w:rPr>
        <w:t>"wrap_content"</w:t>
      </w:r>
    </w:p>
    <w:p w:rsidR="009557E8" w:rsidRDefault="00A70E69" w:rsidP="009557E8">
      <w:pPr>
        <w:wordWrap/>
        <w:adjustRightInd w:val="0"/>
        <w:ind w:left="800" w:firstLine="800"/>
        <w:jc w:val="left"/>
        <w:rPr>
          <w:rFonts w:ascii="Courier New" w:hAnsi="Courier New" w:cs="Courier New"/>
          <w:kern w:val="0"/>
          <w:szCs w:val="20"/>
        </w:rPr>
      </w:pPr>
      <w:r w:rsidRPr="00A70E69">
        <w:rPr>
          <w:rFonts w:ascii="Courier New" w:hAnsi="Courier New" w:cs="Courier New"/>
          <w:color w:val="7F007F"/>
          <w:kern w:val="0"/>
          <w:szCs w:val="20"/>
        </w:rPr>
        <w:t>android:tint</w:t>
      </w:r>
      <w:r w:rsidRPr="00A70E69">
        <w:rPr>
          <w:rFonts w:ascii="Courier New" w:hAnsi="Courier New" w:cs="Courier New"/>
          <w:color w:val="000000"/>
          <w:kern w:val="0"/>
          <w:szCs w:val="20"/>
        </w:rPr>
        <w:t>=</w:t>
      </w:r>
      <w:r w:rsidRPr="00A70E69">
        <w:rPr>
          <w:rFonts w:ascii="Courier New" w:hAnsi="Courier New" w:cs="Courier New"/>
          <w:i/>
          <w:iCs/>
          <w:color w:val="2A00FF"/>
          <w:kern w:val="0"/>
          <w:szCs w:val="20"/>
        </w:rPr>
        <w:t>"#4000ff00"</w:t>
      </w:r>
      <w:r w:rsidR="0096037E">
        <w:rPr>
          <w:rFonts w:ascii="Courier New" w:hAnsi="Courier New" w:cs="Courier New" w:hint="eastAsia"/>
          <w:i/>
          <w:iCs/>
          <w:color w:val="2A00FF"/>
          <w:kern w:val="0"/>
          <w:szCs w:val="20"/>
        </w:rPr>
        <w:t>/</w:t>
      </w:r>
      <w:r w:rsidR="009557E8">
        <w:rPr>
          <w:rFonts w:ascii="Courier New" w:hAnsi="Courier New" w:cs="Courier New"/>
          <w:color w:val="008080"/>
          <w:kern w:val="0"/>
          <w:szCs w:val="20"/>
        </w:rPr>
        <w:t>&gt;</w:t>
      </w:r>
    </w:p>
    <w:p w:rsidR="00A70E69" w:rsidRDefault="00C62BFC" w:rsidP="00C62BFC">
      <w:pPr>
        <w:wordWrap/>
        <w:adjustRightInd w:val="0"/>
        <w:jc w:val="left"/>
        <w:rPr>
          <w:rFonts w:ascii="Courier New" w:hAnsi="Courier New" w:cs="Courier New"/>
          <w:i/>
          <w:iCs/>
          <w:color w:val="2A00FF"/>
          <w:kern w:val="0"/>
          <w:szCs w:val="20"/>
        </w:rPr>
      </w:pPr>
      <w:r>
        <w:rPr>
          <w:rFonts w:ascii="Courier New" w:hAnsi="Courier New" w:cs="Courier New" w:hint="eastAsia"/>
          <w:i/>
          <w:iCs/>
          <w:color w:val="2A00FF"/>
          <w:kern w:val="0"/>
          <w:szCs w:val="20"/>
        </w:rPr>
        <w:t>//</w:t>
      </w:r>
      <w:r w:rsidR="00A70E69">
        <w:rPr>
          <w:rFonts w:ascii="Courier New" w:hAnsi="Courier New" w:cs="Courier New" w:hint="eastAsia"/>
          <w:i/>
          <w:iCs/>
          <w:color w:val="2A00FF"/>
          <w:kern w:val="0"/>
          <w:szCs w:val="20"/>
        </w:rPr>
        <w:t>살짝</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색을입힌다</w:t>
      </w:r>
      <w:r w:rsidR="00A70E69">
        <w:rPr>
          <w:rFonts w:ascii="Courier New" w:hAnsi="Courier New" w:cs="Courier New" w:hint="eastAsia"/>
          <w:i/>
          <w:iCs/>
          <w:color w:val="2A00FF"/>
          <w:kern w:val="0"/>
          <w:szCs w:val="20"/>
        </w:rPr>
        <w:t xml:space="preserve">. </w:t>
      </w:r>
      <w:r w:rsidR="004A5184">
        <w:rPr>
          <w:rFonts w:ascii="Courier New" w:hAnsi="Courier New" w:cs="Courier New" w:hint="eastAsia"/>
          <w:i/>
          <w:iCs/>
          <w:color w:val="2A00FF"/>
          <w:kern w:val="0"/>
          <w:szCs w:val="20"/>
        </w:rPr>
        <w:t xml:space="preserve"> </w:t>
      </w:r>
      <w:r w:rsidR="004A5184">
        <w:rPr>
          <w:rFonts w:ascii="Courier New" w:hAnsi="Courier New" w:cs="Courier New"/>
          <w:i/>
          <w:iCs/>
          <w:color w:val="2A00FF"/>
          <w:kern w:val="0"/>
          <w:szCs w:val="20"/>
        </w:rPr>
        <w:t>S</w:t>
      </w:r>
      <w:r w:rsidR="004A5184">
        <w:rPr>
          <w:rFonts w:ascii="Courier New" w:hAnsi="Courier New" w:cs="Courier New" w:hint="eastAsia"/>
          <w:i/>
          <w:iCs/>
          <w:color w:val="2A00FF"/>
          <w:kern w:val="0"/>
          <w:szCs w:val="20"/>
        </w:rPr>
        <w:t>rc</w:t>
      </w:r>
      <w:r w:rsidR="004A5184">
        <w:rPr>
          <w:rFonts w:ascii="Courier New" w:hAnsi="Courier New" w:cs="Courier New" w:hint="eastAsia"/>
          <w:i/>
          <w:iCs/>
          <w:color w:val="2A00FF"/>
          <w:kern w:val="0"/>
          <w:szCs w:val="20"/>
        </w:rPr>
        <w:t>가</w:t>
      </w:r>
      <w:r w:rsidR="004A5184">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레퍼런스니간이</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이미지</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불러다</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쓰는곳은</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다</w:t>
      </w:r>
      <w:r w:rsidR="00A70E69">
        <w:rPr>
          <w:rFonts w:ascii="Courier New" w:hAnsi="Courier New" w:cs="Courier New" w:hint="eastAsia"/>
          <w:i/>
          <w:iCs/>
          <w:color w:val="2A00FF"/>
          <w:kern w:val="0"/>
          <w:szCs w:val="20"/>
        </w:rPr>
        <w:t xml:space="preserve"> </w:t>
      </w:r>
      <w:r w:rsidR="00A70E69">
        <w:rPr>
          <w:rFonts w:ascii="Courier New" w:hAnsi="Courier New" w:cs="Courier New" w:hint="eastAsia"/>
          <w:i/>
          <w:iCs/>
          <w:color w:val="2A00FF"/>
          <w:kern w:val="0"/>
          <w:szCs w:val="20"/>
        </w:rPr>
        <w:t>이렇게됨</w:t>
      </w:r>
    </w:p>
    <w:p w:rsidR="00460C10" w:rsidRDefault="00460C10"/>
    <w:p w:rsidR="00370755" w:rsidRDefault="00370755"/>
    <w:p w:rsidR="00370755" w:rsidRDefault="00370755">
      <w:r>
        <w:t>버튼</w:t>
      </w:r>
      <w:r>
        <w:rPr>
          <w:rFonts w:hint="eastAsia"/>
        </w:rPr>
        <w:t xml:space="preserve"> 이벤트 리스너 등록</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5FBF"/>
          <w:kern w:val="0"/>
          <w:szCs w:val="20"/>
        </w:rPr>
        <w:t>/** Called when the activity is first created.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btn</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edit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edit</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str = edit.</w:t>
      </w:r>
      <w:r>
        <w:rPr>
          <w:rFonts w:ascii="Courier New" w:hAnsi="Courier New" w:cs="Courier New"/>
          <w:b/>
          <w:bCs/>
          <w:color w:val="008000"/>
          <w:kern w:val="0"/>
          <w:szCs w:val="20"/>
        </w:rPr>
        <w:t>getText</w:t>
      </w:r>
      <w:r>
        <w:rPr>
          <w:rFonts w:ascii="Courier New" w:hAnsi="Courier New" w:cs="Courier New"/>
          <w:color w:val="000000"/>
          <w:kern w:val="0"/>
          <w:szCs w:val="20"/>
        </w:rPr>
        <w:t>().</w:t>
      </w:r>
      <w:r>
        <w:rPr>
          <w:rFonts w:ascii="Courier New" w:hAnsi="Courier New" w:cs="Courier New"/>
          <w:b/>
          <w:bCs/>
          <w:color w:val="008000"/>
          <w:kern w:val="0"/>
          <w:szCs w:val="20"/>
        </w:rPr>
        <w:t>toString</w:t>
      </w:r>
      <w:r>
        <w:rPr>
          <w:rFonts w:ascii="Courier New" w:hAnsi="Courier New" w:cs="Courier New"/>
          <w:color w:val="000000"/>
          <w:kern w:val="0"/>
          <w:szCs w:val="20"/>
        </w:rPr>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u w:val="single"/>
        </w:rPr>
        <w:t>ButtonEdit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str, </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).show();</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w:t>
      </w:r>
    </w:p>
    <w:p w:rsidR="00370755" w:rsidRDefault="00370755" w:rsidP="00370755">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370755" w:rsidRDefault="00370755" w:rsidP="00370755">
      <w:pPr>
        <w:rPr>
          <w:rFonts w:ascii="Courier New" w:hAnsi="Courier New" w:cs="Courier New"/>
          <w:color w:val="000000"/>
          <w:kern w:val="0"/>
          <w:szCs w:val="20"/>
        </w:rPr>
      </w:pPr>
      <w:r>
        <w:rPr>
          <w:rFonts w:ascii="Courier New" w:hAnsi="Courier New" w:cs="Courier New"/>
          <w:color w:val="000000"/>
          <w:kern w:val="0"/>
          <w:szCs w:val="20"/>
        </w:rPr>
        <w:t>}</w:t>
      </w:r>
    </w:p>
    <w:p w:rsidR="00C70F9D" w:rsidRDefault="00C70F9D" w:rsidP="00370755">
      <w:pPr>
        <w:rPr>
          <w:rFonts w:ascii="Courier New" w:hAnsi="Courier New" w:cs="Courier New"/>
          <w:color w:val="000000"/>
          <w:kern w:val="0"/>
          <w:szCs w:val="20"/>
        </w:rPr>
      </w:pPr>
    </w:p>
    <w:p w:rsidR="00C70F9D" w:rsidRDefault="00C70F9D" w:rsidP="00370755">
      <w:pPr>
        <w:rPr>
          <w:rFonts w:ascii="Courier New" w:hAnsi="Courier New" w:cs="Courier New"/>
          <w:b/>
          <w:color w:val="000000"/>
          <w:kern w:val="0"/>
          <w:szCs w:val="20"/>
        </w:rPr>
      </w:pPr>
      <w:r>
        <w:rPr>
          <w:rFonts w:ascii="Courier New" w:hAnsi="Courier New" w:cs="Courier New"/>
          <w:b/>
          <w:color w:val="000000"/>
          <w:kern w:val="0"/>
          <w:szCs w:val="20"/>
        </w:rPr>
        <w:br/>
      </w:r>
    </w:p>
    <w:p w:rsidR="00C70F9D" w:rsidRDefault="00C70F9D" w:rsidP="00370755">
      <w:pPr>
        <w:rPr>
          <w:rFonts w:ascii="Courier New" w:hAnsi="Courier New" w:cs="Courier New"/>
          <w:b/>
          <w:color w:val="000000"/>
          <w:kern w:val="0"/>
          <w:szCs w:val="20"/>
        </w:rPr>
      </w:pPr>
      <w:r w:rsidRPr="00C70F9D">
        <w:rPr>
          <w:rFonts w:ascii="Courier New" w:hAnsi="Courier New" w:cs="Courier New" w:hint="eastAsia"/>
          <w:b/>
          <w:color w:val="000000"/>
          <w:kern w:val="0"/>
          <w:szCs w:val="20"/>
        </w:rPr>
        <w:t>Layout</w:t>
      </w:r>
    </w:p>
    <w:p w:rsidR="0040631C" w:rsidRDefault="0040631C" w:rsidP="0040631C">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LinearLayout</w:t>
      </w:r>
      <w:r>
        <w:rPr>
          <w:rFonts w:ascii="Courier New" w:hAnsi="Courier New" w:cs="Courier New"/>
          <w:kern w:val="0"/>
          <w:szCs w:val="20"/>
        </w:rPr>
        <w:t xml:space="preserve"> </w:t>
      </w:r>
      <w:r>
        <w:rPr>
          <w:rFonts w:ascii="Courier New" w:hAnsi="Courier New" w:cs="Courier New"/>
          <w:color w:val="7F007F"/>
          <w:kern w:val="0"/>
          <w:szCs w:val="20"/>
        </w:rPr>
        <w:t>xmlns:android</w:t>
      </w:r>
      <w:r>
        <w:rPr>
          <w:rFonts w:ascii="Courier New" w:hAnsi="Courier New" w:cs="Courier New"/>
          <w:color w:val="000000"/>
          <w:kern w:val="0"/>
          <w:szCs w:val="20"/>
        </w:rPr>
        <w:t>=</w:t>
      </w:r>
      <w:r>
        <w:rPr>
          <w:rFonts w:ascii="Courier New" w:hAnsi="Courier New" w:cs="Courier New"/>
          <w:i/>
          <w:iCs/>
          <w:color w:val="2A00FF"/>
          <w:kern w:val="0"/>
          <w:szCs w:val="20"/>
        </w:rPr>
        <w:t>"http://schemas.android.com/apk/res/android"</w:t>
      </w:r>
    </w:p>
    <w:p w:rsidR="00C30EE8" w:rsidRDefault="0040631C" w:rsidP="0040631C">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android:orientation</w:t>
      </w:r>
      <w:r>
        <w:rPr>
          <w:rFonts w:ascii="Courier New" w:hAnsi="Courier New" w:cs="Courier New"/>
          <w:color w:val="000000"/>
          <w:kern w:val="0"/>
          <w:szCs w:val="20"/>
        </w:rPr>
        <w:t>=</w:t>
      </w:r>
      <w:r>
        <w:rPr>
          <w:rFonts w:ascii="Courier New" w:hAnsi="Courier New" w:cs="Courier New"/>
          <w:i/>
          <w:iCs/>
          <w:color w:val="2A00FF"/>
          <w:kern w:val="0"/>
          <w:szCs w:val="20"/>
        </w:rPr>
        <w:t>"vertical"</w:t>
      </w:r>
      <w:r>
        <w:rPr>
          <w:rFonts w:ascii="Courier New" w:hAnsi="Courier New" w:cs="Courier New"/>
          <w:kern w:val="0"/>
          <w:szCs w:val="20"/>
        </w:rPr>
        <w:t xml:space="preserve"> </w:t>
      </w:r>
    </w:p>
    <w:p w:rsidR="005A5C4B" w:rsidRDefault="005A5C4B" w:rsidP="005A5C4B">
      <w:pPr>
        <w:wordWrap/>
        <w:adjustRightInd w:val="0"/>
        <w:ind w:firstLine="800"/>
        <w:jc w:val="left"/>
        <w:rPr>
          <w:rFonts w:ascii="Courier New" w:hAnsi="Courier New" w:cs="Courier New"/>
          <w:kern w:val="0"/>
          <w:szCs w:val="20"/>
        </w:rPr>
      </w:pPr>
      <w:r w:rsidRPr="005A5C4B">
        <w:rPr>
          <w:rFonts w:ascii="Courier New" w:hAnsi="Courier New" w:cs="Courier New"/>
          <w:color w:val="7F007F"/>
          <w:kern w:val="0"/>
          <w:szCs w:val="20"/>
        </w:rPr>
        <w:t>android:gravity</w:t>
      </w:r>
      <w:r w:rsidRPr="005A5C4B">
        <w:rPr>
          <w:rFonts w:ascii="Courier New" w:hAnsi="Courier New" w:cs="Courier New"/>
          <w:color w:val="000000"/>
          <w:kern w:val="0"/>
          <w:szCs w:val="20"/>
        </w:rPr>
        <w:t>=</w:t>
      </w:r>
      <w:r w:rsidRPr="005A5C4B">
        <w:rPr>
          <w:rFonts w:ascii="Courier New" w:hAnsi="Courier New" w:cs="Courier New"/>
          <w:i/>
          <w:iCs/>
          <w:color w:val="2A00FF"/>
          <w:kern w:val="0"/>
          <w:szCs w:val="20"/>
        </w:rPr>
        <w:t>"bottom"</w:t>
      </w:r>
    </w:p>
    <w:p w:rsidR="0040631C" w:rsidRDefault="0040631C" w:rsidP="00C30EE8">
      <w:pPr>
        <w:wordWrap/>
        <w:adjustRightInd w:val="0"/>
        <w:ind w:firstLine="800"/>
        <w:jc w:val="left"/>
        <w:rPr>
          <w:rFonts w:ascii="Courier New" w:hAnsi="Courier New" w:cs="Courier New"/>
          <w:kern w:val="0"/>
          <w:szCs w:val="20"/>
        </w:rPr>
      </w:pPr>
      <w:r>
        <w:rPr>
          <w:rFonts w:ascii="Courier New" w:hAnsi="Courier New" w:cs="Courier New"/>
          <w:color w:val="7F007F"/>
          <w:kern w:val="0"/>
          <w:szCs w:val="20"/>
        </w:rPr>
        <w:t>android:layout_width</w:t>
      </w:r>
      <w:r>
        <w:rPr>
          <w:rFonts w:ascii="Courier New" w:hAnsi="Courier New" w:cs="Courier New"/>
          <w:color w:val="000000"/>
          <w:kern w:val="0"/>
          <w:szCs w:val="20"/>
        </w:rPr>
        <w:t>=</w:t>
      </w:r>
      <w:r>
        <w:rPr>
          <w:rFonts w:ascii="Courier New" w:hAnsi="Courier New" w:cs="Courier New"/>
          <w:i/>
          <w:iCs/>
          <w:color w:val="2A00FF"/>
          <w:kern w:val="0"/>
          <w:szCs w:val="20"/>
        </w:rPr>
        <w:t>"fill_parent"</w:t>
      </w:r>
    </w:p>
    <w:p w:rsidR="00C70F9D" w:rsidRDefault="0040631C" w:rsidP="0040631C">
      <w:pPr>
        <w:rPr>
          <w:rFonts w:ascii="Courier New" w:hAnsi="Courier New" w:cs="Courier New"/>
          <w:color w:val="008080"/>
          <w:kern w:val="0"/>
          <w:szCs w:val="20"/>
        </w:rPr>
      </w:pPr>
      <w:r>
        <w:rPr>
          <w:rFonts w:ascii="Courier New" w:hAnsi="Courier New" w:cs="Courier New"/>
          <w:kern w:val="0"/>
          <w:szCs w:val="20"/>
        </w:rPr>
        <w:tab/>
      </w:r>
      <w:r>
        <w:rPr>
          <w:rFonts w:ascii="Courier New" w:hAnsi="Courier New" w:cs="Courier New"/>
          <w:color w:val="7F007F"/>
          <w:kern w:val="0"/>
          <w:szCs w:val="20"/>
        </w:rPr>
        <w:t>android:layout_height</w:t>
      </w:r>
      <w:r>
        <w:rPr>
          <w:rFonts w:ascii="Courier New" w:hAnsi="Courier New" w:cs="Courier New"/>
          <w:color w:val="000000"/>
          <w:kern w:val="0"/>
          <w:szCs w:val="20"/>
        </w:rPr>
        <w:t>=</w:t>
      </w:r>
      <w:r>
        <w:rPr>
          <w:rFonts w:ascii="Courier New" w:hAnsi="Courier New" w:cs="Courier New"/>
          <w:i/>
          <w:iCs/>
          <w:color w:val="2A00FF"/>
          <w:kern w:val="0"/>
          <w:szCs w:val="20"/>
        </w:rPr>
        <w:t>"fill_parent"</w:t>
      </w:r>
      <w:r>
        <w:rPr>
          <w:rFonts w:ascii="Courier New" w:hAnsi="Courier New" w:cs="Courier New"/>
          <w:color w:val="008080"/>
          <w:kern w:val="0"/>
          <w:szCs w:val="20"/>
        </w:rPr>
        <w:t>&gt;</w:t>
      </w:r>
    </w:p>
    <w:p w:rsidR="0040631C" w:rsidRPr="00E203AD" w:rsidRDefault="0040631C" w:rsidP="0040631C">
      <w:pPr>
        <w:rPr>
          <w:rFonts w:ascii="Courier New" w:hAnsi="Courier New" w:cs="Courier New"/>
          <w:color w:val="000000"/>
          <w:kern w:val="0"/>
          <w:szCs w:val="20"/>
        </w:rPr>
      </w:pPr>
      <w:r>
        <w:rPr>
          <w:rFonts w:ascii="Courier New" w:hAnsi="Courier New" w:cs="Courier New" w:hint="eastAsia"/>
          <w:color w:val="008080"/>
          <w:kern w:val="0"/>
          <w:szCs w:val="20"/>
        </w:rPr>
        <w:t>&lt;/LinearLayout&gt;</w:t>
      </w:r>
    </w:p>
    <w:p w:rsidR="00C70F9D" w:rsidRDefault="00C30EE8" w:rsidP="00C30EE8">
      <w:pPr>
        <w:wordWrap/>
        <w:adjustRightInd w:val="0"/>
        <w:jc w:val="left"/>
        <w:rPr>
          <w:rFonts w:ascii="Courier New" w:hAnsi="Courier New" w:cs="Courier New"/>
          <w:kern w:val="0"/>
          <w:szCs w:val="20"/>
        </w:rPr>
      </w:pPr>
      <w:r>
        <w:rPr>
          <w:rFonts w:ascii="Courier New" w:hAnsi="Courier New" w:cs="Courier New"/>
          <w:color w:val="7F007F"/>
          <w:kern w:val="0"/>
          <w:szCs w:val="20"/>
        </w:rPr>
        <w:t>android:orientation</w:t>
      </w:r>
      <w:r>
        <w:rPr>
          <w:rFonts w:ascii="Courier New" w:hAnsi="Courier New" w:cs="Courier New"/>
          <w:color w:val="000000"/>
          <w:kern w:val="0"/>
          <w:szCs w:val="20"/>
        </w:rPr>
        <w:t>=</w:t>
      </w:r>
      <w:r>
        <w:rPr>
          <w:rFonts w:ascii="Courier New" w:hAnsi="Courier New" w:cs="Courier New"/>
          <w:i/>
          <w:iCs/>
          <w:color w:val="2A00FF"/>
          <w:kern w:val="0"/>
          <w:szCs w:val="20"/>
        </w:rPr>
        <w:t>"vertical"</w:t>
      </w:r>
      <w:r>
        <w:rPr>
          <w:rFonts w:ascii="Courier New" w:hAnsi="Courier New" w:cs="Courier New"/>
          <w:kern w:val="0"/>
          <w:szCs w:val="20"/>
        </w:rPr>
        <w:t xml:space="preserve"> </w:t>
      </w:r>
      <w:r>
        <w:rPr>
          <w:rFonts w:ascii="Courier New" w:hAnsi="Courier New" w:cs="Courier New" w:hint="eastAsia"/>
          <w:kern w:val="0"/>
          <w:szCs w:val="20"/>
        </w:rPr>
        <w:t xml:space="preserve">  </w:t>
      </w:r>
      <w:r>
        <w:rPr>
          <w:rFonts w:ascii="Courier New" w:hAnsi="Courier New" w:cs="Courier New" w:hint="eastAsia"/>
          <w:kern w:val="0"/>
          <w:szCs w:val="20"/>
        </w:rPr>
        <w:t>수직</w:t>
      </w:r>
      <w:r>
        <w:rPr>
          <w:rFonts w:ascii="Courier New" w:hAnsi="Courier New" w:cs="Courier New" w:hint="eastAsia"/>
          <w:kern w:val="0"/>
          <w:szCs w:val="20"/>
        </w:rPr>
        <w:t>.</w:t>
      </w:r>
    </w:p>
    <w:p w:rsidR="00C30EE8" w:rsidRDefault="00C30EE8" w:rsidP="00C30EE8">
      <w:pPr>
        <w:wordWrap/>
        <w:adjustRightInd w:val="0"/>
        <w:jc w:val="left"/>
        <w:rPr>
          <w:rFonts w:ascii="Courier New" w:hAnsi="Courier New" w:cs="Courier New"/>
          <w:kern w:val="0"/>
          <w:szCs w:val="20"/>
        </w:rPr>
      </w:pPr>
      <w:r>
        <w:rPr>
          <w:rFonts w:ascii="Courier New" w:hAnsi="Courier New" w:cs="Courier New"/>
          <w:color w:val="7F007F"/>
          <w:kern w:val="0"/>
          <w:szCs w:val="20"/>
        </w:rPr>
        <w:t>android:orientation</w:t>
      </w:r>
      <w:r>
        <w:rPr>
          <w:rFonts w:ascii="Courier New" w:hAnsi="Courier New" w:cs="Courier New"/>
          <w:color w:val="000000"/>
          <w:kern w:val="0"/>
          <w:szCs w:val="20"/>
        </w:rPr>
        <w:t>=</w:t>
      </w:r>
      <w:r>
        <w:rPr>
          <w:rFonts w:ascii="Courier New" w:hAnsi="Courier New" w:cs="Courier New"/>
          <w:i/>
          <w:iCs/>
          <w:color w:val="2A00FF"/>
          <w:kern w:val="0"/>
          <w:szCs w:val="20"/>
        </w:rPr>
        <w:t>"</w:t>
      </w:r>
      <w:r>
        <w:rPr>
          <w:rFonts w:ascii="Courier New" w:hAnsi="Courier New" w:cs="Courier New" w:hint="eastAsia"/>
          <w:i/>
          <w:iCs/>
          <w:color w:val="2A00FF"/>
          <w:kern w:val="0"/>
          <w:szCs w:val="20"/>
        </w:rPr>
        <w:t>horizontal</w:t>
      </w:r>
      <w:r>
        <w:rPr>
          <w:rFonts w:ascii="Courier New" w:hAnsi="Courier New" w:cs="Courier New"/>
          <w:i/>
          <w:iCs/>
          <w:color w:val="2A00FF"/>
          <w:kern w:val="0"/>
          <w:szCs w:val="20"/>
        </w:rPr>
        <w:t>"</w:t>
      </w:r>
      <w:r>
        <w:rPr>
          <w:rFonts w:ascii="Courier New" w:hAnsi="Courier New" w:cs="Courier New" w:hint="eastAsia"/>
          <w:i/>
          <w:iCs/>
          <w:color w:val="2A00FF"/>
          <w:kern w:val="0"/>
          <w:szCs w:val="20"/>
        </w:rPr>
        <w:t xml:space="preserve"> </w:t>
      </w:r>
      <w:r>
        <w:rPr>
          <w:rFonts w:ascii="Courier New" w:hAnsi="Courier New" w:cs="Courier New" w:hint="eastAsia"/>
          <w:i/>
          <w:iCs/>
          <w:color w:val="2A00FF"/>
          <w:kern w:val="0"/>
          <w:szCs w:val="20"/>
        </w:rPr>
        <w:t>수평</w:t>
      </w:r>
      <w:r>
        <w:rPr>
          <w:rFonts w:ascii="Courier New" w:hAnsi="Courier New" w:cs="Courier New"/>
          <w:kern w:val="0"/>
          <w:szCs w:val="20"/>
        </w:rPr>
        <w:t xml:space="preserve"> </w:t>
      </w:r>
    </w:p>
    <w:p w:rsidR="005A5C4B" w:rsidRDefault="005A5C4B" w:rsidP="00C30EE8">
      <w:pPr>
        <w:wordWrap/>
        <w:adjustRightInd w:val="0"/>
        <w:jc w:val="left"/>
        <w:rPr>
          <w:rFonts w:ascii="Courier New" w:hAnsi="Courier New" w:cs="Courier New"/>
          <w:kern w:val="0"/>
          <w:szCs w:val="20"/>
        </w:rPr>
      </w:pPr>
    </w:p>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레이아웃의</w:t>
      </w:r>
      <w:r>
        <w:rPr>
          <w:rFonts w:ascii="Courier New" w:hAnsi="Courier New" w:cs="Courier New" w:hint="eastAsia"/>
          <w:kern w:val="0"/>
          <w:szCs w:val="20"/>
        </w:rPr>
        <w:t xml:space="preserve"> </w:t>
      </w:r>
      <w:r>
        <w:rPr>
          <w:rFonts w:ascii="Courier New" w:hAnsi="Courier New" w:cs="Courier New" w:hint="eastAsia"/>
          <w:kern w:val="0"/>
          <w:szCs w:val="20"/>
        </w:rPr>
        <w:t>정렬방법을</w:t>
      </w:r>
      <w:r>
        <w:rPr>
          <w:rFonts w:ascii="Courier New" w:hAnsi="Courier New" w:cs="Courier New" w:hint="eastAsia"/>
          <w:kern w:val="0"/>
          <w:szCs w:val="20"/>
        </w:rPr>
        <w:t xml:space="preserve"> </w:t>
      </w:r>
      <w:r>
        <w:rPr>
          <w:rFonts w:ascii="Courier New" w:hAnsi="Courier New" w:cs="Courier New" w:hint="eastAsia"/>
          <w:kern w:val="0"/>
          <w:szCs w:val="20"/>
        </w:rPr>
        <w:t>전체적</w:t>
      </w:r>
      <w:r>
        <w:rPr>
          <w:rFonts w:ascii="Courier New" w:hAnsi="Courier New" w:cs="Courier New" w:hint="eastAsia"/>
          <w:kern w:val="0"/>
          <w:szCs w:val="20"/>
        </w:rPr>
        <w:t xml:space="preserve"> </w:t>
      </w:r>
      <w:r>
        <w:rPr>
          <w:rFonts w:ascii="Courier New" w:hAnsi="Courier New" w:cs="Courier New" w:hint="eastAsia"/>
          <w:kern w:val="0"/>
          <w:szCs w:val="20"/>
        </w:rPr>
        <w:t>정렬방법을</w:t>
      </w:r>
      <w:r>
        <w:rPr>
          <w:rFonts w:ascii="Courier New" w:hAnsi="Courier New" w:cs="Courier New" w:hint="eastAsia"/>
          <w:kern w:val="0"/>
          <w:szCs w:val="20"/>
        </w:rPr>
        <w:t xml:space="preserve"> </w:t>
      </w:r>
      <w:r>
        <w:rPr>
          <w:rFonts w:ascii="Courier New" w:hAnsi="Courier New" w:cs="Courier New" w:hint="eastAsia"/>
          <w:kern w:val="0"/>
          <w:szCs w:val="20"/>
        </w:rPr>
        <w:t>제시한다</w:t>
      </w:r>
    </w:p>
    <w:p w:rsidR="005A5C4B" w:rsidRDefault="005A5C4B" w:rsidP="00C30EE8">
      <w:pPr>
        <w:wordWrap/>
        <w:adjustRightInd w:val="0"/>
        <w:jc w:val="left"/>
        <w:rPr>
          <w:rFonts w:ascii="Courier New" w:hAnsi="Courier New" w:cs="Courier New"/>
          <w:i/>
          <w:iCs/>
          <w:color w:val="2A00FF"/>
          <w:kern w:val="0"/>
          <w:szCs w:val="20"/>
        </w:rPr>
      </w:pPr>
      <w:r w:rsidRPr="005A5C4B">
        <w:rPr>
          <w:rFonts w:ascii="Courier New" w:hAnsi="Courier New" w:cs="Courier New"/>
          <w:color w:val="7F007F"/>
          <w:kern w:val="0"/>
          <w:szCs w:val="20"/>
        </w:rPr>
        <w:t>android:gravity</w:t>
      </w:r>
      <w:r w:rsidRPr="005A5C4B">
        <w:rPr>
          <w:rFonts w:ascii="Courier New" w:hAnsi="Courier New" w:cs="Courier New"/>
          <w:color w:val="000000"/>
          <w:kern w:val="0"/>
          <w:szCs w:val="20"/>
        </w:rPr>
        <w:t>=</w:t>
      </w:r>
      <w:r w:rsidRPr="005A5C4B">
        <w:rPr>
          <w:rFonts w:ascii="Courier New" w:hAnsi="Courier New" w:cs="Courier New"/>
          <w:i/>
          <w:iCs/>
          <w:color w:val="2A00FF"/>
          <w:kern w:val="0"/>
          <w:szCs w:val="20"/>
        </w:rPr>
        <w:t>"bottom"</w:t>
      </w:r>
      <w:r>
        <w:rPr>
          <w:rFonts w:ascii="Courier New" w:hAnsi="Courier New" w:cs="Courier New" w:hint="eastAsia"/>
          <w:i/>
          <w:iCs/>
          <w:color w:val="2A00FF"/>
          <w:kern w:val="0"/>
          <w:szCs w:val="20"/>
        </w:rPr>
        <w:t xml:space="preserve">  </w:t>
      </w:r>
      <w:r>
        <w:rPr>
          <w:rFonts w:ascii="Courier New" w:hAnsi="Courier New" w:cs="Courier New" w:hint="eastAsia"/>
          <w:i/>
          <w:iCs/>
          <w:color w:val="2A00FF"/>
          <w:kern w:val="0"/>
          <w:szCs w:val="20"/>
        </w:rPr>
        <w:t>속성</w:t>
      </w:r>
    </w:p>
    <w:tbl>
      <w:tblPr>
        <w:tblStyle w:val="a4"/>
        <w:tblW w:w="0" w:type="auto"/>
        <w:tblLook w:val="04A0"/>
      </w:tblPr>
      <w:tblGrid>
        <w:gridCol w:w="3227"/>
        <w:gridCol w:w="5997"/>
      </w:tblGrid>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C</w:t>
            </w:r>
            <w:r>
              <w:rPr>
                <w:rFonts w:ascii="Courier New" w:hAnsi="Courier New" w:cs="Courier New" w:hint="eastAsia"/>
                <w:kern w:val="0"/>
                <w:szCs w:val="20"/>
              </w:rPr>
              <w:t>enter_horizontal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수평으로</w:t>
            </w:r>
            <w:r>
              <w:rPr>
                <w:rFonts w:ascii="Courier New" w:hAnsi="Courier New" w:cs="Courier New" w:hint="eastAsia"/>
                <w:kern w:val="0"/>
                <w:szCs w:val="20"/>
              </w:rPr>
              <w:t xml:space="preserve"> </w:t>
            </w:r>
            <w:r>
              <w:rPr>
                <w:rFonts w:ascii="Courier New" w:hAnsi="Courier New" w:cs="Courier New" w:hint="eastAsia"/>
                <w:kern w:val="0"/>
                <w:szCs w:val="20"/>
              </w:rPr>
              <w:t>중앙배치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L</w:t>
            </w:r>
            <w:r>
              <w:rPr>
                <w:rFonts w:ascii="Courier New" w:hAnsi="Courier New" w:cs="Courier New" w:hint="eastAsia"/>
                <w:kern w:val="0"/>
                <w:szCs w:val="20"/>
              </w:rPr>
              <w:t>eft</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컨테이너의</w:t>
            </w:r>
            <w:r>
              <w:rPr>
                <w:rFonts w:ascii="Courier New" w:hAnsi="Courier New" w:cs="Courier New" w:hint="eastAsia"/>
                <w:kern w:val="0"/>
                <w:szCs w:val="20"/>
              </w:rPr>
              <w:t xml:space="preserve"> </w:t>
            </w:r>
            <w:r>
              <w:rPr>
                <w:rFonts w:ascii="Courier New" w:hAnsi="Courier New" w:cs="Courier New" w:hint="eastAsia"/>
                <w:kern w:val="0"/>
                <w:szCs w:val="20"/>
              </w:rPr>
              <w:t>왼쪽배치</w:t>
            </w:r>
            <w:r>
              <w:rPr>
                <w:rFonts w:ascii="Courier New" w:hAnsi="Courier New" w:cs="Courier New" w:hint="eastAsia"/>
                <w:kern w:val="0"/>
                <w:szCs w:val="20"/>
              </w:rPr>
              <w:t xml:space="preserve"> </w:t>
            </w:r>
            <w:r>
              <w:rPr>
                <w:rFonts w:ascii="Courier New" w:hAnsi="Courier New" w:cs="Courier New" w:hint="eastAsia"/>
                <w:kern w:val="0"/>
                <w:szCs w:val="20"/>
              </w:rPr>
              <w:t>크기바뀌지않음</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R</w:t>
            </w:r>
            <w:r>
              <w:rPr>
                <w:rFonts w:ascii="Courier New" w:hAnsi="Courier New" w:cs="Courier New" w:hint="eastAsia"/>
                <w:kern w:val="0"/>
                <w:szCs w:val="20"/>
              </w:rPr>
              <w:t>ight</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컨테이너의</w:t>
            </w:r>
            <w:r>
              <w:rPr>
                <w:rFonts w:ascii="Courier New" w:hAnsi="Courier New" w:cs="Courier New" w:hint="eastAsia"/>
                <w:kern w:val="0"/>
                <w:szCs w:val="20"/>
              </w:rPr>
              <w:t xml:space="preserve"> </w:t>
            </w:r>
            <w:r>
              <w:rPr>
                <w:rFonts w:ascii="Courier New" w:hAnsi="Courier New" w:cs="Courier New" w:hint="eastAsia"/>
                <w:kern w:val="0"/>
                <w:szCs w:val="20"/>
              </w:rPr>
              <w:t>오른쪽배치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F</w:t>
            </w:r>
            <w:r>
              <w:rPr>
                <w:rFonts w:ascii="Courier New" w:hAnsi="Courier New" w:cs="Courier New" w:hint="eastAsia"/>
                <w:kern w:val="0"/>
                <w:szCs w:val="20"/>
              </w:rPr>
              <w:t>ill_horizontal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수평방향</w:t>
            </w:r>
            <w:r>
              <w:rPr>
                <w:rFonts w:ascii="Courier New" w:hAnsi="Courier New" w:cs="Courier New" w:hint="eastAsia"/>
                <w:kern w:val="0"/>
                <w:szCs w:val="20"/>
              </w:rPr>
              <w:t xml:space="preserve"> </w:t>
            </w:r>
            <w:r>
              <w:rPr>
                <w:rFonts w:ascii="Courier New" w:hAnsi="Courier New" w:cs="Courier New" w:hint="eastAsia"/>
                <w:kern w:val="0"/>
                <w:szCs w:val="20"/>
              </w:rPr>
              <w:t>가득채움</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C</w:t>
            </w:r>
            <w:r>
              <w:rPr>
                <w:rFonts w:ascii="Courier New" w:hAnsi="Courier New" w:cs="Courier New" w:hint="eastAsia"/>
                <w:kern w:val="0"/>
                <w:szCs w:val="20"/>
              </w:rPr>
              <w:t>enter_vertical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수직중앙배치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T</w:t>
            </w:r>
            <w:r>
              <w:rPr>
                <w:rFonts w:ascii="Courier New" w:hAnsi="Courier New" w:cs="Courier New" w:hint="eastAsia"/>
                <w:kern w:val="0"/>
                <w:szCs w:val="20"/>
              </w:rPr>
              <w:t>op</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w:t>
            </w:r>
            <w:r>
              <w:rPr>
                <w:rFonts w:ascii="Courier New" w:hAnsi="Courier New" w:cs="Courier New" w:hint="eastAsia"/>
                <w:kern w:val="0"/>
                <w:szCs w:val="20"/>
              </w:rPr>
              <w:t xml:space="preserve"> </w:t>
            </w:r>
            <w:r>
              <w:rPr>
                <w:rFonts w:ascii="Courier New" w:hAnsi="Courier New" w:cs="Courier New" w:hint="eastAsia"/>
                <w:kern w:val="0"/>
                <w:szCs w:val="20"/>
              </w:rPr>
              <w:t>상단배치</w:t>
            </w:r>
            <w:r>
              <w:rPr>
                <w:rFonts w:ascii="Courier New" w:hAnsi="Courier New" w:cs="Courier New" w:hint="eastAsia"/>
                <w:kern w:val="0"/>
                <w:szCs w:val="20"/>
              </w:rPr>
              <w:t xml:space="preserve"> </w:t>
            </w:r>
            <w:r>
              <w:rPr>
                <w:rFonts w:ascii="Courier New" w:hAnsi="Courier New" w:cs="Courier New" w:hint="eastAsia"/>
                <w:kern w:val="0"/>
                <w:szCs w:val="20"/>
              </w:rPr>
              <w:t>크기바뀌지않음</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B</w:t>
            </w:r>
            <w:r>
              <w:rPr>
                <w:rFonts w:ascii="Courier New" w:hAnsi="Courier New" w:cs="Courier New" w:hint="eastAsia"/>
                <w:kern w:val="0"/>
                <w:szCs w:val="20"/>
              </w:rPr>
              <w:t>ottom</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w:t>
            </w:r>
            <w:r>
              <w:rPr>
                <w:rFonts w:ascii="Courier New" w:hAnsi="Courier New" w:cs="Courier New" w:hint="eastAsia"/>
                <w:kern w:val="0"/>
                <w:szCs w:val="20"/>
              </w:rPr>
              <w:t xml:space="preserve"> </w:t>
            </w:r>
            <w:r>
              <w:rPr>
                <w:rFonts w:ascii="Courier New" w:hAnsi="Courier New" w:cs="Courier New" w:hint="eastAsia"/>
                <w:kern w:val="0"/>
                <w:szCs w:val="20"/>
              </w:rPr>
              <w:t>하단</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lastRenderedPageBreak/>
              <w:t>F</w:t>
            </w:r>
            <w:r>
              <w:rPr>
                <w:rFonts w:ascii="Courier New" w:hAnsi="Courier New" w:cs="Courier New" w:hint="eastAsia"/>
                <w:kern w:val="0"/>
                <w:szCs w:val="20"/>
              </w:rPr>
              <w:t>ill_vertical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수직방향</w:t>
            </w:r>
            <w:r>
              <w:rPr>
                <w:rFonts w:ascii="Courier New" w:hAnsi="Courier New" w:cs="Courier New" w:hint="eastAsia"/>
                <w:kern w:val="0"/>
                <w:szCs w:val="20"/>
              </w:rPr>
              <w:t xml:space="preserve">. </w:t>
            </w:r>
            <w:r>
              <w:rPr>
                <w:rFonts w:ascii="Courier New" w:hAnsi="Courier New" w:cs="Courier New" w:hint="eastAsia"/>
                <w:kern w:val="0"/>
                <w:szCs w:val="20"/>
              </w:rPr>
              <w:t>가득</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C</w:t>
            </w:r>
            <w:r>
              <w:rPr>
                <w:rFonts w:ascii="Courier New" w:hAnsi="Courier New" w:cs="Courier New" w:hint="eastAsia"/>
                <w:kern w:val="0"/>
                <w:szCs w:val="20"/>
              </w:rPr>
              <w:t>enter</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수평으로</w:t>
            </w:r>
            <w:r>
              <w:rPr>
                <w:rFonts w:ascii="Courier New" w:hAnsi="Courier New" w:cs="Courier New" w:hint="eastAsia"/>
                <w:kern w:val="0"/>
                <w:szCs w:val="20"/>
              </w:rPr>
              <w:t xml:space="preserve"> </w:t>
            </w:r>
            <w:r>
              <w:rPr>
                <w:rFonts w:ascii="Courier New" w:hAnsi="Courier New" w:cs="Courier New" w:hint="eastAsia"/>
                <w:kern w:val="0"/>
                <w:szCs w:val="20"/>
              </w:rPr>
              <w:t>수직</w:t>
            </w:r>
            <w:r>
              <w:rPr>
                <w:rFonts w:ascii="Courier New" w:hAnsi="Courier New" w:cs="Courier New" w:hint="eastAsia"/>
                <w:kern w:val="0"/>
                <w:szCs w:val="20"/>
              </w:rPr>
              <w:t xml:space="preserve"> </w:t>
            </w:r>
            <w:r>
              <w:rPr>
                <w:rFonts w:ascii="Courier New" w:hAnsi="Courier New" w:cs="Courier New" w:hint="eastAsia"/>
                <w:kern w:val="0"/>
                <w:szCs w:val="20"/>
              </w:rPr>
              <w:t>중앙배치</w:t>
            </w:r>
          </w:p>
        </w:tc>
      </w:tr>
      <w:tr w:rsidR="005A5C4B" w:rsidTr="005A5C4B">
        <w:tc>
          <w:tcPr>
            <w:tcW w:w="322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kern w:val="0"/>
                <w:szCs w:val="20"/>
              </w:rPr>
              <w:t>F</w:t>
            </w:r>
            <w:r>
              <w:rPr>
                <w:rFonts w:ascii="Courier New" w:hAnsi="Courier New" w:cs="Courier New" w:hint="eastAsia"/>
                <w:kern w:val="0"/>
                <w:szCs w:val="20"/>
              </w:rPr>
              <w:t>ill</w:t>
            </w:r>
          </w:p>
        </w:tc>
        <w:tc>
          <w:tcPr>
            <w:tcW w:w="5997" w:type="dxa"/>
          </w:tcPr>
          <w:p w:rsidR="005A5C4B" w:rsidRDefault="005A5C4B" w:rsidP="00C30EE8">
            <w:pPr>
              <w:wordWrap/>
              <w:adjustRightInd w:val="0"/>
              <w:jc w:val="left"/>
              <w:rPr>
                <w:rFonts w:ascii="Courier New" w:hAnsi="Courier New" w:cs="Courier New"/>
                <w:kern w:val="0"/>
                <w:szCs w:val="20"/>
              </w:rPr>
            </w:pPr>
            <w:r>
              <w:rPr>
                <w:rFonts w:ascii="Courier New" w:hAnsi="Courier New" w:cs="Courier New" w:hint="eastAsia"/>
                <w:kern w:val="0"/>
                <w:szCs w:val="20"/>
              </w:rPr>
              <w:t>컨테이너</w:t>
            </w:r>
            <w:r>
              <w:rPr>
                <w:rFonts w:ascii="Courier New" w:hAnsi="Courier New" w:cs="Courier New" w:hint="eastAsia"/>
                <w:kern w:val="0"/>
                <w:szCs w:val="20"/>
              </w:rPr>
              <w:t xml:space="preserve"> </w:t>
            </w:r>
            <w:r>
              <w:rPr>
                <w:rFonts w:ascii="Courier New" w:hAnsi="Courier New" w:cs="Courier New" w:hint="eastAsia"/>
                <w:kern w:val="0"/>
                <w:szCs w:val="20"/>
              </w:rPr>
              <w:t>가득</w:t>
            </w:r>
            <w:r>
              <w:rPr>
                <w:rFonts w:ascii="Courier New" w:hAnsi="Courier New" w:cs="Courier New" w:hint="eastAsia"/>
                <w:kern w:val="0"/>
                <w:szCs w:val="20"/>
              </w:rPr>
              <w:t xml:space="preserve"> </w:t>
            </w:r>
            <w:r>
              <w:rPr>
                <w:rFonts w:ascii="Courier New" w:hAnsi="Courier New" w:cs="Courier New" w:hint="eastAsia"/>
                <w:kern w:val="0"/>
                <w:szCs w:val="20"/>
              </w:rPr>
              <w:t>채우도록</w:t>
            </w:r>
            <w:r>
              <w:rPr>
                <w:rFonts w:ascii="Courier New" w:hAnsi="Courier New" w:cs="Courier New" w:hint="eastAsia"/>
                <w:kern w:val="0"/>
                <w:szCs w:val="20"/>
              </w:rPr>
              <w:t xml:space="preserve"> </w:t>
            </w:r>
            <w:r>
              <w:rPr>
                <w:rFonts w:ascii="Courier New" w:hAnsi="Courier New" w:cs="Courier New" w:hint="eastAsia"/>
                <w:kern w:val="0"/>
                <w:szCs w:val="20"/>
              </w:rPr>
              <w:t>수직수평</w:t>
            </w:r>
            <w:r>
              <w:rPr>
                <w:rFonts w:ascii="Courier New" w:hAnsi="Courier New" w:cs="Courier New" w:hint="eastAsia"/>
                <w:kern w:val="0"/>
                <w:szCs w:val="20"/>
              </w:rPr>
              <w:t>.</w:t>
            </w:r>
          </w:p>
        </w:tc>
      </w:tr>
    </w:tbl>
    <w:p w:rsidR="005A5C4B" w:rsidRDefault="005A5C4B" w:rsidP="00C30EE8">
      <w:pPr>
        <w:wordWrap/>
        <w:adjustRightInd w:val="0"/>
        <w:jc w:val="left"/>
        <w:rPr>
          <w:rFonts w:ascii="Courier New" w:hAnsi="Courier New" w:cs="Courier New"/>
          <w:kern w:val="0"/>
          <w:szCs w:val="20"/>
        </w:rPr>
      </w:pPr>
    </w:p>
    <w:p w:rsidR="00044951" w:rsidRPr="00C755EE" w:rsidRDefault="00044951" w:rsidP="00C30EE8">
      <w:pPr>
        <w:wordWrap/>
        <w:adjustRightInd w:val="0"/>
        <w:jc w:val="left"/>
        <w:rPr>
          <w:rFonts w:ascii="Courier New" w:hAnsi="Courier New" w:cs="Courier New"/>
          <w:b/>
          <w:kern w:val="0"/>
          <w:szCs w:val="20"/>
        </w:rPr>
      </w:pPr>
      <w:r w:rsidRPr="00C755EE">
        <w:rPr>
          <w:rFonts w:ascii="Courier New" w:hAnsi="Courier New" w:cs="Courier New" w:hint="eastAsia"/>
          <w:b/>
          <w:kern w:val="0"/>
          <w:szCs w:val="20"/>
        </w:rPr>
        <w:t>베이스</w:t>
      </w:r>
      <w:r w:rsidRPr="00C755EE">
        <w:rPr>
          <w:rFonts w:ascii="Courier New" w:hAnsi="Courier New" w:cs="Courier New" w:hint="eastAsia"/>
          <w:b/>
          <w:kern w:val="0"/>
          <w:szCs w:val="20"/>
        </w:rPr>
        <w:t xml:space="preserve"> </w:t>
      </w:r>
      <w:r w:rsidRPr="00C755EE">
        <w:rPr>
          <w:rFonts w:ascii="Courier New" w:hAnsi="Courier New" w:cs="Courier New" w:hint="eastAsia"/>
          <w:b/>
          <w:kern w:val="0"/>
          <w:szCs w:val="20"/>
        </w:rPr>
        <w:t>정렬</w:t>
      </w:r>
    </w:p>
    <w:p w:rsidR="00044951" w:rsidRDefault="00044951" w:rsidP="00C30EE8">
      <w:pPr>
        <w:wordWrap/>
        <w:adjustRightInd w:val="0"/>
        <w:jc w:val="left"/>
        <w:rPr>
          <w:rFonts w:ascii="Courier New" w:hAnsi="Courier New" w:cs="Courier New"/>
          <w:kern w:val="0"/>
          <w:szCs w:val="20"/>
        </w:rPr>
      </w:pPr>
      <w:r>
        <w:rPr>
          <w:rFonts w:ascii="Courier New" w:hAnsi="Courier New" w:cs="Courier New"/>
          <w:kern w:val="0"/>
          <w:szCs w:val="20"/>
        </w:rPr>
        <w:t>G</w:t>
      </w:r>
      <w:r>
        <w:rPr>
          <w:rFonts w:ascii="Courier New" w:hAnsi="Courier New" w:cs="Courier New" w:hint="eastAsia"/>
          <w:kern w:val="0"/>
          <w:szCs w:val="20"/>
        </w:rPr>
        <w:t>ravity</w:t>
      </w:r>
      <w:r>
        <w:rPr>
          <w:rFonts w:ascii="Courier New" w:hAnsi="Courier New" w:cs="Courier New" w:hint="eastAsia"/>
          <w:kern w:val="0"/>
          <w:szCs w:val="20"/>
        </w:rPr>
        <w:t>로</w:t>
      </w:r>
      <w:r>
        <w:rPr>
          <w:rFonts w:ascii="Courier New" w:hAnsi="Courier New" w:cs="Courier New" w:hint="eastAsia"/>
          <w:kern w:val="0"/>
          <w:szCs w:val="20"/>
        </w:rPr>
        <w:t>..</w:t>
      </w:r>
    </w:p>
    <w:p w:rsidR="00530F4A" w:rsidRDefault="00530F4A" w:rsidP="00C30EE8">
      <w:pPr>
        <w:wordWrap/>
        <w:adjustRightInd w:val="0"/>
        <w:jc w:val="left"/>
        <w:rPr>
          <w:rFonts w:ascii="Courier New" w:hAnsi="Courier New" w:cs="Courier New"/>
          <w:kern w:val="0"/>
          <w:szCs w:val="20"/>
        </w:rPr>
      </w:pPr>
    </w:p>
    <w:p w:rsidR="00530F4A" w:rsidRPr="00C755EE" w:rsidRDefault="00530F4A" w:rsidP="00C30EE8">
      <w:pPr>
        <w:wordWrap/>
        <w:adjustRightInd w:val="0"/>
        <w:jc w:val="left"/>
        <w:rPr>
          <w:rFonts w:ascii="Courier New" w:hAnsi="Courier New" w:cs="Courier New"/>
          <w:b/>
          <w:kern w:val="0"/>
          <w:szCs w:val="20"/>
        </w:rPr>
      </w:pPr>
      <w:r w:rsidRPr="00C755EE">
        <w:rPr>
          <w:rFonts w:ascii="Courier New" w:hAnsi="Courier New" w:cs="Courier New" w:hint="eastAsia"/>
          <w:b/>
          <w:kern w:val="0"/>
          <w:szCs w:val="20"/>
        </w:rPr>
        <w:t>차일드</w:t>
      </w:r>
      <w:r w:rsidRPr="00C755EE">
        <w:rPr>
          <w:rFonts w:ascii="Courier New" w:hAnsi="Courier New" w:cs="Courier New" w:hint="eastAsia"/>
          <w:b/>
          <w:kern w:val="0"/>
          <w:szCs w:val="20"/>
        </w:rPr>
        <w:t xml:space="preserve"> </w:t>
      </w:r>
      <w:r w:rsidRPr="00C755EE">
        <w:rPr>
          <w:rFonts w:ascii="Courier New" w:hAnsi="Courier New" w:cs="Courier New" w:hint="eastAsia"/>
          <w:b/>
          <w:kern w:val="0"/>
          <w:szCs w:val="20"/>
        </w:rPr>
        <w:t>영역분할</w:t>
      </w:r>
      <w:r w:rsidRPr="00C755EE">
        <w:rPr>
          <w:rFonts w:ascii="Courier New" w:hAnsi="Courier New" w:cs="Courier New" w:hint="eastAsia"/>
          <w:b/>
          <w:kern w:val="0"/>
          <w:szCs w:val="20"/>
        </w:rPr>
        <w:t>..</w:t>
      </w:r>
    </w:p>
    <w:p w:rsidR="00530F4A" w:rsidRDefault="00530F4A" w:rsidP="00C30EE8">
      <w:pPr>
        <w:wordWrap/>
        <w:adjustRightInd w:val="0"/>
        <w:jc w:val="left"/>
        <w:rPr>
          <w:rFonts w:ascii="Courier New" w:hAnsi="Courier New" w:cs="Courier New"/>
          <w:kern w:val="0"/>
          <w:szCs w:val="20"/>
        </w:rPr>
      </w:pPr>
      <w:r>
        <w:rPr>
          <w:rFonts w:ascii="Courier New" w:hAnsi="Courier New" w:cs="Courier New" w:hint="eastAsia"/>
          <w:kern w:val="0"/>
          <w:szCs w:val="20"/>
        </w:rPr>
        <w:t>137</w:t>
      </w:r>
    </w:p>
    <w:p w:rsidR="000A1DE1" w:rsidRDefault="000A1DE1" w:rsidP="00C30EE8">
      <w:pPr>
        <w:wordWrap/>
        <w:adjustRightInd w:val="0"/>
        <w:jc w:val="left"/>
        <w:rPr>
          <w:rFonts w:ascii="Courier New" w:hAnsi="Courier New" w:cs="Courier New"/>
          <w:kern w:val="0"/>
          <w:szCs w:val="20"/>
        </w:rPr>
      </w:pPr>
    </w:p>
    <w:p w:rsidR="00F564EF" w:rsidRPr="000A1DE1" w:rsidRDefault="00F564EF" w:rsidP="00C30EE8">
      <w:pPr>
        <w:wordWrap/>
        <w:adjustRightInd w:val="0"/>
        <w:jc w:val="left"/>
        <w:rPr>
          <w:rFonts w:ascii="Courier New" w:hAnsi="Courier New" w:cs="Courier New"/>
          <w:b/>
          <w:kern w:val="0"/>
          <w:szCs w:val="20"/>
        </w:rPr>
      </w:pPr>
      <w:r w:rsidRPr="000A1DE1">
        <w:rPr>
          <w:rFonts w:ascii="Courier New" w:hAnsi="Courier New" w:cs="Courier New" w:hint="eastAsia"/>
          <w:b/>
          <w:kern w:val="0"/>
          <w:szCs w:val="20"/>
        </w:rPr>
        <w:t>등등</w:t>
      </w:r>
      <w:r w:rsidRPr="000A1DE1">
        <w:rPr>
          <w:rFonts w:ascii="Courier New" w:hAnsi="Courier New" w:cs="Courier New"/>
          <w:b/>
          <w:kern w:val="0"/>
          <w:szCs w:val="20"/>
        </w:rPr>
        <w:t>…</w:t>
      </w:r>
    </w:p>
    <w:p w:rsidR="0008370E" w:rsidRDefault="0008370E" w:rsidP="00C30EE8">
      <w:pPr>
        <w:wordWrap/>
        <w:adjustRightInd w:val="0"/>
        <w:jc w:val="left"/>
        <w:rPr>
          <w:rFonts w:ascii="Courier New" w:hAnsi="Courier New" w:cs="Courier New"/>
          <w:kern w:val="0"/>
          <w:szCs w:val="20"/>
        </w:rPr>
      </w:pPr>
    </w:p>
    <w:p w:rsidR="0008370E" w:rsidRPr="00962DCE" w:rsidRDefault="0008370E" w:rsidP="00C30EE8">
      <w:pPr>
        <w:wordWrap/>
        <w:adjustRightInd w:val="0"/>
        <w:jc w:val="left"/>
        <w:rPr>
          <w:rFonts w:ascii="Courier New" w:hAnsi="Courier New" w:cs="Courier New"/>
          <w:b/>
          <w:kern w:val="0"/>
          <w:szCs w:val="20"/>
        </w:rPr>
      </w:pPr>
      <w:r w:rsidRPr="00962DCE">
        <w:rPr>
          <w:rFonts w:ascii="Courier New" w:hAnsi="Courier New" w:cs="Courier New" w:hint="eastAsia"/>
          <w:b/>
          <w:kern w:val="0"/>
          <w:szCs w:val="20"/>
        </w:rPr>
        <w:t>실행도중에</w:t>
      </w:r>
      <w:r w:rsidRPr="00962DCE">
        <w:rPr>
          <w:rFonts w:ascii="Courier New" w:hAnsi="Courier New" w:cs="Courier New" w:hint="eastAsia"/>
          <w:b/>
          <w:kern w:val="0"/>
          <w:szCs w:val="20"/>
        </w:rPr>
        <w:t xml:space="preserve"> </w:t>
      </w:r>
      <w:r w:rsidRPr="00962DCE">
        <w:rPr>
          <w:rFonts w:ascii="Courier New" w:hAnsi="Courier New" w:cs="Courier New" w:hint="eastAsia"/>
          <w:b/>
          <w:kern w:val="0"/>
          <w:szCs w:val="20"/>
        </w:rPr>
        <w:t>바꾸기</w:t>
      </w:r>
    </w:p>
    <w:p w:rsidR="0008370E" w:rsidRDefault="0008370E" w:rsidP="00C30EE8">
      <w:pPr>
        <w:wordWrap/>
        <w:adjustRightInd w:val="0"/>
        <w:jc w:val="left"/>
        <w:rPr>
          <w:rFonts w:ascii="Courier New" w:hAnsi="Courier New" w:cs="Courier New"/>
          <w:kern w:val="0"/>
          <w:szCs w:val="20"/>
        </w:rPr>
      </w:pPr>
      <w:r>
        <w:rPr>
          <w:rFonts w:ascii="Courier New" w:hAnsi="Courier New" w:cs="Courier New" w:hint="eastAsia"/>
          <w:kern w:val="0"/>
          <w:szCs w:val="20"/>
        </w:rPr>
        <w:t xml:space="preserve">LinearLayout.setOrientation().  </w:t>
      </w:r>
      <w:r>
        <w:rPr>
          <w:rFonts w:ascii="Courier New" w:hAnsi="Courier New" w:cs="Courier New" w:hint="eastAsia"/>
          <w:kern w:val="0"/>
          <w:szCs w:val="20"/>
        </w:rPr>
        <w:t>등등</w:t>
      </w:r>
      <w:r>
        <w:rPr>
          <w:rFonts w:ascii="Courier New" w:hAnsi="Courier New" w:cs="Courier New" w:hint="eastAsia"/>
          <w:kern w:val="0"/>
          <w:szCs w:val="20"/>
        </w:rPr>
        <w:t>.</w:t>
      </w:r>
      <w:r w:rsidR="000B0188">
        <w:rPr>
          <w:rFonts w:ascii="Courier New" w:hAnsi="Courier New" w:cs="Courier New" w:hint="eastAsia"/>
          <w:kern w:val="0"/>
          <w:szCs w:val="20"/>
        </w:rPr>
        <w:t xml:space="preserve"> </w:t>
      </w:r>
      <w:r w:rsidR="000B0188">
        <w:rPr>
          <w:rFonts w:ascii="Courier New" w:hAnsi="Courier New" w:cs="Courier New" w:hint="eastAsia"/>
          <w:kern w:val="0"/>
          <w:szCs w:val="20"/>
        </w:rPr>
        <w:t>으로</w:t>
      </w:r>
      <w:r w:rsidR="000B0188">
        <w:rPr>
          <w:rFonts w:ascii="Courier New" w:hAnsi="Courier New" w:cs="Courier New" w:hint="eastAsia"/>
          <w:kern w:val="0"/>
          <w:szCs w:val="20"/>
        </w:rPr>
        <w:t xml:space="preserve"> </w:t>
      </w:r>
      <w:r w:rsidR="000B0188">
        <w:rPr>
          <w:rFonts w:ascii="Courier New" w:hAnsi="Courier New" w:cs="Courier New" w:hint="eastAsia"/>
          <w:kern w:val="0"/>
          <w:szCs w:val="20"/>
        </w:rPr>
        <w:t>정의할수있음</w:t>
      </w:r>
    </w:p>
    <w:p w:rsidR="00D705D0" w:rsidRDefault="00D705D0" w:rsidP="00C30EE8">
      <w:pPr>
        <w:wordWrap/>
        <w:adjustRightInd w:val="0"/>
        <w:jc w:val="left"/>
        <w:rPr>
          <w:rFonts w:ascii="Courier New" w:hAnsi="Courier New" w:cs="Courier New"/>
          <w:kern w:val="0"/>
          <w:szCs w:val="20"/>
        </w:rPr>
      </w:pPr>
      <w:r>
        <w:rPr>
          <w:rFonts w:ascii="Courier New" w:hAnsi="Courier New" w:cs="Courier New" w:hint="eastAsia"/>
          <w:kern w:val="0"/>
          <w:szCs w:val="20"/>
        </w:rPr>
        <w:t>TextView.setGravity()..</w:t>
      </w:r>
      <w:r>
        <w:rPr>
          <w:rFonts w:ascii="Courier New" w:hAnsi="Courier New" w:cs="Courier New" w:hint="eastAsia"/>
          <w:kern w:val="0"/>
          <w:szCs w:val="20"/>
        </w:rPr>
        <w:t>등등</w:t>
      </w:r>
      <w:r>
        <w:rPr>
          <w:rFonts w:ascii="Courier New" w:hAnsi="Courier New" w:cs="Courier New" w:hint="eastAsia"/>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.layout_codelayout</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MyLinear=(</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.MyLinear</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MyLinear.</w:t>
      </w:r>
      <w:r>
        <w:rPr>
          <w:rFonts w:ascii="Courier New" w:hAnsi="Courier New" w:cs="Courier New"/>
          <w:b/>
          <w:bCs/>
          <w:color w:val="008000"/>
          <w:kern w:val="0"/>
          <w:szCs w:val="20"/>
        </w:rPr>
        <w:t>setOrientation</w:t>
      </w:r>
      <w:r>
        <w:rPr>
          <w:rFonts w:ascii="Courier New" w:hAnsi="Courier New" w:cs="Courier New"/>
          <w:color w:val="000000"/>
          <w:kern w:val="0"/>
          <w:szCs w:val="20"/>
        </w:rPr>
        <w:t>(</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i/>
          <w:iCs/>
          <w:color w:val="0000C0"/>
          <w:kern w:val="0"/>
          <w:szCs w:val="20"/>
        </w:rPr>
        <w:t>HORIZONTAL</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MyBtn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.MyButton</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MyBtn.</w:t>
      </w:r>
      <w:r>
        <w:rPr>
          <w:rFonts w:ascii="Courier New" w:hAnsi="Courier New" w:cs="Courier New"/>
          <w:b/>
          <w:bCs/>
          <w:color w:val="008000"/>
          <w:kern w:val="0"/>
          <w:szCs w:val="20"/>
        </w:rPr>
        <w:t>setTextSize</w:t>
      </w:r>
      <w:r>
        <w:rPr>
          <w:rFonts w:ascii="Courier New" w:hAnsi="Courier New" w:cs="Courier New"/>
          <w:color w:val="000000"/>
          <w:kern w:val="0"/>
          <w:szCs w:val="20"/>
        </w:rPr>
        <w:t>(40);</w:t>
      </w:r>
    </w:p>
    <w:p w:rsidR="00962DCE" w:rsidRDefault="00962DCE" w:rsidP="00962DCE">
      <w:pPr>
        <w:wordWrap/>
        <w:adjustRightInd w:val="0"/>
        <w:jc w:val="left"/>
        <w:rPr>
          <w:rFonts w:ascii="Courier New" w:hAnsi="Courier New" w:cs="Courier New"/>
          <w:kern w:val="0"/>
          <w:szCs w:val="20"/>
        </w:rPr>
      </w:pP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MyEdit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.MyEdit</w:t>
      </w:r>
      <w:r>
        <w:rPr>
          <w:rFonts w:ascii="Courier New" w:hAnsi="Courier New" w:cs="Courier New"/>
          <w:color w:val="000000"/>
          <w:kern w:val="0"/>
          <w:szCs w:val="20"/>
        </w:rPr>
        <w:t>);</w:t>
      </w:r>
    </w:p>
    <w:p w:rsidR="00962DCE" w:rsidRDefault="00962DCE" w:rsidP="00962DC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MyEdit.</w:t>
      </w:r>
      <w:r>
        <w:rPr>
          <w:rFonts w:ascii="Courier New" w:hAnsi="Courier New" w:cs="Courier New"/>
          <w:b/>
          <w:bCs/>
          <w:color w:val="008000"/>
          <w:kern w:val="0"/>
          <w:szCs w:val="20"/>
        </w:rPr>
        <w:t>setBackgroundColor</w:t>
      </w:r>
      <w:r>
        <w:rPr>
          <w:rFonts w:ascii="Courier New" w:hAnsi="Courier New" w:cs="Courier New"/>
          <w:color w:val="000000"/>
          <w:kern w:val="0"/>
          <w:szCs w:val="20"/>
        </w:rPr>
        <w:t>(0xff00ff00);</w:t>
      </w:r>
    </w:p>
    <w:p w:rsidR="00962DCE" w:rsidRDefault="00962DCE" w:rsidP="00962DC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EF36C7" w:rsidRDefault="00EF36C7" w:rsidP="00962DCE">
      <w:pPr>
        <w:wordWrap/>
        <w:adjustRightInd w:val="0"/>
        <w:jc w:val="left"/>
        <w:rPr>
          <w:rFonts w:ascii="Courier New" w:hAnsi="Courier New" w:cs="Courier New"/>
          <w:color w:val="000000"/>
          <w:kern w:val="0"/>
          <w:szCs w:val="20"/>
        </w:rPr>
      </w:pPr>
    </w:p>
    <w:p w:rsidR="003229DE" w:rsidRDefault="003229DE" w:rsidP="00962DCE">
      <w:pPr>
        <w:wordWrap/>
        <w:adjustRightInd w:val="0"/>
        <w:jc w:val="left"/>
        <w:rPr>
          <w:rFonts w:ascii="Courier New" w:hAnsi="Courier New" w:cs="Courier New"/>
          <w:b/>
          <w:color w:val="000000"/>
          <w:kern w:val="0"/>
          <w:szCs w:val="20"/>
        </w:rPr>
      </w:pPr>
      <w:r w:rsidRPr="001523B4">
        <w:rPr>
          <w:rFonts w:ascii="Courier New" w:hAnsi="Courier New" w:cs="Courier New" w:hint="eastAsia"/>
          <w:b/>
          <w:color w:val="000000"/>
          <w:kern w:val="0"/>
          <w:szCs w:val="20"/>
        </w:rPr>
        <w:t>직접적</w:t>
      </w:r>
      <w:r w:rsidRPr="001523B4">
        <w:rPr>
          <w:rFonts w:ascii="Courier New" w:hAnsi="Courier New" w:cs="Courier New" w:hint="eastAsia"/>
          <w:b/>
          <w:color w:val="000000"/>
          <w:kern w:val="0"/>
          <w:szCs w:val="20"/>
        </w:rPr>
        <w:t xml:space="preserve"> </w:t>
      </w:r>
      <w:r w:rsidRPr="001523B4">
        <w:rPr>
          <w:rFonts w:ascii="Courier New" w:hAnsi="Courier New" w:cs="Courier New" w:hint="eastAsia"/>
          <w:b/>
          <w:color w:val="000000"/>
          <w:kern w:val="0"/>
          <w:szCs w:val="20"/>
        </w:rPr>
        <w:t>레이아웃</w:t>
      </w:r>
      <w:r w:rsidRPr="001523B4">
        <w:rPr>
          <w:rFonts w:ascii="Courier New" w:hAnsi="Courier New" w:cs="Courier New" w:hint="eastAsia"/>
          <w:b/>
          <w:color w:val="000000"/>
          <w:kern w:val="0"/>
          <w:szCs w:val="20"/>
        </w:rPr>
        <w:t>.</w:t>
      </w:r>
      <w:r w:rsidR="001523B4" w:rsidRPr="001523B4">
        <w:rPr>
          <w:rFonts w:ascii="Courier New" w:hAnsi="Courier New" w:cs="Courier New" w:hint="eastAsia"/>
          <w:b/>
          <w:color w:val="000000"/>
          <w:kern w:val="0"/>
          <w:szCs w:val="20"/>
        </w:rPr>
        <w:t>코딩</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LinearLayout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setOrientation</w:t>
      </w:r>
      <w:r>
        <w:rPr>
          <w:rFonts w:ascii="Courier New" w:hAnsi="Courier New" w:cs="Courier New"/>
          <w:color w:val="000000"/>
          <w:kern w:val="0"/>
          <w:szCs w:val="20"/>
        </w:rPr>
        <w:t>(</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i/>
          <w:iCs/>
          <w:color w:val="0000C0"/>
          <w:kern w:val="0"/>
          <w:szCs w:val="20"/>
        </w:rPr>
        <w:t>VERTICAL</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setBackgroundColor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TextView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"TextView"</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setGravity</w:t>
      </w:r>
      <w:r>
        <w:rPr>
          <w:rFonts w:ascii="Courier New" w:hAnsi="Courier New" w:cs="Courier New"/>
          <w:color w:val="000000"/>
          <w:kern w:val="0"/>
          <w:szCs w:val="20"/>
        </w:rPr>
        <w:t>(</w:t>
      </w:r>
      <w:r>
        <w:rPr>
          <w:rFonts w:ascii="Courier New" w:hAnsi="Courier New" w:cs="Courier New"/>
          <w:b/>
          <w:bCs/>
          <w:color w:val="005032"/>
          <w:kern w:val="0"/>
          <w:szCs w:val="20"/>
        </w:rPr>
        <w:t>Gravity</w:t>
      </w:r>
      <w:r>
        <w:rPr>
          <w:rFonts w:ascii="Courier New" w:hAnsi="Courier New" w:cs="Courier New"/>
          <w:color w:val="000000"/>
          <w:kern w:val="0"/>
          <w:szCs w:val="20"/>
        </w:rPr>
        <w:t>.</w:t>
      </w:r>
      <w:r>
        <w:rPr>
          <w:rFonts w:ascii="Courier New" w:hAnsi="Courier New" w:cs="Courier New"/>
          <w:i/>
          <w:iCs/>
          <w:color w:val="0000C0"/>
          <w:kern w:val="0"/>
          <w:szCs w:val="20"/>
        </w:rPr>
        <w:t>CENTER</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w:t>
      </w: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setTextSize</w:t>
      </w:r>
      <w:r>
        <w:rPr>
          <w:rFonts w:ascii="Courier New" w:hAnsi="Courier New" w:cs="Courier New"/>
          <w:color w:val="000000"/>
          <w:kern w:val="0"/>
          <w:szCs w:val="20"/>
        </w:rPr>
        <w:t>(20);</w:t>
      </w:r>
    </w:p>
    <w:p w:rsidR="000E7B66" w:rsidRDefault="000E7B66" w:rsidP="000E7B66">
      <w:pPr>
        <w:wordWrap/>
        <w:adjustRightInd w:val="0"/>
        <w:jc w:val="left"/>
        <w:rPr>
          <w:rFonts w:ascii="Courier New" w:hAnsi="Courier New" w:cs="Courier New"/>
          <w:kern w:val="0"/>
          <w:szCs w:val="20"/>
        </w:rPr>
      </w:pPr>
    </w:p>
    <w:p w:rsidR="000E7B66" w:rsidRDefault="000E7B66" w:rsidP="000E7B6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addView</w:t>
      </w:r>
      <w:r>
        <w:rPr>
          <w:rFonts w:ascii="Courier New" w:hAnsi="Courier New" w:cs="Courier New"/>
          <w:color w:val="000000"/>
          <w:kern w:val="0"/>
          <w:szCs w:val="20"/>
        </w:rPr>
        <w:t>(text);</w:t>
      </w:r>
    </w:p>
    <w:p w:rsidR="001523B4" w:rsidRDefault="000E7B66" w:rsidP="000E7B6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(linear);</w:t>
      </w:r>
    </w:p>
    <w:p w:rsidR="00B759E8" w:rsidRDefault="00B759E8" w:rsidP="000E7B66">
      <w:pPr>
        <w:wordWrap/>
        <w:adjustRightInd w:val="0"/>
        <w:jc w:val="left"/>
        <w:rPr>
          <w:rFonts w:ascii="Courier New" w:hAnsi="Courier New" w:cs="Courier New"/>
          <w:color w:val="000000"/>
          <w:kern w:val="0"/>
          <w:szCs w:val="20"/>
        </w:rPr>
      </w:pPr>
    </w:p>
    <w:p w:rsidR="00012CC7" w:rsidRPr="00012CC7" w:rsidRDefault="00012CC7" w:rsidP="000E7B66">
      <w:pPr>
        <w:wordWrap/>
        <w:adjustRightInd w:val="0"/>
        <w:jc w:val="left"/>
        <w:rPr>
          <w:rFonts w:ascii="Courier New" w:hAnsi="Courier New" w:cs="Courier New"/>
          <w:b/>
          <w:color w:val="000000"/>
          <w:kern w:val="0"/>
          <w:szCs w:val="20"/>
        </w:rPr>
      </w:pPr>
      <w:r w:rsidRPr="00012CC7">
        <w:rPr>
          <w:rFonts w:ascii="Courier New" w:hAnsi="Courier New" w:cs="Courier New" w:hint="eastAsia"/>
          <w:b/>
          <w:color w:val="000000"/>
          <w:kern w:val="0"/>
          <w:szCs w:val="20"/>
        </w:rPr>
        <w:t>직접</w:t>
      </w:r>
      <w:r w:rsidRPr="00012CC7">
        <w:rPr>
          <w:rFonts w:ascii="Courier New" w:hAnsi="Courier New" w:cs="Courier New" w:hint="eastAsia"/>
          <w:b/>
          <w:color w:val="000000"/>
          <w:kern w:val="0"/>
          <w:szCs w:val="20"/>
        </w:rPr>
        <w:t xml:space="preserve"> xml </w:t>
      </w:r>
      <w:r w:rsidRPr="00012CC7">
        <w:rPr>
          <w:rFonts w:ascii="Courier New" w:hAnsi="Courier New" w:cs="Courier New" w:hint="eastAsia"/>
          <w:b/>
          <w:color w:val="000000"/>
          <w:kern w:val="0"/>
          <w:szCs w:val="20"/>
        </w:rPr>
        <w:t>을</w:t>
      </w:r>
      <w:r w:rsidRPr="00012CC7">
        <w:rPr>
          <w:rFonts w:ascii="Courier New" w:hAnsi="Courier New" w:cs="Courier New" w:hint="eastAsia"/>
          <w:b/>
          <w:color w:val="000000"/>
          <w:kern w:val="0"/>
          <w:szCs w:val="20"/>
        </w:rPr>
        <w:t xml:space="preserve"> </w:t>
      </w:r>
      <w:r w:rsidRPr="00012CC7">
        <w:rPr>
          <w:rFonts w:ascii="Courier New" w:hAnsi="Courier New" w:cs="Courier New" w:hint="eastAsia"/>
          <w:b/>
          <w:color w:val="000000"/>
          <w:kern w:val="0"/>
          <w:szCs w:val="20"/>
        </w:rPr>
        <w:t>전계하자</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중요</w:t>
      </w:r>
      <w:r>
        <w:rPr>
          <w:rFonts w:ascii="Courier New" w:hAnsi="Courier New" w:cs="Courier New" w:hint="eastAsia"/>
          <w:b/>
          <w:color w:val="000000"/>
          <w:kern w:val="0"/>
          <w:szCs w:val="20"/>
        </w:rPr>
        <w:t>)</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LayoutInflater</w:t>
      </w:r>
      <w:r>
        <w:rPr>
          <w:rFonts w:ascii="Courier New" w:hAnsi="Courier New" w:cs="Courier New"/>
          <w:color w:val="000000"/>
          <w:kern w:val="0"/>
          <w:szCs w:val="20"/>
        </w:rPr>
        <w:t xml:space="preserve"> inflater = (</w:t>
      </w:r>
      <w:r>
        <w:rPr>
          <w:rFonts w:ascii="Courier New" w:hAnsi="Courier New" w:cs="Courier New"/>
          <w:b/>
          <w:bCs/>
          <w:color w:val="005032"/>
          <w:kern w:val="0"/>
          <w:szCs w:val="20"/>
        </w:rPr>
        <w:t>LayoutInflater</w:t>
      </w:r>
      <w:r>
        <w:rPr>
          <w:rFonts w:ascii="Courier New" w:hAnsi="Courier New" w:cs="Courier New"/>
          <w:color w:val="000000"/>
          <w:kern w:val="0"/>
          <w:szCs w:val="20"/>
        </w:rPr>
        <w:t>)</w:t>
      </w:r>
      <w:r>
        <w:rPr>
          <w:rFonts w:ascii="Courier New" w:hAnsi="Courier New" w:cs="Courier New"/>
          <w:b/>
          <w:bCs/>
          <w:color w:val="008000"/>
          <w:kern w:val="0"/>
          <w:szCs w:val="20"/>
        </w:rPr>
        <w:t>getSystemService</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w:t>
      </w:r>
      <w:r>
        <w:rPr>
          <w:rFonts w:ascii="Courier New" w:hAnsi="Courier New" w:cs="Courier New"/>
          <w:i/>
          <w:iCs/>
          <w:color w:val="0000C0"/>
          <w:kern w:val="0"/>
          <w:szCs w:val="20"/>
        </w:rPr>
        <w:t>LAYOUT_INFLATER_SERVICE</w:t>
      </w:r>
      <w:r>
        <w:rPr>
          <w:rFonts w:ascii="Courier New" w:hAnsi="Courier New" w:cs="Courier New"/>
          <w:color w:val="000000"/>
          <w:kern w:val="0"/>
          <w:szCs w:val="20"/>
        </w:rPr>
        <w:t>);</w:t>
      </w:r>
    </w:p>
    <w:p w:rsidR="00012CC7" w:rsidRDefault="00012CC7" w:rsidP="00012CC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)inflater.</w:t>
      </w:r>
      <w:r>
        <w:rPr>
          <w:rFonts w:ascii="Courier New" w:hAnsi="Courier New" w:cs="Courier New"/>
          <w:b/>
          <w:bCs/>
          <w:color w:val="008000"/>
          <w:kern w:val="0"/>
          <w:szCs w:val="20"/>
        </w:rPr>
        <w:t>inflate</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012CC7" w:rsidRDefault="00012CC7" w:rsidP="00012CC7">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(linear);</w:t>
      </w:r>
    </w:p>
    <w:p w:rsidR="00012CC7" w:rsidRDefault="00012CC7" w:rsidP="00012CC7">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w:t>
      </w:r>
    </w:p>
    <w:p w:rsidR="00367269" w:rsidRDefault="00367269" w:rsidP="00012CC7">
      <w:pPr>
        <w:wordWrap/>
        <w:adjustRightInd w:val="0"/>
        <w:jc w:val="left"/>
        <w:rPr>
          <w:rFonts w:ascii="Courier New" w:hAnsi="Courier New" w:cs="Courier New"/>
          <w:b/>
          <w:color w:val="000000"/>
          <w:kern w:val="0"/>
          <w:szCs w:val="20"/>
        </w:rPr>
      </w:pPr>
      <w:r w:rsidRPr="00367269">
        <w:rPr>
          <w:rFonts w:ascii="Courier New" w:hAnsi="Courier New" w:cs="Courier New" w:hint="eastAsia"/>
          <w:b/>
          <w:color w:val="000000"/>
          <w:kern w:val="0"/>
          <w:szCs w:val="20"/>
        </w:rPr>
        <w:lastRenderedPageBreak/>
        <w:t>하나의</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컨테이너를</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만들어놓고</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여기저기서</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사용해서</w:t>
      </w:r>
      <w:r w:rsidRPr="00367269">
        <w:rPr>
          <w:rFonts w:ascii="Courier New" w:hAnsi="Courier New" w:cs="Courier New" w:hint="eastAsia"/>
          <w:b/>
          <w:color w:val="000000"/>
          <w:kern w:val="0"/>
          <w:szCs w:val="20"/>
        </w:rPr>
        <w:t xml:space="preserve"> </w:t>
      </w:r>
      <w:r w:rsidRPr="00367269">
        <w:rPr>
          <w:rFonts w:ascii="Courier New" w:hAnsi="Courier New" w:cs="Courier New" w:hint="eastAsia"/>
          <w:b/>
          <w:color w:val="000000"/>
          <w:kern w:val="0"/>
          <w:szCs w:val="20"/>
        </w:rPr>
        <w:t>불러쓰자</w:t>
      </w:r>
    </w:p>
    <w:p w:rsidR="00367269" w:rsidRDefault="004801F0" w:rsidP="00012CC7">
      <w:pPr>
        <w:wordWrap/>
        <w:adjustRightInd w:val="0"/>
        <w:jc w:val="left"/>
        <w:rPr>
          <w:rFonts w:ascii="Courier New" w:hAnsi="Courier New" w:cs="Courier New"/>
          <w:kern w:val="0"/>
          <w:szCs w:val="20"/>
        </w:rPr>
      </w:pPr>
      <w:r>
        <w:rPr>
          <w:rFonts w:ascii="Courier New" w:hAnsi="Courier New" w:cs="Courier New" w:hint="eastAsia"/>
          <w:noProof/>
          <w:kern w:val="0"/>
          <w:szCs w:val="20"/>
        </w:rPr>
        <w:drawing>
          <wp:inline distT="0" distB="0" distL="0" distR="0">
            <wp:extent cx="5725160" cy="3665855"/>
            <wp:effectExtent l="1905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25160" cy="3665855"/>
                    </a:xfrm>
                    <a:prstGeom prst="rect">
                      <a:avLst/>
                    </a:prstGeom>
                    <a:noFill/>
                    <a:ln w="9525">
                      <a:noFill/>
                      <a:miter lim="800000"/>
                      <a:headEnd/>
                      <a:tailEnd/>
                    </a:ln>
                  </pic:spPr>
                </pic:pic>
              </a:graphicData>
            </a:graphic>
          </wp:inline>
        </w:drawing>
      </w:r>
    </w:p>
    <w:p w:rsidR="004801F0" w:rsidRDefault="004801F0" w:rsidP="00012CC7">
      <w:pPr>
        <w:wordWrap/>
        <w:adjustRightInd w:val="0"/>
        <w:jc w:val="left"/>
        <w:rPr>
          <w:rFonts w:ascii="Courier New" w:hAnsi="Courier New" w:cs="Courier New"/>
          <w:kern w:val="0"/>
          <w:szCs w:val="20"/>
        </w:rPr>
      </w:pPr>
      <w:r>
        <w:rPr>
          <w:rFonts w:ascii="Courier New" w:hAnsi="Courier New" w:cs="Courier New" w:hint="eastAsia"/>
          <w:kern w:val="0"/>
          <w:szCs w:val="20"/>
        </w:rPr>
        <w:t>저장해놓고</w:t>
      </w:r>
      <w:r>
        <w:rPr>
          <w:rFonts w:ascii="Courier New" w:hAnsi="Courier New" w:cs="Courier New" w:hint="eastAsia"/>
          <w:kern w:val="0"/>
          <w:szCs w:val="20"/>
        </w:rPr>
        <w:t xml:space="preserve"> </w:t>
      </w:r>
      <w:r>
        <w:rPr>
          <w:rFonts w:ascii="Courier New" w:hAnsi="Courier New" w:cs="Courier New" w:hint="eastAsia"/>
          <w:kern w:val="0"/>
          <w:szCs w:val="20"/>
        </w:rPr>
        <w:t>불러다쓰자</w:t>
      </w:r>
      <w:r>
        <w:rPr>
          <w:rFonts w:ascii="Courier New" w:hAnsi="Courier New" w:cs="Courier New" w:hint="eastAsia"/>
          <w:kern w:val="0"/>
          <w:szCs w:val="20"/>
        </w:rPr>
        <w:t>.</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LinearLayout linear = new LinearLayout(this);</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linear.setOrientation(LinearLayout.VERTICAL);</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linear.setBackgroundColor(Color.WHITE);</w:t>
      </w:r>
    </w:p>
    <w:p w:rsidR="00B45F7C" w:rsidRPr="002D399F" w:rsidRDefault="00B45F7C" w:rsidP="00B45F7C">
      <w:pPr>
        <w:wordWrap/>
        <w:adjustRightInd w:val="0"/>
        <w:jc w:val="left"/>
        <w:rPr>
          <w:rFonts w:ascii="Courier New" w:hAnsi="Courier New" w:cs="Courier New"/>
          <w:b/>
          <w:color w:val="FF0000"/>
          <w:kern w:val="0"/>
          <w:szCs w:val="20"/>
        </w:rPr>
      </w:pPr>
      <w:r w:rsidRPr="002D399F">
        <w:rPr>
          <w:rFonts w:ascii="Courier New" w:hAnsi="Courier New" w:cs="Courier New"/>
          <w:b/>
          <w:color w:val="FF0000"/>
          <w:kern w:val="0"/>
          <w:szCs w:val="20"/>
        </w:rPr>
        <w:t>TextView text = (TextView)View.inflate(this, R.layout.</w:t>
      </w:r>
      <w:r w:rsidRPr="002D399F">
        <w:rPr>
          <w:rFonts w:ascii="Courier New" w:hAnsi="Courier New" w:cs="Courier New" w:hint="eastAsia"/>
          <w:b/>
          <w:color w:val="FF0000"/>
          <w:kern w:val="0"/>
          <w:szCs w:val="20"/>
        </w:rPr>
        <w:t>myImageView</w:t>
      </w:r>
      <w:r w:rsidRPr="002D399F">
        <w:rPr>
          <w:rFonts w:ascii="Courier New" w:hAnsi="Courier New" w:cs="Courier New"/>
          <w:b/>
          <w:color w:val="FF0000"/>
          <w:kern w:val="0"/>
          <w:szCs w:val="20"/>
        </w:rPr>
        <w:t>, null);</w:t>
      </w:r>
    </w:p>
    <w:p w:rsidR="00B45F7C" w:rsidRP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linear.addView(text);</w:t>
      </w:r>
    </w:p>
    <w:p w:rsidR="00B45F7C" w:rsidRDefault="00B45F7C" w:rsidP="00B45F7C">
      <w:pPr>
        <w:wordWrap/>
        <w:adjustRightInd w:val="0"/>
        <w:jc w:val="left"/>
        <w:rPr>
          <w:rFonts w:ascii="Courier New" w:hAnsi="Courier New" w:cs="Courier New"/>
          <w:kern w:val="0"/>
          <w:szCs w:val="20"/>
        </w:rPr>
      </w:pPr>
      <w:r w:rsidRPr="00B45F7C">
        <w:rPr>
          <w:rFonts w:ascii="Courier New" w:hAnsi="Courier New" w:cs="Courier New"/>
          <w:kern w:val="0"/>
          <w:szCs w:val="20"/>
        </w:rPr>
        <w:tab/>
        <w:t xml:space="preserve">    setContentView(linear);</w:t>
      </w:r>
    </w:p>
    <w:p w:rsidR="00FC4100" w:rsidRDefault="00FC4100" w:rsidP="00B45F7C">
      <w:pPr>
        <w:wordWrap/>
        <w:adjustRightInd w:val="0"/>
        <w:jc w:val="left"/>
        <w:rPr>
          <w:rFonts w:ascii="Courier New" w:hAnsi="Courier New" w:cs="Courier New"/>
          <w:kern w:val="0"/>
          <w:szCs w:val="20"/>
        </w:rPr>
      </w:pPr>
    </w:p>
    <w:p w:rsidR="00FD3CE7" w:rsidRDefault="00FD3CE7" w:rsidP="00B45F7C">
      <w:pPr>
        <w:wordWrap/>
        <w:adjustRightInd w:val="0"/>
        <w:jc w:val="left"/>
        <w:rPr>
          <w:rFonts w:ascii="Courier New" w:hAnsi="Courier New" w:cs="Courier New"/>
          <w:b/>
          <w:kern w:val="0"/>
          <w:szCs w:val="20"/>
        </w:rPr>
      </w:pPr>
      <w:r w:rsidRPr="00FD3CE7">
        <w:rPr>
          <w:rFonts w:ascii="Courier New" w:hAnsi="Courier New" w:cs="Courier New" w:hint="eastAsia"/>
          <w:b/>
          <w:kern w:val="0"/>
          <w:szCs w:val="20"/>
        </w:rPr>
        <w:t>테이블레이아웃</w:t>
      </w:r>
      <w:r w:rsidRPr="00FD3CE7">
        <w:rPr>
          <w:rFonts w:ascii="Courier New" w:hAnsi="Courier New" w:cs="Courier New" w:hint="eastAsia"/>
          <w:b/>
          <w:kern w:val="0"/>
          <w:szCs w:val="20"/>
        </w:rPr>
        <w:t xml:space="preserve"> tablelayout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TableLayout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"fill_parent"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"@+id/tableLayout1"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"@+id/tableRow2"</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"@+id/Button02"</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"@+id/tableRow1"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"@+id/Button05"</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"j"</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"@+id/Button04"</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android:layout_width</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android:id</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"@+id/Button03"</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android:layout_height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"wrap_content"</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android:text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"Button"</w:t>
      </w:r>
      <w:r w:rsidRPr="005627AA">
        <w:rPr>
          <w:rFonts w:ascii="Courier New" w:hAnsi="Courier New" w:cs="Courier New"/>
          <w:kern w:val="0"/>
          <w:sz w:val="14"/>
          <w:szCs w:val="20"/>
        </w:rPr>
        <w:t xml:space="preserve"> </w:t>
      </w:r>
      <w:r w:rsidRPr="005627AA">
        <w:rPr>
          <w:rFonts w:ascii="Courier New" w:hAnsi="Courier New" w:cs="Courier New"/>
          <w:color w:val="7F007F"/>
          <w:kern w:val="0"/>
          <w:sz w:val="14"/>
          <w:szCs w:val="20"/>
        </w:rPr>
        <w:t>android:layout_weight</w:t>
      </w:r>
      <w:r w:rsidRPr="005627AA">
        <w:rPr>
          <w:rFonts w:ascii="Courier New" w:hAnsi="Courier New" w:cs="Courier New"/>
          <w:color w:val="000000"/>
          <w:kern w:val="0"/>
          <w:sz w:val="14"/>
          <w:szCs w:val="20"/>
        </w:rPr>
        <w:t>=</w:t>
      </w:r>
      <w:r w:rsidRPr="005627AA">
        <w:rPr>
          <w:rFonts w:ascii="Courier New" w:hAnsi="Courier New" w:cs="Courier New"/>
          <w:i/>
          <w:iCs/>
          <w:color w:val="2A00FF"/>
          <w:kern w:val="0"/>
          <w:sz w:val="14"/>
          <w:szCs w:val="20"/>
        </w:rPr>
        <w:t>"1"</w:t>
      </w:r>
      <w:r w:rsidRPr="005627AA">
        <w:rPr>
          <w:rFonts w:ascii="Courier New" w:hAnsi="Courier New" w:cs="Courier New"/>
          <w:color w:val="008080"/>
          <w:kern w:val="0"/>
          <w:sz w:val="14"/>
          <w:szCs w:val="20"/>
        </w:rPr>
        <w:t>&gt;&lt;/</w:t>
      </w:r>
      <w:r w:rsidRPr="005627AA">
        <w:rPr>
          <w:rFonts w:ascii="Courier New" w:hAnsi="Courier New" w:cs="Courier New"/>
          <w:color w:val="3F7F7F"/>
          <w:kern w:val="0"/>
          <w:sz w:val="14"/>
          <w:szCs w:val="20"/>
        </w:rPr>
        <w:t>Button</w:t>
      </w:r>
      <w:r w:rsidRPr="005627AA">
        <w:rPr>
          <w:rFonts w:ascii="Courier New" w:hAnsi="Courier New" w:cs="Courier New"/>
          <w:color w:val="008080"/>
          <w:kern w:val="0"/>
          <w:sz w:val="14"/>
          <w:szCs w:val="20"/>
        </w:rPr>
        <w:t>&gt;</w:t>
      </w:r>
    </w:p>
    <w:p w:rsidR="005627AA"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TableRow</w:t>
      </w:r>
      <w:r w:rsidRPr="005627AA">
        <w:rPr>
          <w:rFonts w:ascii="Courier New" w:hAnsi="Courier New" w:cs="Courier New"/>
          <w:color w:val="008080"/>
          <w:kern w:val="0"/>
          <w:sz w:val="14"/>
          <w:szCs w:val="20"/>
        </w:rPr>
        <w:t>&gt;</w:t>
      </w:r>
    </w:p>
    <w:p w:rsidR="00FD3CE7" w:rsidRPr="005627AA" w:rsidRDefault="005627AA" w:rsidP="005627AA">
      <w:pPr>
        <w:wordWrap/>
        <w:adjustRightInd w:val="0"/>
        <w:jc w:val="left"/>
        <w:rPr>
          <w:rFonts w:ascii="Courier New" w:hAnsi="Courier New" w:cs="Courier New"/>
          <w:kern w:val="0"/>
          <w:sz w:val="14"/>
          <w:szCs w:val="20"/>
        </w:rPr>
      </w:pPr>
      <w:r w:rsidRPr="005627AA">
        <w:rPr>
          <w:rFonts w:ascii="Courier New" w:hAnsi="Courier New" w:cs="Courier New"/>
          <w:color w:val="000000"/>
          <w:kern w:val="0"/>
          <w:sz w:val="14"/>
          <w:szCs w:val="20"/>
        </w:rPr>
        <w:t xml:space="preserve">    </w:t>
      </w:r>
      <w:r w:rsidRPr="005627AA">
        <w:rPr>
          <w:rFonts w:ascii="Courier New" w:hAnsi="Courier New" w:cs="Courier New"/>
          <w:color w:val="008080"/>
          <w:kern w:val="0"/>
          <w:sz w:val="14"/>
          <w:szCs w:val="20"/>
        </w:rPr>
        <w:t>&lt;/</w:t>
      </w:r>
      <w:r w:rsidRPr="005627AA">
        <w:rPr>
          <w:rFonts w:ascii="Courier New" w:hAnsi="Courier New" w:cs="Courier New"/>
          <w:color w:val="3F7F7F"/>
          <w:kern w:val="0"/>
          <w:sz w:val="14"/>
          <w:szCs w:val="20"/>
        </w:rPr>
        <w:t>TableLayout</w:t>
      </w:r>
      <w:r w:rsidRPr="005627AA">
        <w:rPr>
          <w:rFonts w:ascii="Courier New" w:hAnsi="Courier New" w:cs="Courier New"/>
          <w:color w:val="008080"/>
          <w:kern w:val="0"/>
          <w:sz w:val="14"/>
          <w:szCs w:val="20"/>
        </w:rPr>
        <w:t>&gt;</w:t>
      </w:r>
    </w:p>
    <w:p w:rsidR="00FD3CE7" w:rsidRDefault="00FD3CE7" w:rsidP="00B45F7C">
      <w:pPr>
        <w:wordWrap/>
        <w:adjustRightInd w:val="0"/>
        <w:jc w:val="left"/>
        <w:rPr>
          <w:rFonts w:ascii="Courier New" w:hAnsi="Courier New" w:cs="Courier New"/>
          <w:kern w:val="0"/>
          <w:szCs w:val="20"/>
        </w:rPr>
      </w:pPr>
    </w:p>
    <w:p w:rsidR="00FD3CE7" w:rsidRDefault="00953158" w:rsidP="00B45F7C">
      <w:pPr>
        <w:wordWrap/>
        <w:adjustRightInd w:val="0"/>
        <w:jc w:val="left"/>
        <w:rPr>
          <w:rFonts w:ascii="Courier New" w:hAnsi="Courier New" w:cs="Courier New"/>
          <w:kern w:val="0"/>
          <w:szCs w:val="20"/>
        </w:rPr>
      </w:pPr>
      <w:r>
        <w:rPr>
          <w:rFonts w:ascii="Courier New" w:hAnsi="Courier New" w:cs="Courier New"/>
          <w:kern w:val="0"/>
          <w:szCs w:val="20"/>
        </w:rPr>
        <w:t>T</w:t>
      </w:r>
      <w:r>
        <w:rPr>
          <w:rFonts w:ascii="Courier New" w:hAnsi="Courier New" w:cs="Courier New" w:hint="eastAsia"/>
          <w:kern w:val="0"/>
          <w:szCs w:val="20"/>
        </w:rPr>
        <w:t>ablerow</w:t>
      </w:r>
      <w:r>
        <w:rPr>
          <w:rFonts w:ascii="Courier New" w:hAnsi="Courier New" w:cs="Courier New" w:hint="eastAsia"/>
          <w:kern w:val="0"/>
          <w:szCs w:val="20"/>
        </w:rPr>
        <w:t>의</w:t>
      </w:r>
      <w:r>
        <w:rPr>
          <w:rFonts w:ascii="Courier New" w:hAnsi="Courier New" w:cs="Courier New" w:hint="eastAsia"/>
          <w:kern w:val="0"/>
          <w:szCs w:val="20"/>
        </w:rPr>
        <w:t xml:space="preserve"> </w:t>
      </w:r>
      <w:r>
        <w:rPr>
          <w:rFonts w:ascii="Courier New" w:hAnsi="Courier New" w:cs="Courier New" w:hint="eastAsia"/>
          <w:kern w:val="0"/>
          <w:szCs w:val="20"/>
        </w:rPr>
        <w:t>높이는</w:t>
      </w:r>
      <w:r>
        <w:rPr>
          <w:rFonts w:ascii="Courier New" w:hAnsi="Courier New" w:cs="Courier New" w:hint="eastAsia"/>
          <w:kern w:val="0"/>
          <w:szCs w:val="20"/>
        </w:rPr>
        <w:t xml:space="preserve"> </w:t>
      </w:r>
      <w:r>
        <w:rPr>
          <w:rFonts w:ascii="Courier New" w:hAnsi="Courier New" w:cs="Courier New" w:hint="eastAsia"/>
          <w:kern w:val="0"/>
          <w:szCs w:val="20"/>
        </w:rPr>
        <w:t>항상</w:t>
      </w:r>
      <w:r>
        <w:rPr>
          <w:rFonts w:ascii="Courier New" w:hAnsi="Courier New" w:cs="Courier New" w:hint="eastAsia"/>
          <w:kern w:val="0"/>
          <w:szCs w:val="20"/>
        </w:rPr>
        <w:t xml:space="preserve"> wrap_content</w:t>
      </w:r>
      <w:r>
        <w:rPr>
          <w:rFonts w:ascii="Courier New" w:hAnsi="Courier New" w:cs="Courier New" w:hint="eastAsia"/>
          <w:kern w:val="0"/>
          <w:szCs w:val="20"/>
        </w:rPr>
        <w:t>로</w:t>
      </w:r>
      <w:r>
        <w:rPr>
          <w:rFonts w:ascii="Courier New" w:hAnsi="Courier New" w:cs="Courier New" w:hint="eastAsia"/>
          <w:kern w:val="0"/>
          <w:szCs w:val="20"/>
        </w:rPr>
        <w:t xml:space="preserve">.. </w:t>
      </w:r>
    </w:p>
    <w:p w:rsidR="00953158" w:rsidRDefault="00953158" w:rsidP="00B45F7C">
      <w:pPr>
        <w:wordWrap/>
        <w:adjustRightInd w:val="0"/>
        <w:jc w:val="left"/>
        <w:rPr>
          <w:rFonts w:ascii="Courier New" w:hAnsi="Courier New" w:cs="Courier New"/>
          <w:kern w:val="0"/>
          <w:szCs w:val="20"/>
        </w:rPr>
      </w:pPr>
      <w:r>
        <w:rPr>
          <w:rFonts w:ascii="Courier New" w:hAnsi="Courier New" w:cs="Courier New"/>
          <w:kern w:val="0"/>
          <w:szCs w:val="20"/>
        </w:rPr>
        <w:t>T</w:t>
      </w:r>
      <w:r>
        <w:rPr>
          <w:rFonts w:ascii="Courier New" w:hAnsi="Courier New" w:cs="Courier New" w:hint="eastAsia"/>
          <w:kern w:val="0"/>
          <w:szCs w:val="20"/>
        </w:rPr>
        <w:t>ablerow</w:t>
      </w:r>
      <w:r>
        <w:rPr>
          <w:rFonts w:ascii="Courier New" w:hAnsi="Courier New" w:cs="Courier New" w:hint="eastAsia"/>
          <w:kern w:val="0"/>
          <w:szCs w:val="20"/>
        </w:rPr>
        <w:t>의</w:t>
      </w:r>
      <w:r>
        <w:rPr>
          <w:rFonts w:ascii="Courier New" w:hAnsi="Courier New" w:cs="Courier New" w:hint="eastAsia"/>
          <w:kern w:val="0"/>
          <w:szCs w:val="20"/>
        </w:rPr>
        <w:t xml:space="preserve"> </w:t>
      </w:r>
      <w:r>
        <w:rPr>
          <w:rFonts w:ascii="Courier New" w:hAnsi="Courier New" w:cs="Courier New" w:hint="eastAsia"/>
          <w:kern w:val="0"/>
          <w:szCs w:val="20"/>
        </w:rPr>
        <w:t>가로는</w:t>
      </w:r>
      <w:r>
        <w:rPr>
          <w:rFonts w:ascii="Courier New" w:hAnsi="Courier New" w:cs="Courier New" w:hint="eastAsia"/>
          <w:kern w:val="0"/>
          <w:szCs w:val="20"/>
        </w:rPr>
        <w:t xml:space="preserve"> </w:t>
      </w:r>
      <w:r>
        <w:rPr>
          <w:rFonts w:ascii="Courier New" w:hAnsi="Courier New" w:cs="Courier New" w:hint="eastAsia"/>
          <w:kern w:val="0"/>
          <w:szCs w:val="20"/>
        </w:rPr>
        <w:t>항상</w:t>
      </w:r>
      <w:r>
        <w:rPr>
          <w:rFonts w:ascii="Courier New" w:hAnsi="Courier New" w:cs="Courier New" w:hint="eastAsia"/>
          <w:kern w:val="0"/>
          <w:szCs w:val="20"/>
        </w:rPr>
        <w:t xml:space="preserve"> Fill_parent</w:t>
      </w:r>
      <w:r>
        <w:rPr>
          <w:rFonts w:ascii="Courier New" w:hAnsi="Courier New" w:cs="Courier New" w:hint="eastAsia"/>
          <w:kern w:val="0"/>
          <w:szCs w:val="20"/>
        </w:rPr>
        <w:t>로</w:t>
      </w:r>
      <w:r>
        <w:rPr>
          <w:rFonts w:ascii="Courier New" w:hAnsi="Courier New" w:cs="Courier New" w:hint="eastAsia"/>
          <w:kern w:val="0"/>
          <w:szCs w:val="20"/>
        </w:rPr>
        <w:t>..</w:t>
      </w:r>
    </w:p>
    <w:p w:rsidR="00FD3CE7" w:rsidRDefault="00FD3CE7" w:rsidP="00B45F7C">
      <w:pPr>
        <w:wordWrap/>
        <w:adjustRightInd w:val="0"/>
        <w:jc w:val="left"/>
        <w:rPr>
          <w:rFonts w:ascii="Courier New" w:hAnsi="Courier New" w:cs="Courier New"/>
          <w:kern w:val="0"/>
          <w:szCs w:val="20"/>
        </w:rPr>
      </w:pPr>
    </w:p>
    <w:p w:rsidR="00FC4100" w:rsidRDefault="00FC4100" w:rsidP="00B45F7C">
      <w:pPr>
        <w:wordWrap/>
        <w:adjustRightInd w:val="0"/>
        <w:jc w:val="left"/>
        <w:rPr>
          <w:rFonts w:ascii="Courier New" w:hAnsi="Courier New" w:cs="Courier New"/>
          <w:b/>
          <w:kern w:val="0"/>
          <w:szCs w:val="20"/>
        </w:rPr>
      </w:pPr>
      <w:r w:rsidRPr="00FC4100">
        <w:rPr>
          <w:rFonts w:ascii="Courier New" w:hAnsi="Courier New" w:cs="Courier New" w:hint="eastAsia"/>
          <w:b/>
          <w:kern w:val="0"/>
          <w:szCs w:val="20"/>
        </w:rPr>
        <w:t>Canvas</w:t>
      </w:r>
    </w:p>
    <w:p w:rsidR="00FC4100" w:rsidRPr="00137F29" w:rsidRDefault="00FC4100" w:rsidP="00B45F7C">
      <w:pPr>
        <w:wordWrap/>
        <w:adjustRightInd w:val="0"/>
        <w:jc w:val="left"/>
        <w:rPr>
          <w:rFonts w:ascii="Courier New" w:hAnsi="Courier New" w:cs="Courier New"/>
          <w:kern w:val="0"/>
          <w:szCs w:val="20"/>
        </w:rPr>
      </w:pPr>
      <w:r w:rsidRPr="00137F29">
        <w:rPr>
          <w:rFonts w:ascii="Courier New" w:hAnsi="Courier New" w:cs="Courier New" w:hint="eastAsia"/>
          <w:kern w:val="0"/>
          <w:szCs w:val="20"/>
        </w:rPr>
        <w:t>190</w:t>
      </w:r>
    </w:p>
    <w:p w:rsidR="00FC4100" w:rsidRDefault="00FC4100" w:rsidP="00B45F7C">
      <w:pPr>
        <w:wordWrap/>
        <w:adjustRightInd w:val="0"/>
        <w:jc w:val="left"/>
        <w:rPr>
          <w:rFonts w:ascii="Courier New" w:hAnsi="Courier New" w:cs="Courier New"/>
          <w:b/>
          <w:kern w:val="0"/>
          <w:szCs w:val="20"/>
        </w:rPr>
      </w:pPr>
    </w:p>
    <w:p w:rsidR="00137F29" w:rsidRDefault="00137F29" w:rsidP="00B45F7C">
      <w:pPr>
        <w:wordWrap/>
        <w:adjustRightInd w:val="0"/>
        <w:jc w:val="left"/>
        <w:rPr>
          <w:rFonts w:ascii="Courier New" w:hAnsi="Courier New" w:cs="Courier New"/>
          <w:kern w:val="0"/>
          <w:szCs w:val="20"/>
        </w:rPr>
      </w:pPr>
    </w:p>
    <w:p w:rsidR="00454B1F" w:rsidRDefault="00454B1F" w:rsidP="00B45F7C">
      <w:pPr>
        <w:wordWrap/>
        <w:adjustRightInd w:val="0"/>
        <w:jc w:val="left"/>
        <w:rPr>
          <w:rFonts w:ascii="Courier New" w:hAnsi="Courier New" w:cs="Courier New"/>
          <w:b/>
          <w:kern w:val="0"/>
          <w:szCs w:val="20"/>
        </w:rPr>
      </w:pPr>
      <w:r w:rsidRPr="00454B1F">
        <w:rPr>
          <w:rFonts w:ascii="Courier New" w:hAnsi="Courier New" w:cs="Courier New" w:hint="eastAsia"/>
          <w:b/>
          <w:kern w:val="0"/>
          <w:szCs w:val="20"/>
        </w:rPr>
        <w:t>입력</w:t>
      </w:r>
      <w:r w:rsidRPr="00454B1F">
        <w:rPr>
          <w:rFonts w:ascii="Courier New" w:hAnsi="Courier New" w:cs="Courier New" w:hint="eastAsia"/>
          <w:b/>
          <w:kern w:val="0"/>
          <w:szCs w:val="20"/>
        </w:rPr>
        <w:t xml:space="preserve"> </w:t>
      </w:r>
    </w:p>
    <w:p w:rsidR="00A94D84" w:rsidRDefault="00A94D84" w:rsidP="00B45F7C">
      <w:pPr>
        <w:wordWrap/>
        <w:adjustRightInd w:val="0"/>
        <w:jc w:val="left"/>
        <w:rPr>
          <w:rFonts w:ascii="Courier New" w:hAnsi="Courier New" w:cs="Courier New"/>
          <w:kern w:val="0"/>
          <w:szCs w:val="20"/>
        </w:rPr>
      </w:pPr>
      <w:r>
        <w:rPr>
          <w:rFonts w:ascii="Courier New" w:hAnsi="Courier New" w:cs="Courier New" w:hint="eastAsia"/>
          <w:kern w:val="0"/>
          <w:szCs w:val="20"/>
        </w:rPr>
        <w:t>대표적인</w:t>
      </w:r>
      <w:r>
        <w:rPr>
          <w:rFonts w:ascii="Courier New" w:hAnsi="Courier New" w:cs="Courier New" w:hint="eastAsia"/>
          <w:kern w:val="0"/>
          <w:szCs w:val="20"/>
        </w:rPr>
        <w:t xml:space="preserve"> </w:t>
      </w:r>
      <w:r>
        <w:rPr>
          <w:rFonts w:ascii="Courier New" w:hAnsi="Courier New" w:cs="Courier New" w:hint="eastAsia"/>
          <w:kern w:val="0"/>
          <w:szCs w:val="20"/>
        </w:rPr>
        <w:t>콜백</w:t>
      </w:r>
      <w:r>
        <w:rPr>
          <w:rFonts w:ascii="Courier New" w:hAnsi="Courier New" w:cs="Courier New" w:hint="eastAsia"/>
          <w:kern w:val="0"/>
          <w:szCs w:val="20"/>
        </w:rPr>
        <w:t xml:space="preserve"> </w:t>
      </w:r>
      <w:r>
        <w:rPr>
          <w:rFonts w:ascii="Courier New" w:hAnsi="Courier New" w:cs="Courier New" w:hint="eastAsia"/>
          <w:kern w:val="0"/>
          <w:szCs w:val="20"/>
        </w:rPr>
        <w:t>메서드</w:t>
      </w:r>
      <w:r>
        <w:rPr>
          <w:rFonts w:ascii="Courier New" w:hAnsi="Courier New" w:cs="Courier New" w:hint="eastAsia"/>
          <w:kern w:val="0"/>
          <w:szCs w:val="20"/>
        </w:rPr>
        <w:t>.</w:t>
      </w:r>
    </w:p>
    <w:tbl>
      <w:tblPr>
        <w:tblStyle w:val="a4"/>
        <w:tblW w:w="0" w:type="auto"/>
        <w:tblLook w:val="04A0"/>
      </w:tblPr>
      <w:tblGrid>
        <w:gridCol w:w="4612"/>
        <w:gridCol w:w="4612"/>
      </w:tblGrid>
      <w:tr w:rsidR="0063077B" w:rsidTr="0063077B">
        <w:tc>
          <w:tcPr>
            <w:tcW w:w="4612" w:type="dxa"/>
          </w:tcPr>
          <w:p w:rsidR="0063077B" w:rsidRPr="0063077B" w:rsidRDefault="0063077B" w:rsidP="0063077B">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onKeyDown </w:t>
            </w:r>
          </w:p>
        </w:tc>
        <w:tc>
          <w:tcPr>
            <w:tcW w:w="4612" w:type="dxa"/>
          </w:tcPr>
          <w:p w:rsidR="0063077B" w:rsidRPr="0063077B" w:rsidRDefault="0063077B" w:rsidP="00B45F7C">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또한</w:t>
            </w:r>
            <w:r>
              <w:rPr>
                <w:rFonts w:ascii="Courier New" w:hAnsi="Courier New" w:cs="Courier New"/>
                <w:color w:val="000000"/>
                <w:kern w:val="0"/>
                <w:szCs w:val="20"/>
              </w:rPr>
              <w:t>…</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키눌렸을때</w:t>
            </w:r>
            <w:r>
              <w:rPr>
                <w:rFonts w:ascii="Courier New" w:hAnsi="Courier New" w:cs="Courier New" w:hint="eastAsia"/>
                <w:color w:val="000000"/>
                <w:kern w:val="0"/>
                <w:szCs w:val="20"/>
              </w:rPr>
              <w:t>..D</w:t>
            </w:r>
            <w:r>
              <w:rPr>
                <w:rFonts w:ascii="Courier New" w:hAnsi="Courier New" w:cs="Courier New" w:hint="eastAsia"/>
                <w:color w:val="000000"/>
                <w:kern w:val="0"/>
                <w:szCs w:val="20"/>
              </w:rPr>
              <w:t>패드</w:t>
            </w:r>
            <w:r>
              <w:rPr>
                <w:rFonts w:ascii="Courier New" w:hAnsi="Courier New" w:cs="Courier New" w:hint="eastAsia"/>
                <w:color w:val="000000"/>
                <w:kern w:val="0"/>
                <w:szCs w:val="20"/>
              </w:rPr>
              <w:t>,</w:t>
            </w:r>
            <w:r>
              <w:rPr>
                <w:rFonts w:ascii="Courier New" w:hAnsi="Courier New" w:cs="Courier New" w:hint="eastAsia"/>
                <w:color w:val="000000"/>
                <w:kern w:val="0"/>
                <w:szCs w:val="20"/>
              </w:rPr>
              <w:t>키보드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전화끊기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버튼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통화버튼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뒤로가기버튼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캄메라버튼등</w:t>
            </w:r>
            <w:r>
              <w:rPr>
                <w:rFonts w:ascii="Courier New" w:hAnsi="Courier New" w:cs="Courier New"/>
                <w:color w:val="000000"/>
                <w:kern w:val="0"/>
                <w:szCs w:val="20"/>
              </w:rPr>
              <w:t>…</w:t>
            </w:r>
          </w:p>
        </w:tc>
      </w:tr>
      <w:tr w:rsidR="0063077B" w:rsidTr="0063077B">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onKeyUp</w:t>
            </w:r>
          </w:p>
        </w:tc>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사용자가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눌렀던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놓을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p>
        </w:tc>
      </w:tr>
      <w:tr w:rsidR="0063077B" w:rsidTr="0063077B">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onTrackballEvent</w:t>
            </w:r>
          </w:p>
        </w:tc>
        <w:tc>
          <w:tcPr>
            <w:tcW w:w="4612" w:type="dxa"/>
          </w:tcPr>
          <w:p w:rsidR="0063077B" w:rsidRPr="0063077B" w:rsidRDefault="0063077B" w:rsidP="00B45F7C">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트랙볼움직일때</w:t>
            </w:r>
          </w:p>
        </w:tc>
      </w:tr>
      <w:tr w:rsidR="0063077B" w:rsidTr="0063077B">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onTouchEvent</w:t>
            </w:r>
          </w:p>
        </w:tc>
        <w:tc>
          <w:tcPr>
            <w:tcW w:w="4612" w:type="dxa"/>
          </w:tcPr>
          <w:p w:rsidR="0063077B" w:rsidRDefault="0063077B" w:rsidP="00B45F7C">
            <w:pPr>
              <w:wordWrap/>
              <w:adjustRightInd w:val="0"/>
              <w:jc w:val="left"/>
              <w:rPr>
                <w:rFonts w:ascii="Courier New" w:hAnsi="Courier New" w:cs="Courier New"/>
                <w:kern w:val="0"/>
                <w:szCs w:val="20"/>
              </w:rPr>
            </w:pPr>
            <w:r>
              <w:rPr>
                <w:rFonts w:ascii="Courier New" w:hAnsi="Courier New" w:cs="Courier New" w:hint="eastAsia"/>
                <w:color w:val="000000"/>
                <w:kern w:val="0"/>
                <w:szCs w:val="20"/>
              </w:rPr>
              <w:t>터치스크린눌렀을때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이동감지될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p>
        </w:tc>
      </w:tr>
    </w:tbl>
    <w:p w:rsidR="00A94D84" w:rsidRPr="0063077B" w:rsidRDefault="00A94D84" w:rsidP="00B45F7C">
      <w:pPr>
        <w:wordWrap/>
        <w:adjustRightInd w:val="0"/>
        <w:jc w:val="left"/>
        <w:rPr>
          <w:rFonts w:ascii="Courier New" w:hAnsi="Courier New" w:cs="Courier New"/>
          <w:kern w:val="0"/>
          <w:szCs w:val="20"/>
        </w:rPr>
      </w:pPr>
    </w:p>
    <w:p w:rsidR="00FC4100" w:rsidRDefault="00FC4100" w:rsidP="00B45F7C">
      <w:pPr>
        <w:wordWrap/>
        <w:adjustRightInd w:val="0"/>
        <w:jc w:val="left"/>
        <w:rPr>
          <w:rFonts w:ascii="Courier New" w:hAnsi="Courier New" w:cs="Courier New"/>
          <w:b/>
          <w:kern w:val="0"/>
          <w:szCs w:val="20"/>
        </w:rPr>
      </w:pPr>
    </w:p>
    <w:p w:rsidR="00124EF2" w:rsidRDefault="00124EF2">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CE3331" w:rsidRDefault="00CE3331" w:rsidP="00B45F7C">
      <w:pPr>
        <w:wordWrap/>
        <w:adjustRightInd w:val="0"/>
        <w:jc w:val="left"/>
        <w:rPr>
          <w:rFonts w:ascii="Courier New" w:hAnsi="Courier New" w:cs="Courier New"/>
          <w:b/>
          <w:kern w:val="0"/>
          <w:szCs w:val="20"/>
        </w:rPr>
      </w:pPr>
      <w:r>
        <w:rPr>
          <w:rFonts w:ascii="Courier New" w:hAnsi="Courier New" w:cs="Courier New" w:hint="eastAsia"/>
          <w:b/>
          <w:kern w:val="0"/>
          <w:szCs w:val="20"/>
        </w:rPr>
        <w:lastRenderedPageBreak/>
        <w:t>대표적인</w:t>
      </w:r>
      <w:r>
        <w:rPr>
          <w:rFonts w:ascii="Courier New" w:hAnsi="Courier New" w:cs="Courier New" w:hint="eastAsia"/>
          <w:b/>
          <w:kern w:val="0"/>
          <w:szCs w:val="20"/>
        </w:rPr>
        <w:t xml:space="preserve"> </w:t>
      </w:r>
      <w:r>
        <w:rPr>
          <w:rFonts w:ascii="Courier New" w:hAnsi="Courier New" w:cs="Courier New" w:hint="eastAsia"/>
          <w:b/>
          <w:kern w:val="0"/>
          <w:szCs w:val="20"/>
        </w:rPr>
        <w:t>콜백</w:t>
      </w:r>
      <w:r>
        <w:rPr>
          <w:rFonts w:ascii="Courier New" w:hAnsi="Courier New" w:cs="Courier New" w:hint="eastAsia"/>
          <w:b/>
          <w:kern w:val="0"/>
          <w:szCs w:val="20"/>
        </w:rPr>
        <w:t xml:space="preserve"> </w:t>
      </w:r>
      <w:r>
        <w:rPr>
          <w:rFonts w:ascii="Courier New" w:hAnsi="Courier New" w:cs="Courier New" w:hint="eastAsia"/>
          <w:b/>
          <w:kern w:val="0"/>
          <w:szCs w:val="20"/>
        </w:rPr>
        <w:t>이벤트</w:t>
      </w:r>
      <w:r>
        <w:rPr>
          <w:rFonts w:ascii="Courier New" w:hAnsi="Courier New" w:cs="Courier New" w:hint="eastAsia"/>
          <w:b/>
          <w:kern w:val="0"/>
          <w:szCs w:val="20"/>
        </w:rPr>
        <w:t xml:space="preserve"> </w:t>
      </w:r>
      <w:r>
        <w:rPr>
          <w:rFonts w:ascii="Courier New" w:hAnsi="Courier New" w:cs="Courier New" w:hint="eastAsia"/>
          <w:b/>
          <w:kern w:val="0"/>
          <w:szCs w:val="20"/>
        </w:rPr>
        <w:t>리스너</w:t>
      </w:r>
      <w:r>
        <w:rPr>
          <w:rFonts w:ascii="Courier New" w:hAnsi="Courier New" w:cs="Courier New" w:hint="eastAsia"/>
          <w:b/>
          <w:kern w:val="0"/>
          <w:szCs w:val="20"/>
        </w:rPr>
        <w:t xml:space="preserve"> </w:t>
      </w:r>
      <w:r>
        <w:rPr>
          <w:rFonts w:ascii="Courier New" w:hAnsi="Courier New" w:cs="Courier New" w:hint="eastAsia"/>
          <w:b/>
          <w:kern w:val="0"/>
          <w:szCs w:val="20"/>
        </w:rPr>
        <w:t>등록</w:t>
      </w:r>
    </w:p>
    <w:p w:rsidR="00CF3B5E" w:rsidRDefault="00CF3B5E" w:rsidP="00B45F7C">
      <w:pPr>
        <w:wordWrap/>
        <w:adjustRightInd w:val="0"/>
        <w:jc w:val="left"/>
        <w:rPr>
          <w:rFonts w:ascii="Courier New" w:hAnsi="Courier New" w:cs="Courier New"/>
          <w:b/>
          <w:kern w:val="0"/>
          <w:szCs w:val="20"/>
        </w:rPr>
      </w:pPr>
      <w:r w:rsidRPr="00CF3B5E">
        <w:rPr>
          <w:rFonts w:ascii="Courier New" w:hAnsi="Courier New" w:cs="Courier New"/>
          <w:b/>
          <w:kern w:val="0"/>
          <w:szCs w:val="20"/>
        </w:rPr>
        <w:t>//* 1.</w:t>
      </w:r>
      <w:r w:rsidRPr="00CF3B5E">
        <w:rPr>
          <w:rFonts w:ascii="Courier New" w:hAnsi="Courier New" w:cs="Courier New"/>
          <w:b/>
          <w:kern w:val="0"/>
          <w:szCs w:val="20"/>
        </w:rPr>
        <w:t>핸들러</w:t>
      </w:r>
      <w:r w:rsidRPr="00CF3B5E">
        <w:rPr>
          <w:rFonts w:ascii="Courier New" w:hAnsi="Courier New" w:cs="Courier New"/>
          <w:b/>
          <w:kern w:val="0"/>
          <w:szCs w:val="20"/>
        </w:rPr>
        <w:t xml:space="preserve"> </w:t>
      </w:r>
      <w:r w:rsidRPr="00CF3B5E">
        <w:rPr>
          <w:rFonts w:ascii="Courier New" w:hAnsi="Courier New" w:cs="Courier New"/>
          <w:b/>
          <w:kern w:val="0"/>
          <w:szCs w:val="20"/>
        </w:rPr>
        <w:t>메소드</w:t>
      </w:r>
      <w:r w:rsidRPr="00CF3B5E">
        <w:rPr>
          <w:rFonts w:ascii="Courier New" w:hAnsi="Courier New" w:cs="Courier New"/>
          <w:b/>
          <w:kern w:val="0"/>
          <w:szCs w:val="20"/>
        </w:rPr>
        <w:t xml:space="preserve"> </w:t>
      </w:r>
      <w:r w:rsidRPr="00CF3B5E">
        <w:rPr>
          <w:rFonts w:ascii="Courier New" w:hAnsi="Courier New" w:cs="Courier New"/>
          <w:b/>
          <w:kern w:val="0"/>
          <w:szCs w:val="20"/>
        </w:rPr>
        <w:t>재정의</w:t>
      </w:r>
      <w:r w:rsidRPr="00CF3B5E">
        <w:rPr>
          <w:rFonts w:ascii="Courier New" w:hAnsi="Courier New" w:cs="Courier New"/>
          <w:b/>
          <w:kern w:val="0"/>
          <w:szCs w:val="20"/>
        </w:rPr>
        <w:t xml:space="preserve"> - </w:t>
      </w:r>
      <w:r w:rsidRPr="00CF3B5E">
        <w:rPr>
          <w:rFonts w:ascii="Courier New" w:hAnsi="Courier New" w:cs="Courier New"/>
          <w:b/>
          <w:kern w:val="0"/>
          <w:szCs w:val="20"/>
        </w:rPr>
        <w:t>상속을</w:t>
      </w:r>
      <w:r w:rsidRPr="00CF3B5E">
        <w:rPr>
          <w:rFonts w:ascii="Courier New" w:hAnsi="Courier New" w:cs="Courier New"/>
          <w:b/>
          <w:kern w:val="0"/>
          <w:szCs w:val="20"/>
        </w:rPr>
        <w:t xml:space="preserve"> </w:t>
      </w:r>
      <w:r w:rsidRPr="00CF3B5E">
        <w:rPr>
          <w:rFonts w:ascii="Courier New" w:hAnsi="Courier New" w:cs="Courier New"/>
          <w:b/>
          <w:kern w:val="0"/>
          <w:szCs w:val="20"/>
        </w:rPr>
        <w:t>받아야만</w:t>
      </w:r>
      <w:r w:rsidRPr="00CF3B5E">
        <w:rPr>
          <w:rFonts w:ascii="Courier New" w:hAnsi="Courier New" w:cs="Courier New"/>
          <w:b/>
          <w:kern w:val="0"/>
          <w:szCs w:val="20"/>
        </w:rPr>
        <w:t xml:space="preserve"> </w:t>
      </w:r>
      <w:r w:rsidRPr="00CF3B5E">
        <w:rPr>
          <w:rFonts w:ascii="Courier New" w:hAnsi="Courier New" w:cs="Courier New"/>
          <w:b/>
          <w:kern w:val="0"/>
          <w:szCs w:val="20"/>
        </w:rPr>
        <w:t>재정의</w:t>
      </w:r>
      <w:r w:rsidRPr="00CF3B5E">
        <w:rPr>
          <w:rFonts w:ascii="Courier New" w:hAnsi="Courier New" w:cs="Courier New"/>
          <w:b/>
          <w:kern w:val="0"/>
          <w:szCs w:val="20"/>
        </w:rPr>
        <w:t xml:space="preserve"> </w:t>
      </w:r>
      <w:r w:rsidRPr="00CF3B5E">
        <w:rPr>
          <w:rFonts w:ascii="Courier New" w:hAnsi="Courier New" w:cs="Courier New"/>
          <w:b/>
          <w:kern w:val="0"/>
          <w:szCs w:val="20"/>
        </w:rPr>
        <w:t>가능하다</w:t>
      </w:r>
      <w:r w:rsidRPr="00CF3B5E">
        <w:rPr>
          <w:rFonts w:ascii="Courier New" w:hAnsi="Courier New" w:cs="Courier New"/>
          <w:b/>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24EF2" w:rsidRDefault="00DE14F8" w:rsidP="00124EF2">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2" style="position:absolute;margin-left:178.45pt;margin-top:9pt;width:74.5pt;height:13.7pt;flip:x;z-index:251664384" filled="f" strokecolor="red" strokeweight="1.5pt"/>
        </w:pic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24EF2" w:rsidRDefault="00124EF2" w:rsidP="00124EF2">
      <w:pPr>
        <w:wordWrap/>
        <w:adjustRightInd w:val="0"/>
        <w:jc w:val="left"/>
        <w:rPr>
          <w:rFonts w:ascii="Courier New" w:hAnsi="Courier New" w:cs="Courier New"/>
          <w:kern w:val="0"/>
          <w:szCs w:val="20"/>
        </w:rPr>
      </w:pP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onTouchEvent</w:t>
      </w:r>
      <w:r>
        <w:rPr>
          <w:rFonts w:ascii="Courier New" w:hAnsi="Courier New" w:cs="Courier New"/>
          <w:color w:val="000000"/>
          <w:kern w:val="0"/>
          <w:szCs w:val="20"/>
        </w:rPr>
        <w:t>(</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onTouchEvent</w:t>
      </w:r>
      <w:r>
        <w:rPr>
          <w:rFonts w:ascii="Courier New" w:hAnsi="Courier New" w:cs="Courier New"/>
          <w:color w:val="000000"/>
          <w:kern w:val="0"/>
          <w:szCs w:val="20"/>
        </w:rPr>
        <w:t>(event);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24EF2" w:rsidRDefault="00124EF2" w:rsidP="00124EF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E3331" w:rsidRDefault="00124EF2" w:rsidP="00124EF2">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1A6F33" w:rsidRDefault="001A6F33" w:rsidP="00124EF2">
      <w:pPr>
        <w:wordWrap/>
        <w:adjustRightInd w:val="0"/>
        <w:jc w:val="left"/>
        <w:rPr>
          <w:rFonts w:ascii="Courier New" w:hAnsi="Courier New" w:cs="Courier New"/>
          <w:color w:val="000000"/>
          <w:kern w:val="0"/>
          <w:szCs w:val="20"/>
        </w:rPr>
      </w:pPr>
    </w:p>
    <w:p w:rsidR="001A6F33" w:rsidRPr="00CF3B5E" w:rsidRDefault="00CF3B5E" w:rsidP="001A6F33">
      <w:pPr>
        <w:wordWrap/>
        <w:adjustRightInd w:val="0"/>
        <w:jc w:val="left"/>
        <w:rPr>
          <w:rFonts w:ascii="Courier New" w:hAnsi="Courier New" w:cs="Courier New"/>
          <w:b/>
          <w:kern w:val="0"/>
          <w:szCs w:val="20"/>
        </w:rPr>
      </w:pPr>
      <w:r w:rsidRPr="00CF3B5E">
        <w:rPr>
          <w:rFonts w:ascii="Courier New" w:hAnsi="Courier New" w:cs="Courier New"/>
          <w:b/>
          <w:kern w:val="0"/>
          <w:szCs w:val="20"/>
        </w:rPr>
        <w:t>/* 2.</w:t>
      </w:r>
      <w:r w:rsidRPr="00CF3B5E">
        <w:rPr>
          <w:rFonts w:ascii="Courier New" w:hAnsi="Courier New" w:cs="Courier New"/>
          <w:b/>
          <w:kern w:val="0"/>
          <w:szCs w:val="20"/>
        </w:rPr>
        <w:t>인터페이스</w:t>
      </w:r>
      <w:r w:rsidRPr="00CF3B5E">
        <w:rPr>
          <w:rFonts w:ascii="Courier New" w:hAnsi="Courier New" w:cs="Courier New"/>
          <w:b/>
          <w:kern w:val="0"/>
          <w:szCs w:val="20"/>
        </w:rPr>
        <w:t xml:space="preserve"> </w:t>
      </w:r>
      <w:r w:rsidRPr="00CF3B5E">
        <w:rPr>
          <w:rFonts w:ascii="Courier New" w:hAnsi="Courier New" w:cs="Courier New"/>
          <w:b/>
          <w:kern w:val="0"/>
          <w:szCs w:val="20"/>
        </w:rPr>
        <w:t>구현</w:t>
      </w:r>
      <w:r w:rsidRPr="00CF3B5E">
        <w:rPr>
          <w:rFonts w:ascii="Courier New" w:hAnsi="Courier New" w:cs="Courier New"/>
          <w:b/>
          <w:kern w:val="0"/>
          <w:szCs w:val="20"/>
        </w:rPr>
        <w:t xml:space="preserve"> </w:t>
      </w:r>
      <w:r w:rsidRPr="00CF3B5E">
        <w:rPr>
          <w:rFonts w:ascii="Courier New" w:hAnsi="Courier New" w:cs="Courier New"/>
          <w:b/>
          <w:kern w:val="0"/>
          <w:szCs w:val="20"/>
        </w:rPr>
        <w:t>객체</w:t>
      </w:r>
      <w:r w:rsidRPr="00CF3B5E">
        <w:rPr>
          <w:rFonts w:ascii="Courier New" w:hAnsi="Courier New" w:cs="Courier New"/>
          <w:b/>
          <w:kern w:val="0"/>
          <w:szCs w:val="20"/>
        </w:rPr>
        <w:t xml:space="preserve"> </w:t>
      </w:r>
      <w:r w:rsidRPr="00CF3B5E">
        <w:rPr>
          <w:rFonts w:ascii="Courier New" w:hAnsi="Courier New" w:cs="Courier New"/>
          <w:b/>
          <w:kern w:val="0"/>
          <w:szCs w:val="20"/>
        </w:rPr>
        <w:t>생성</w:t>
      </w:r>
      <w:r w:rsidRPr="00CF3B5E">
        <w:rPr>
          <w:rFonts w:ascii="Courier New" w:hAnsi="Courier New" w:cs="Courier New"/>
          <w:b/>
          <w:kern w:val="0"/>
          <w:szCs w:val="20"/>
        </w:rPr>
        <w:t xml:space="preserve"> - </w:t>
      </w:r>
      <w:r w:rsidRPr="00CF3B5E">
        <w:rPr>
          <w:rFonts w:ascii="Courier New" w:hAnsi="Courier New" w:cs="Courier New"/>
          <w:b/>
          <w:kern w:val="0"/>
          <w:szCs w:val="20"/>
        </w:rPr>
        <w:t>별도의</w:t>
      </w:r>
      <w:r w:rsidRPr="00CF3B5E">
        <w:rPr>
          <w:rFonts w:ascii="Courier New" w:hAnsi="Courier New" w:cs="Courier New"/>
          <w:b/>
          <w:kern w:val="0"/>
          <w:szCs w:val="20"/>
        </w:rPr>
        <w:t xml:space="preserve"> </w:t>
      </w:r>
      <w:r w:rsidRPr="00CF3B5E">
        <w:rPr>
          <w:rFonts w:ascii="Courier New" w:hAnsi="Courier New" w:cs="Courier New"/>
          <w:b/>
          <w:kern w:val="0"/>
          <w:szCs w:val="20"/>
        </w:rPr>
        <w:t>클래스가</w:t>
      </w:r>
      <w:r w:rsidRPr="00CF3B5E">
        <w:rPr>
          <w:rFonts w:ascii="Courier New" w:hAnsi="Courier New" w:cs="Courier New"/>
          <w:b/>
          <w:kern w:val="0"/>
          <w:szCs w:val="20"/>
        </w:rPr>
        <w:t xml:space="preserve"> </w:t>
      </w:r>
      <w:r w:rsidRPr="00CF3B5E">
        <w:rPr>
          <w:rFonts w:ascii="Courier New" w:hAnsi="Courier New" w:cs="Courier New"/>
          <w:b/>
          <w:kern w:val="0"/>
          <w:szCs w:val="20"/>
        </w:rPr>
        <w:t>필요함</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2.</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객체</w:t>
      </w:r>
      <w:r>
        <w:rPr>
          <w:rFonts w:ascii="Courier New" w:hAnsi="Courier New" w:cs="Courier New"/>
          <w:color w:val="3F7F5F"/>
          <w:kern w:val="0"/>
          <w:szCs w:val="20"/>
        </w:rPr>
        <w:t xml:space="preserve"> </w:t>
      </w:r>
      <w:r>
        <w:rPr>
          <w:rFonts w:ascii="Courier New" w:hAnsi="Courier New" w:cs="Courier New"/>
          <w:color w:val="3F7F5F"/>
          <w:kern w:val="0"/>
          <w:szCs w:val="20"/>
        </w:rPr>
        <w:t>생성</w:t>
      </w:r>
    </w:p>
    <w:p w:rsidR="001A6F33" w:rsidRDefault="00DE14F8" w:rsidP="001A6F33">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1" style="position:absolute;margin-left:34.45pt;margin-top:.2pt;width:362.5pt;height:13.7pt;z-index:251663360" filled="f" strokecolor="red" strokeweight="1.5pt"/>
        </w:pict>
      </w:r>
      <w:r w:rsidR="001A6F33">
        <w:rPr>
          <w:rFonts w:ascii="Courier New" w:hAnsi="Courier New" w:cs="Courier New"/>
          <w:color w:val="000000"/>
          <w:kern w:val="0"/>
          <w:szCs w:val="20"/>
        </w:rPr>
        <w:tab/>
      </w:r>
      <w:r w:rsidR="001A6F33">
        <w:rPr>
          <w:rFonts w:ascii="Courier New" w:hAnsi="Courier New" w:cs="Courier New"/>
          <w:b/>
          <w:bCs/>
          <w:color w:val="005032"/>
          <w:kern w:val="0"/>
          <w:szCs w:val="20"/>
        </w:rPr>
        <w:t>TouchListenerClass</w:t>
      </w:r>
      <w:r w:rsidR="001A6F33">
        <w:rPr>
          <w:rFonts w:ascii="Courier New" w:hAnsi="Courier New" w:cs="Courier New"/>
          <w:color w:val="000000"/>
          <w:kern w:val="0"/>
          <w:szCs w:val="20"/>
        </w:rPr>
        <w:t xml:space="preserve"> </w:t>
      </w:r>
      <w:r w:rsidR="001A6F33">
        <w:rPr>
          <w:rFonts w:ascii="Courier New" w:hAnsi="Courier New" w:cs="Courier New"/>
          <w:color w:val="0000C0"/>
          <w:kern w:val="0"/>
          <w:szCs w:val="20"/>
        </w:rPr>
        <w:t>TouchListener</w:t>
      </w:r>
      <w:r w:rsidR="001A6F33">
        <w:rPr>
          <w:rFonts w:ascii="Courier New" w:hAnsi="Courier New" w:cs="Courier New"/>
          <w:color w:val="000000"/>
          <w:kern w:val="0"/>
          <w:szCs w:val="20"/>
        </w:rPr>
        <w:t xml:space="preserve"> = </w:t>
      </w:r>
      <w:r w:rsidR="001A6F33">
        <w:rPr>
          <w:rFonts w:ascii="Courier New" w:hAnsi="Courier New" w:cs="Courier New"/>
          <w:b/>
          <w:bCs/>
          <w:color w:val="7F0055"/>
          <w:kern w:val="0"/>
          <w:szCs w:val="20"/>
        </w:rPr>
        <w:t>new</w:t>
      </w:r>
      <w:r w:rsidR="001A6F33">
        <w:rPr>
          <w:rFonts w:ascii="Courier New" w:hAnsi="Courier New" w:cs="Courier New"/>
          <w:color w:val="000000"/>
          <w:kern w:val="0"/>
          <w:szCs w:val="20"/>
        </w:rPr>
        <w:t xml:space="preserve"> </w:t>
      </w:r>
      <w:r w:rsidR="001A6F33">
        <w:rPr>
          <w:rFonts w:ascii="Courier New" w:hAnsi="Courier New" w:cs="Courier New"/>
          <w:b/>
          <w:bCs/>
          <w:color w:val="008000"/>
          <w:kern w:val="0"/>
          <w:szCs w:val="20"/>
        </w:rPr>
        <w:t>TouchListenerClass</w:t>
      </w:r>
      <w:r w:rsidR="001A6F33">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3.</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등록</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color w:val="0000C0"/>
          <w:kern w:val="0"/>
          <w:szCs w:val="20"/>
        </w:rPr>
        <w:t>TouchListener</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kern w:val="0"/>
          <w:szCs w:val="20"/>
        </w:rPr>
      </w:pPr>
    </w:p>
    <w:p w:rsidR="001A6F33" w:rsidRDefault="00DE14F8" w:rsidP="001A6F33">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0" style="position:absolute;margin-left:185.15pt;margin-top:16.85pt;width:205pt;height:13.7pt;z-index:251662336" filled="f" strokecolor="red" strokeweight="1.5pt"/>
        </w:pict>
      </w:r>
      <w:r w:rsidR="001A6F33">
        <w:rPr>
          <w:rFonts w:ascii="Courier New" w:hAnsi="Courier New" w:cs="Courier New"/>
          <w:color w:val="000000"/>
          <w:kern w:val="0"/>
          <w:szCs w:val="20"/>
        </w:rPr>
        <w:tab/>
      </w:r>
      <w:r w:rsidR="001A6F33">
        <w:rPr>
          <w:rFonts w:ascii="Courier New" w:hAnsi="Courier New" w:cs="Courier New"/>
          <w:color w:val="3F7F5F"/>
          <w:kern w:val="0"/>
          <w:szCs w:val="20"/>
        </w:rPr>
        <w:t>// 1.</w:t>
      </w:r>
      <w:r w:rsidR="001A6F33">
        <w:rPr>
          <w:rFonts w:ascii="Courier New" w:hAnsi="Courier New" w:cs="Courier New"/>
          <w:color w:val="3F7F5F"/>
          <w:kern w:val="0"/>
          <w:szCs w:val="20"/>
        </w:rPr>
        <w:t>리스너</w:t>
      </w:r>
      <w:r w:rsidR="001A6F33">
        <w:rPr>
          <w:rFonts w:ascii="Courier New" w:hAnsi="Courier New" w:cs="Courier New"/>
          <w:color w:val="3F7F5F"/>
          <w:kern w:val="0"/>
          <w:szCs w:val="20"/>
        </w:rPr>
        <w:t xml:space="preserve"> </w:t>
      </w:r>
      <w:r w:rsidR="001A6F33">
        <w:rPr>
          <w:rFonts w:ascii="Courier New" w:hAnsi="Courier New" w:cs="Courier New"/>
          <w:color w:val="3F7F5F"/>
          <w:kern w:val="0"/>
          <w:szCs w:val="20"/>
        </w:rPr>
        <w:t>구현</w:t>
      </w:r>
      <w:r w:rsidR="001A6F33">
        <w:rPr>
          <w:rFonts w:ascii="Courier New" w:hAnsi="Courier New" w:cs="Courier New"/>
          <w:color w:val="3F7F5F"/>
          <w:kern w:val="0"/>
          <w:szCs w:val="20"/>
        </w:rPr>
        <w:t xml:space="preserve"> </w:t>
      </w:r>
      <w:r w:rsidR="001A6F33">
        <w:rPr>
          <w:rFonts w:ascii="Courier New" w:hAnsi="Courier New" w:cs="Courier New"/>
          <w:color w:val="3F7F5F"/>
          <w:kern w:val="0"/>
          <w:szCs w:val="20"/>
        </w:rPr>
        <w:t>클래스</w:t>
      </w:r>
      <w:r w:rsidR="001A6F33">
        <w:rPr>
          <w:rFonts w:ascii="Courier New" w:hAnsi="Courier New" w:cs="Courier New"/>
          <w:color w:val="3F7F5F"/>
          <w:kern w:val="0"/>
          <w:szCs w:val="20"/>
        </w:rPr>
        <w:t xml:space="preserve"> </w:t>
      </w:r>
      <w:r w:rsidR="001A6F33">
        <w:rPr>
          <w:rFonts w:ascii="Courier New" w:hAnsi="Courier New" w:cs="Courier New"/>
          <w:color w:val="3F7F5F"/>
          <w:kern w:val="0"/>
          <w:szCs w:val="20"/>
        </w:rPr>
        <w:t>선언</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TouchListenerClass</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.OnTouchListener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A6F33" w:rsidRDefault="001A6F33" w:rsidP="001A6F3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1A6F33" w:rsidRDefault="001A6F33" w:rsidP="001A6F3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1</w:t>
      </w:r>
      <w:r>
        <w:rPr>
          <w:rFonts w:ascii="Courier New" w:hAnsi="Courier New" w:cs="Courier New" w:hint="eastAsia"/>
          <w:color w:val="000000"/>
          <w:kern w:val="0"/>
          <w:szCs w:val="20"/>
        </w:rPr>
        <w:t>리스너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구현하는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추상메서드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구현</w:t>
      </w:r>
    </w:p>
    <w:p w:rsidR="001A6F33" w:rsidRDefault="001A6F33" w:rsidP="001A6F3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2 </w:t>
      </w:r>
      <w:r>
        <w:rPr>
          <w:rFonts w:ascii="Courier New" w:hAnsi="Courier New" w:cs="Courier New" w:hint="eastAsia"/>
          <w:color w:val="000000"/>
          <w:kern w:val="0"/>
          <w:szCs w:val="20"/>
        </w:rPr>
        <w:t>리스너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객체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및</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생성</w:t>
      </w:r>
    </w:p>
    <w:p w:rsidR="00D205C6" w:rsidRDefault="001A6F33" w:rsidP="001A6F3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3 </w:t>
      </w:r>
      <w:r>
        <w:rPr>
          <w:rFonts w:ascii="Courier New" w:hAnsi="Courier New" w:cs="Courier New" w:hint="eastAsia"/>
          <w:color w:val="000000"/>
          <w:kern w:val="0"/>
          <w:szCs w:val="20"/>
        </w:rPr>
        <w:t>준비된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리스너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객체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뷰어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이벤트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w:t>
      </w:r>
    </w:p>
    <w:p w:rsidR="00D205C6" w:rsidRDefault="00D205C6">
      <w:pPr>
        <w:widowControl/>
        <w:wordWrap/>
        <w:autoSpaceDE/>
        <w:autoSpaceDN/>
        <w:jc w:val="left"/>
        <w:rPr>
          <w:rFonts w:ascii="Courier New" w:hAnsi="Courier New" w:cs="Courier New"/>
          <w:color w:val="000000"/>
          <w:kern w:val="0"/>
          <w:szCs w:val="20"/>
        </w:rPr>
      </w:pPr>
    </w:p>
    <w:p w:rsidR="001A6F33" w:rsidRDefault="00DE14F8" w:rsidP="001A6F33">
      <w:pPr>
        <w:wordWrap/>
        <w:adjustRightInd w:val="0"/>
        <w:jc w:val="left"/>
        <w:rPr>
          <w:rFonts w:ascii="Courier New" w:hAnsi="Courier New" w:cs="Courier New"/>
          <w:b/>
          <w:color w:val="000000"/>
          <w:kern w:val="0"/>
          <w:szCs w:val="20"/>
        </w:rPr>
      </w:pPr>
      <w:r>
        <w:rPr>
          <w:rFonts w:ascii="Courier New" w:hAnsi="Courier New" w:cs="Courier New"/>
          <w:b/>
          <w:noProof/>
          <w:color w:val="000000"/>
          <w:kern w:val="0"/>
          <w:szCs w:val="20"/>
        </w:rPr>
        <w:pict>
          <v:rect id="_x0000_s1026" style="position:absolute;margin-left:196.3pt;margin-top:15.9pt;width:205pt;height:13.7pt;z-index:251658240" filled="f" strokecolor="red" strokeweight="1.5pt"/>
        </w:pict>
      </w:r>
      <w:r w:rsidR="00D205C6" w:rsidRPr="00D205C6">
        <w:rPr>
          <w:rFonts w:ascii="Courier New" w:hAnsi="Courier New" w:cs="Courier New"/>
          <w:b/>
          <w:color w:val="000000"/>
          <w:kern w:val="0"/>
          <w:szCs w:val="20"/>
        </w:rPr>
        <w:t>/* 3.</w:t>
      </w:r>
      <w:r w:rsidR="00D205C6" w:rsidRPr="00D205C6">
        <w:rPr>
          <w:rFonts w:ascii="Courier New" w:hAnsi="Courier New" w:cs="Courier New"/>
          <w:b/>
          <w:color w:val="000000"/>
          <w:kern w:val="0"/>
          <w:szCs w:val="20"/>
        </w:rPr>
        <w:t>액티비티가</w:t>
      </w:r>
      <w:r w:rsidR="00D205C6" w:rsidRPr="00D205C6">
        <w:rPr>
          <w:rFonts w:ascii="Courier New" w:hAnsi="Courier New" w:cs="Courier New"/>
          <w:b/>
          <w:color w:val="000000"/>
          <w:kern w:val="0"/>
          <w:szCs w:val="20"/>
        </w:rPr>
        <w:t xml:space="preserve"> </w:t>
      </w:r>
      <w:r w:rsidR="00D205C6" w:rsidRPr="00D205C6">
        <w:rPr>
          <w:rFonts w:ascii="Courier New" w:hAnsi="Courier New" w:cs="Courier New"/>
          <w:b/>
          <w:color w:val="000000"/>
          <w:kern w:val="0"/>
          <w:szCs w:val="20"/>
        </w:rPr>
        <w:t>리스너</w:t>
      </w:r>
      <w:r w:rsidR="00D205C6" w:rsidRPr="00D205C6">
        <w:rPr>
          <w:rFonts w:ascii="Courier New" w:hAnsi="Courier New" w:cs="Courier New"/>
          <w:b/>
          <w:color w:val="000000"/>
          <w:kern w:val="0"/>
          <w:szCs w:val="20"/>
        </w:rPr>
        <w:t xml:space="preserve"> </w:t>
      </w:r>
      <w:r w:rsidR="00D205C6" w:rsidRPr="00D205C6">
        <w:rPr>
          <w:rFonts w:ascii="Courier New" w:hAnsi="Courier New" w:cs="Courier New"/>
          <w:b/>
          <w:color w:val="000000"/>
          <w:kern w:val="0"/>
          <w:szCs w:val="20"/>
        </w:rPr>
        <w:t>구현</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.OnTouchListener{</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205C6" w:rsidRDefault="00DE14F8" w:rsidP="00D205C6">
      <w:pPr>
        <w:wordWrap/>
        <w:adjustRightInd w:val="0"/>
        <w:jc w:val="left"/>
        <w:rPr>
          <w:rFonts w:ascii="Courier New" w:hAnsi="Courier New" w:cs="Courier New"/>
          <w:kern w:val="0"/>
          <w:szCs w:val="20"/>
        </w:rPr>
      </w:pPr>
      <w:r w:rsidRPr="00DE14F8">
        <w:rPr>
          <w:rFonts w:ascii="Courier New" w:hAnsi="Courier New" w:cs="Courier New"/>
          <w:b/>
          <w:noProof/>
          <w:color w:val="000000"/>
          <w:kern w:val="0"/>
          <w:szCs w:val="20"/>
        </w:rPr>
        <w:pict>
          <v:rect id="_x0000_s1027" style="position:absolute;margin-left:21pt;margin-top:8.75pt;width:380.3pt;height:96.35pt;z-index:251659264" filled="f" strokecolor="red" strokeweight="1.5pt"/>
        </w:pic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205C6" w:rsidRDefault="00D205C6" w:rsidP="00D205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205C6" w:rsidRDefault="00D205C6" w:rsidP="00D205C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4E0E13" w:rsidRDefault="004E0E13" w:rsidP="00D205C6">
      <w:pPr>
        <w:wordWrap/>
        <w:adjustRightInd w:val="0"/>
        <w:jc w:val="left"/>
        <w:rPr>
          <w:rFonts w:ascii="Courier New" w:hAnsi="Courier New" w:cs="Courier New"/>
          <w:color w:val="000000"/>
          <w:kern w:val="0"/>
          <w:szCs w:val="20"/>
        </w:rPr>
      </w:pPr>
    </w:p>
    <w:p w:rsidR="004E0E13" w:rsidRDefault="004E0E13" w:rsidP="00D205C6">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독립성이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떨어지는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위에소스이다</w:t>
      </w:r>
      <w:r>
        <w:rPr>
          <w:rFonts w:ascii="Courier New" w:hAnsi="Courier New" w:cs="Courier New" w:hint="eastAsia"/>
          <w:color w:val="000000"/>
          <w:kern w:val="0"/>
          <w:szCs w:val="20"/>
        </w:rPr>
        <w:t>. ..</w:t>
      </w:r>
      <w:r>
        <w:rPr>
          <w:rFonts w:ascii="Courier New" w:hAnsi="Courier New" w:cs="Courier New" w:hint="eastAsia"/>
          <w:color w:val="000000"/>
          <w:kern w:val="0"/>
          <w:szCs w:val="20"/>
        </w:rPr>
        <w:t>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안좋은방법ㅇ이랄까</w:t>
      </w:r>
      <w:r>
        <w:rPr>
          <w:rFonts w:ascii="Courier New" w:hAnsi="Courier New" w:cs="Courier New" w:hint="eastAsia"/>
          <w:color w:val="000000"/>
          <w:kern w:val="0"/>
          <w:szCs w:val="20"/>
        </w:rPr>
        <w:t>.</w:t>
      </w:r>
      <w:r w:rsidR="0044127B">
        <w:rPr>
          <w:rFonts w:ascii="Courier New" w:hAnsi="Courier New" w:cs="Courier New"/>
          <w:color w:val="000000"/>
          <w:kern w:val="0"/>
          <w:szCs w:val="20"/>
        </w:rPr>
        <w:br/>
      </w:r>
    </w:p>
    <w:p w:rsidR="0044127B" w:rsidRDefault="0044127B" w:rsidP="00D205C6">
      <w:pPr>
        <w:wordWrap/>
        <w:adjustRightInd w:val="0"/>
        <w:jc w:val="left"/>
        <w:rPr>
          <w:rFonts w:ascii="Courier New" w:hAnsi="Courier New" w:cs="Courier New"/>
          <w:color w:val="000000"/>
          <w:kern w:val="0"/>
          <w:szCs w:val="20"/>
        </w:rPr>
      </w:pPr>
    </w:p>
    <w:p w:rsidR="0044127B" w:rsidRDefault="0044127B" w:rsidP="00D205C6">
      <w:pPr>
        <w:wordWrap/>
        <w:adjustRightInd w:val="0"/>
        <w:jc w:val="left"/>
        <w:rPr>
          <w:rFonts w:ascii="Courier New" w:hAnsi="Courier New" w:cs="Courier New"/>
          <w:color w:val="000000"/>
          <w:kern w:val="0"/>
          <w:szCs w:val="20"/>
        </w:rPr>
      </w:pPr>
      <w:r w:rsidRPr="0044127B">
        <w:rPr>
          <w:rFonts w:ascii="Courier New" w:hAnsi="Courier New" w:cs="Courier New"/>
          <w:color w:val="000000"/>
          <w:kern w:val="0"/>
          <w:szCs w:val="20"/>
        </w:rPr>
        <w:t>/* 4.</w:t>
      </w:r>
      <w:r w:rsidRPr="0044127B">
        <w:rPr>
          <w:rFonts w:ascii="Courier New" w:hAnsi="Courier New" w:cs="Courier New"/>
          <w:color w:val="000000"/>
          <w:kern w:val="0"/>
          <w:szCs w:val="20"/>
        </w:rPr>
        <w:t>뷰에서</w:t>
      </w:r>
      <w:r w:rsidRPr="0044127B">
        <w:rPr>
          <w:rFonts w:ascii="Courier New" w:hAnsi="Courier New" w:cs="Courier New"/>
          <w:color w:val="000000"/>
          <w:kern w:val="0"/>
          <w:szCs w:val="20"/>
        </w:rPr>
        <w:t xml:space="preserve"> </w:t>
      </w:r>
      <w:r w:rsidRPr="0044127B">
        <w:rPr>
          <w:rFonts w:ascii="Courier New" w:hAnsi="Courier New" w:cs="Courier New"/>
          <w:color w:val="000000"/>
          <w:kern w:val="0"/>
          <w:szCs w:val="20"/>
        </w:rPr>
        <w:t>리스너</w:t>
      </w:r>
      <w:r w:rsidRPr="0044127B">
        <w:rPr>
          <w:rFonts w:ascii="Courier New" w:hAnsi="Courier New" w:cs="Courier New"/>
          <w:color w:val="000000"/>
          <w:kern w:val="0"/>
          <w:szCs w:val="20"/>
        </w:rPr>
        <w:t xml:space="preserve"> </w:t>
      </w:r>
      <w:r w:rsidRPr="0044127B">
        <w:rPr>
          <w:rFonts w:ascii="Courier New" w:hAnsi="Courier New" w:cs="Courier New"/>
          <w:color w:val="000000"/>
          <w:kern w:val="0"/>
          <w:szCs w:val="20"/>
        </w:rPr>
        <w:t>구현</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MyView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(vw);</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kern w:val="0"/>
          <w:szCs w:val="20"/>
        </w:rPr>
      </w:pPr>
    </w:p>
    <w:p w:rsidR="0044127B" w:rsidRDefault="00DE14F8" w:rsidP="0044127B">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28" style="position:absolute;margin-left:252.1pt;margin-top:.45pt;width:205pt;height:13.7pt;z-index:251660288" filled="f" strokecolor="red" strokeweight="1.5pt"/>
        </w:pict>
      </w:r>
      <w:r w:rsidR="0044127B">
        <w:rPr>
          <w:rFonts w:ascii="Courier New" w:hAnsi="Courier New" w:cs="Courier New"/>
          <w:color w:val="000000"/>
          <w:kern w:val="0"/>
          <w:szCs w:val="20"/>
        </w:rPr>
        <w:tab/>
      </w:r>
      <w:r w:rsidR="0044127B">
        <w:rPr>
          <w:rFonts w:ascii="Courier New" w:hAnsi="Courier New" w:cs="Courier New"/>
          <w:b/>
          <w:bCs/>
          <w:color w:val="7F0055"/>
          <w:kern w:val="0"/>
          <w:szCs w:val="20"/>
        </w:rPr>
        <w:t>protected</w:t>
      </w:r>
      <w:r w:rsidR="0044127B">
        <w:rPr>
          <w:rFonts w:ascii="Courier New" w:hAnsi="Courier New" w:cs="Courier New"/>
          <w:color w:val="000000"/>
          <w:kern w:val="0"/>
          <w:szCs w:val="20"/>
        </w:rPr>
        <w:t xml:space="preserve"> </w:t>
      </w:r>
      <w:r w:rsidR="0044127B">
        <w:rPr>
          <w:rFonts w:ascii="Courier New" w:hAnsi="Courier New" w:cs="Courier New"/>
          <w:b/>
          <w:bCs/>
          <w:color w:val="7F0055"/>
          <w:kern w:val="0"/>
          <w:szCs w:val="20"/>
        </w:rPr>
        <w:t>class</w:t>
      </w:r>
      <w:r w:rsidR="0044127B">
        <w:rPr>
          <w:rFonts w:ascii="Courier New" w:hAnsi="Courier New" w:cs="Courier New"/>
          <w:color w:val="000000"/>
          <w:kern w:val="0"/>
          <w:szCs w:val="20"/>
        </w:rPr>
        <w:t xml:space="preserve"> </w:t>
      </w:r>
      <w:r w:rsidR="0044127B">
        <w:rPr>
          <w:rFonts w:ascii="Courier New" w:hAnsi="Courier New" w:cs="Courier New"/>
          <w:b/>
          <w:bCs/>
          <w:color w:val="005032"/>
          <w:kern w:val="0"/>
          <w:szCs w:val="20"/>
        </w:rPr>
        <w:t>MyView</w:t>
      </w:r>
      <w:r w:rsidR="0044127B">
        <w:rPr>
          <w:rFonts w:ascii="Courier New" w:hAnsi="Courier New" w:cs="Courier New"/>
          <w:color w:val="000000"/>
          <w:kern w:val="0"/>
          <w:szCs w:val="20"/>
        </w:rPr>
        <w:t xml:space="preserve"> </w:t>
      </w:r>
      <w:r w:rsidR="0044127B">
        <w:rPr>
          <w:rFonts w:ascii="Courier New" w:hAnsi="Courier New" w:cs="Courier New"/>
          <w:b/>
          <w:bCs/>
          <w:color w:val="7F0055"/>
          <w:kern w:val="0"/>
          <w:szCs w:val="20"/>
        </w:rPr>
        <w:t>extends</w:t>
      </w:r>
      <w:r w:rsidR="0044127B">
        <w:rPr>
          <w:rFonts w:ascii="Courier New" w:hAnsi="Courier New" w:cs="Courier New"/>
          <w:color w:val="000000"/>
          <w:kern w:val="0"/>
          <w:szCs w:val="20"/>
        </w:rPr>
        <w:t xml:space="preserve"> </w:t>
      </w:r>
      <w:r w:rsidR="0044127B">
        <w:rPr>
          <w:rFonts w:ascii="Courier New" w:hAnsi="Courier New" w:cs="Courier New"/>
          <w:b/>
          <w:bCs/>
          <w:color w:val="005032"/>
          <w:kern w:val="0"/>
          <w:szCs w:val="20"/>
        </w:rPr>
        <w:t>View</w:t>
      </w:r>
      <w:r w:rsidR="0044127B">
        <w:rPr>
          <w:rFonts w:ascii="Courier New" w:hAnsi="Courier New" w:cs="Courier New"/>
          <w:color w:val="000000"/>
          <w:kern w:val="0"/>
          <w:szCs w:val="20"/>
        </w:rPr>
        <w:t xml:space="preserve"> </w:t>
      </w:r>
      <w:r w:rsidR="0044127B">
        <w:rPr>
          <w:rFonts w:ascii="Courier New" w:hAnsi="Courier New" w:cs="Courier New"/>
          <w:b/>
          <w:bCs/>
          <w:color w:val="7F0055"/>
          <w:kern w:val="0"/>
          <w:szCs w:val="20"/>
        </w:rPr>
        <w:t>implements</w:t>
      </w:r>
      <w:r w:rsidR="0044127B">
        <w:rPr>
          <w:rFonts w:ascii="Courier New" w:hAnsi="Courier New" w:cs="Courier New"/>
          <w:color w:val="000000"/>
          <w:kern w:val="0"/>
          <w:szCs w:val="20"/>
        </w:rPr>
        <w:t xml:space="preserve"> </w:t>
      </w:r>
      <w:r w:rsidR="0044127B">
        <w:rPr>
          <w:rFonts w:ascii="Courier New" w:hAnsi="Courier New" w:cs="Courier New"/>
          <w:b/>
          <w:bCs/>
          <w:color w:val="005032"/>
          <w:kern w:val="0"/>
          <w:szCs w:val="20"/>
        </w:rPr>
        <w:t>View</w:t>
      </w:r>
      <w:r w:rsidR="0044127B">
        <w:rPr>
          <w:rFonts w:ascii="Courier New" w:hAnsi="Courier New" w:cs="Courier New"/>
          <w:color w:val="000000"/>
          <w:kern w:val="0"/>
          <w:szCs w:val="20"/>
        </w:rPr>
        <w:t>.OnTouchListener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4127B" w:rsidRDefault="00DE14F8" w:rsidP="0044127B">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29" style="position:absolute;margin-left:68.05pt;margin-top:7.65pt;width:380.3pt;height:96.35pt;z-index:251661312" filled="f" strokecolor="red" strokeweight="1.5pt"/>
        </w:pic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44127B" w:rsidRDefault="0044127B" w:rsidP="0044127B">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A0536E" w:rsidRDefault="00A0536E" w:rsidP="0044127B">
      <w:pPr>
        <w:wordWrap/>
        <w:adjustRightInd w:val="0"/>
        <w:jc w:val="left"/>
        <w:rPr>
          <w:rFonts w:ascii="Courier New" w:hAnsi="Courier New" w:cs="Courier New"/>
          <w:color w:val="000000"/>
          <w:kern w:val="0"/>
          <w:szCs w:val="20"/>
        </w:rPr>
      </w:pPr>
    </w:p>
    <w:p w:rsidR="00A0536E" w:rsidRDefault="00A0536E">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A0536E" w:rsidRPr="00A0536E" w:rsidRDefault="00A0536E" w:rsidP="00A0536E">
      <w:pPr>
        <w:wordWrap/>
        <w:adjustRightInd w:val="0"/>
        <w:jc w:val="left"/>
        <w:rPr>
          <w:rFonts w:ascii="Courier New" w:hAnsi="Courier New" w:cs="Courier New"/>
          <w:b/>
          <w:bCs/>
          <w:kern w:val="0"/>
          <w:szCs w:val="20"/>
        </w:rPr>
      </w:pPr>
      <w:r w:rsidRPr="00A0536E">
        <w:rPr>
          <w:rFonts w:ascii="Courier New" w:hAnsi="Courier New" w:cs="Courier New"/>
          <w:b/>
          <w:bCs/>
          <w:kern w:val="0"/>
          <w:szCs w:val="20"/>
        </w:rPr>
        <w:lastRenderedPageBreak/>
        <w:t>/* 5.</w:t>
      </w:r>
      <w:r w:rsidRPr="00A0536E">
        <w:rPr>
          <w:rFonts w:ascii="Courier New" w:hAnsi="Courier New" w:cs="Courier New"/>
          <w:b/>
          <w:bCs/>
          <w:kern w:val="0"/>
          <w:szCs w:val="20"/>
        </w:rPr>
        <w:t>익명</w:t>
      </w:r>
      <w:r w:rsidRPr="00A0536E">
        <w:rPr>
          <w:rFonts w:ascii="Courier New" w:hAnsi="Courier New" w:cs="Courier New"/>
          <w:b/>
          <w:bCs/>
          <w:kern w:val="0"/>
          <w:szCs w:val="20"/>
        </w:rPr>
        <w:t xml:space="preserve"> </w:t>
      </w:r>
      <w:r w:rsidRPr="00A0536E">
        <w:rPr>
          <w:rFonts w:ascii="Courier New" w:hAnsi="Courier New" w:cs="Courier New"/>
          <w:b/>
          <w:bCs/>
          <w:kern w:val="0"/>
          <w:szCs w:val="20"/>
        </w:rPr>
        <w:t>이너</w:t>
      </w:r>
      <w:r w:rsidRPr="00A0536E">
        <w:rPr>
          <w:rFonts w:ascii="Courier New" w:hAnsi="Courier New" w:cs="Courier New"/>
          <w:b/>
          <w:bCs/>
          <w:kern w:val="0"/>
          <w:szCs w:val="20"/>
        </w:rPr>
        <w:t xml:space="preserve"> </w:t>
      </w:r>
      <w:r w:rsidRPr="00A0536E">
        <w:rPr>
          <w:rFonts w:ascii="Courier New" w:hAnsi="Courier New" w:cs="Courier New"/>
          <w:b/>
          <w:bCs/>
          <w:kern w:val="0"/>
          <w:szCs w:val="20"/>
        </w:rPr>
        <w:t>클래스</w:t>
      </w:r>
      <w:r w:rsidRPr="00A0536E">
        <w:rPr>
          <w:rFonts w:ascii="Courier New" w:hAnsi="Courier New" w:cs="Courier New"/>
          <w:b/>
          <w:bCs/>
          <w:kern w:val="0"/>
          <w:szCs w:val="20"/>
        </w:rPr>
        <w:t xml:space="preserve"> </w:t>
      </w:r>
      <w:r w:rsidRPr="00A0536E">
        <w:rPr>
          <w:rFonts w:ascii="Courier New" w:hAnsi="Courier New" w:cs="Courier New"/>
          <w:b/>
          <w:bCs/>
          <w:kern w:val="0"/>
          <w:szCs w:val="20"/>
        </w:rPr>
        <w:t>사용</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vw.</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color w:val="0000C0"/>
          <w:kern w:val="0"/>
          <w:szCs w:val="20"/>
        </w:rPr>
        <w:t>TouchListener</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536E" w:rsidRDefault="00DE14F8" w:rsidP="00A0536E">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3" style="position:absolute;margin-left:-8.25pt;margin-top:9.3pt;width:456.55pt;height:123.35pt;z-index:251665408" filled="f" strokecolor="red" strokeweight="1.5pt"/>
        </w:pic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.OnTouchListener </w:t>
      </w:r>
      <w:r>
        <w:rPr>
          <w:rFonts w:ascii="Courier New" w:hAnsi="Courier New" w:cs="Courier New"/>
          <w:color w:val="0000C0"/>
          <w:kern w:val="0"/>
          <w:szCs w:val="20"/>
        </w:rPr>
        <w:t>TouchListener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0536E" w:rsidRDefault="00A0536E" w:rsidP="00A0536E">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536E" w:rsidRDefault="00A0536E" w:rsidP="00A0536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E9337B" w:rsidRDefault="00E9337B" w:rsidP="00A0536E">
      <w:pPr>
        <w:wordWrap/>
        <w:adjustRightInd w:val="0"/>
        <w:jc w:val="left"/>
        <w:rPr>
          <w:rFonts w:ascii="Courier New" w:hAnsi="Courier New" w:cs="Courier New"/>
          <w:color w:val="000000"/>
          <w:kern w:val="0"/>
          <w:szCs w:val="20"/>
        </w:rPr>
      </w:pPr>
    </w:p>
    <w:p w:rsidR="00E9337B" w:rsidRPr="00E9337B" w:rsidRDefault="00E9337B" w:rsidP="006E45CD">
      <w:pPr>
        <w:wordWrap/>
        <w:adjustRightInd w:val="0"/>
        <w:jc w:val="left"/>
        <w:rPr>
          <w:rFonts w:ascii="Courier New" w:hAnsi="Courier New" w:cs="Courier New"/>
          <w:b/>
          <w:color w:val="000000"/>
          <w:kern w:val="0"/>
          <w:szCs w:val="20"/>
        </w:rPr>
      </w:pPr>
      <w:r w:rsidRPr="00E9337B">
        <w:rPr>
          <w:rFonts w:ascii="Courier New" w:hAnsi="Courier New" w:cs="Courier New"/>
          <w:b/>
          <w:color w:val="000000"/>
          <w:kern w:val="0"/>
          <w:szCs w:val="20"/>
        </w:rPr>
        <w:t>/* 6.</w:t>
      </w:r>
      <w:r w:rsidRPr="00E9337B">
        <w:rPr>
          <w:rFonts w:ascii="Courier New" w:hAnsi="Courier New" w:cs="Courier New"/>
          <w:b/>
          <w:color w:val="000000"/>
          <w:kern w:val="0"/>
          <w:szCs w:val="20"/>
        </w:rPr>
        <w:t>익명</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이너</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클래스의</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임시</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객체</w:t>
      </w:r>
      <w:r w:rsidRPr="00E9337B">
        <w:rPr>
          <w:rFonts w:ascii="Courier New" w:hAnsi="Courier New" w:cs="Courier New"/>
          <w:b/>
          <w:color w:val="000000"/>
          <w:kern w:val="0"/>
          <w:szCs w:val="20"/>
        </w:rPr>
        <w:t xml:space="preserve"> </w:t>
      </w:r>
      <w:r w:rsidRPr="00E9337B">
        <w:rPr>
          <w:rFonts w:ascii="Courier New" w:hAnsi="Courier New" w:cs="Courier New"/>
          <w:b/>
          <w:color w:val="000000"/>
          <w:kern w:val="0"/>
          <w:szCs w:val="20"/>
        </w:rPr>
        <w:t>생성</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View</w:t>
      </w:r>
      <w:r>
        <w:rPr>
          <w:rFonts w:ascii="Courier New" w:hAnsi="Courier New" w:cs="Courier New"/>
          <w:color w:val="000000"/>
          <w:kern w:val="0"/>
          <w:szCs w:val="20"/>
        </w:rPr>
        <w:t xml:space="preserve"> vw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E45CD" w:rsidRDefault="00DE14F8" w:rsidP="006E45CD">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4" style="position:absolute;margin-left:74.55pt;margin-top:1pt;width:378.25pt;height:132.7pt;z-index:251666432" filled="f" strokecolor="red" strokeweight="1.5pt"/>
        </w:pict>
      </w:r>
      <w:r w:rsidR="006E45CD">
        <w:rPr>
          <w:rFonts w:ascii="Courier New" w:hAnsi="Courier New" w:cs="Courier New"/>
          <w:color w:val="000000"/>
          <w:kern w:val="0"/>
          <w:szCs w:val="20"/>
        </w:rPr>
        <w:tab/>
      </w:r>
      <w:r w:rsidR="006E45CD">
        <w:rPr>
          <w:rFonts w:ascii="Courier New" w:hAnsi="Courier New" w:cs="Courier New"/>
          <w:color w:val="000000"/>
          <w:kern w:val="0"/>
          <w:szCs w:val="20"/>
        </w:rPr>
        <w:tab/>
        <w:t>vw.</w:t>
      </w:r>
      <w:r w:rsidR="006E45CD">
        <w:rPr>
          <w:rFonts w:ascii="Courier New" w:hAnsi="Courier New" w:cs="Courier New"/>
          <w:b/>
          <w:bCs/>
          <w:color w:val="008000"/>
          <w:kern w:val="0"/>
          <w:szCs w:val="20"/>
        </w:rPr>
        <w:t>setOnTouchListener</w:t>
      </w:r>
      <w:r w:rsidR="006E45CD">
        <w:rPr>
          <w:rFonts w:ascii="Courier New" w:hAnsi="Courier New" w:cs="Courier New"/>
          <w:color w:val="000000"/>
          <w:kern w:val="0"/>
          <w:szCs w:val="20"/>
        </w:rPr>
        <w:t xml:space="preserve">( </w:t>
      </w:r>
      <w:r w:rsidR="006E45CD">
        <w:rPr>
          <w:rFonts w:ascii="Courier New" w:hAnsi="Courier New" w:cs="Courier New"/>
          <w:b/>
          <w:bCs/>
          <w:color w:val="7F0055"/>
          <w:kern w:val="0"/>
          <w:szCs w:val="20"/>
        </w:rPr>
        <w:t>new</w:t>
      </w:r>
      <w:r w:rsidR="006E45CD">
        <w:rPr>
          <w:rFonts w:ascii="Courier New" w:hAnsi="Courier New" w:cs="Courier New"/>
          <w:color w:val="000000"/>
          <w:kern w:val="0"/>
          <w:szCs w:val="20"/>
        </w:rPr>
        <w:t xml:space="preserve"> </w:t>
      </w:r>
      <w:r w:rsidR="006E45CD">
        <w:rPr>
          <w:rFonts w:ascii="Courier New" w:hAnsi="Courier New" w:cs="Courier New"/>
          <w:b/>
          <w:bCs/>
          <w:color w:val="005032"/>
          <w:kern w:val="0"/>
          <w:szCs w:val="20"/>
        </w:rPr>
        <w:t>View</w:t>
      </w:r>
      <w:r w:rsidR="006E45CD">
        <w:rPr>
          <w:rFonts w:ascii="Courier New" w:hAnsi="Courier New" w:cs="Courier New"/>
          <w:color w:val="000000"/>
          <w:kern w:val="0"/>
          <w:szCs w:val="20"/>
        </w:rPr>
        <w:t>.</w:t>
      </w:r>
      <w:r w:rsidR="006E45CD">
        <w:rPr>
          <w:rFonts w:ascii="Courier New" w:hAnsi="Courier New" w:cs="Courier New"/>
          <w:b/>
          <w:bCs/>
          <w:color w:val="008000"/>
          <w:kern w:val="0"/>
          <w:szCs w:val="20"/>
        </w:rPr>
        <w:t>OnTouchListener</w:t>
      </w:r>
      <w:r w:rsidR="006E45CD">
        <w:rPr>
          <w:rFonts w:ascii="Courier New" w:hAnsi="Courier New" w:cs="Courier New"/>
          <w:color w:val="000000"/>
          <w:kern w:val="0"/>
          <w:szCs w:val="20"/>
        </w:rPr>
        <w:t>()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"Touch Event Received"</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(vw);</w:t>
      </w:r>
    </w:p>
    <w:p w:rsidR="006E45CD" w:rsidRDefault="006E45CD" w:rsidP="006E45C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6E45CD" w:rsidRDefault="006E45CD" w:rsidP="006E45CD">
      <w:pPr>
        <w:wordWrap/>
        <w:adjustRightInd w:val="0"/>
        <w:jc w:val="left"/>
        <w:rPr>
          <w:rFonts w:ascii="Courier New" w:hAnsi="Courier New" w:cs="Courier New"/>
          <w:kern w:val="0"/>
          <w:szCs w:val="20"/>
        </w:rPr>
      </w:pPr>
    </w:p>
    <w:p w:rsidR="006E45CD" w:rsidRDefault="006E45CD" w:rsidP="006E45CD">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AB0124" w:rsidRDefault="00AB0124">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AB0124" w:rsidRDefault="00AB0124" w:rsidP="006E45CD">
      <w:pPr>
        <w:wordWrap/>
        <w:adjustRightInd w:val="0"/>
        <w:jc w:val="left"/>
        <w:rPr>
          <w:rFonts w:ascii="Courier New" w:hAnsi="Courier New" w:cs="Courier New"/>
          <w:b/>
          <w:color w:val="000000"/>
          <w:kern w:val="0"/>
          <w:szCs w:val="20"/>
        </w:rPr>
      </w:pPr>
      <w:r w:rsidRPr="00AB0124">
        <w:rPr>
          <w:rFonts w:ascii="Courier New" w:hAnsi="Courier New" w:cs="Courier New" w:hint="eastAsia"/>
          <w:b/>
          <w:color w:val="000000"/>
          <w:kern w:val="0"/>
          <w:szCs w:val="20"/>
        </w:rPr>
        <w:lastRenderedPageBreak/>
        <w:t>외부</w:t>
      </w:r>
      <w:r w:rsidRPr="00AB0124">
        <w:rPr>
          <w:rFonts w:ascii="Courier New" w:hAnsi="Courier New" w:cs="Courier New" w:hint="eastAsia"/>
          <w:b/>
          <w:color w:val="000000"/>
          <w:kern w:val="0"/>
          <w:szCs w:val="20"/>
        </w:rPr>
        <w:t xml:space="preserve"> </w:t>
      </w:r>
      <w:r w:rsidRPr="00AB0124">
        <w:rPr>
          <w:rFonts w:ascii="Courier New" w:hAnsi="Courier New" w:cs="Courier New" w:hint="eastAsia"/>
          <w:b/>
          <w:color w:val="000000"/>
          <w:kern w:val="0"/>
          <w:szCs w:val="20"/>
        </w:rPr>
        <w:t>레이아웃을</w:t>
      </w:r>
      <w:r w:rsidRPr="00AB0124">
        <w:rPr>
          <w:rFonts w:ascii="Courier New" w:hAnsi="Courier New" w:cs="Courier New" w:hint="eastAsia"/>
          <w:b/>
          <w:color w:val="000000"/>
          <w:kern w:val="0"/>
          <w:szCs w:val="20"/>
        </w:rPr>
        <w:t xml:space="preserve"> </w:t>
      </w:r>
      <w:r w:rsidRPr="00AB0124">
        <w:rPr>
          <w:rFonts w:ascii="Courier New" w:hAnsi="Courier New" w:cs="Courier New" w:hint="eastAsia"/>
          <w:b/>
          <w:color w:val="000000"/>
          <w:kern w:val="0"/>
          <w:szCs w:val="20"/>
        </w:rPr>
        <w:t>클릭시</w:t>
      </w:r>
      <w:r w:rsidRPr="00AB0124">
        <w:rPr>
          <w:rFonts w:ascii="Courier New" w:hAnsi="Courier New" w:cs="Courier New" w:hint="eastAsia"/>
          <w:b/>
          <w:color w:val="000000"/>
          <w:kern w:val="0"/>
          <w:szCs w:val="20"/>
        </w:rPr>
        <w:t xml:space="preserve"> </w:t>
      </w:r>
      <w:r w:rsidRPr="00AB0124">
        <w:rPr>
          <w:rFonts w:ascii="Courier New" w:hAnsi="Courier New" w:cs="Courier New" w:hint="eastAsia"/>
          <w:b/>
          <w:color w:val="000000"/>
          <w:kern w:val="0"/>
          <w:szCs w:val="20"/>
        </w:rPr>
        <w:t>안쪽</w:t>
      </w:r>
      <w:r w:rsidRPr="00AB0124">
        <w:rPr>
          <w:rFonts w:ascii="Courier New" w:hAnsi="Courier New" w:cs="Courier New" w:hint="eastAsia"/>
          <w:b/>
          <w:color w:val="000000"/>
          <w:kern w:val="0"/>
          <w:szCs w:val="20"/>
        </w:rPr>
        <w:t xml:space="preserve"> TextView </w:t>
      </w:r>
      <w:r w:rsidRPr="00AB0124">
        <w:rPr>
          <w:rFonts w:ascii="Courier New" w:hAnsi="Courier New" w:cs="Courier New" w:hint="eastAsia"/>
          <w:b/>
          <w:color w:val="000000"/>
          <w:kern w:val="0"/>
          <w:szCs w:val="20"/>
        </w:rPr>
        <w:t>내용바꾸기</w:t>
      </w:r>
    </w:p>
    <w:p w:rsidR="00A026DE" w:rsidRDefault="00A026DE" w:rsidP="006E45CD">
      <w:pPr>
        <w:wordWrap/>
        <w:adjustRightInd w:val="0"/>
        <w:jc w:val="left"/>
        <w:rPr>
          <w:rFonts w:ascii="Courier New" w:hAnsi="Courier New" w:cs="Courier New"/>
          <w:b/>
          <w:color w:val="000000"/>
          <w:kern w:val="0"/>
          <w:szCs w:val="20"/>
        </w:rPr>
      </w:pP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핸들러내의</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지역</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변수로</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선언하기</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AB0124" w:rsidRDefault="00DE14F8" w:rsidP="00AB0124">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5" style="position:absolute;margin-left:8.1pt;margin-top:7.6pt;width:456.55pt;height:17.55pt;z-index:251667456" filled="f" strokecolor="red" strokeweight="1.5pt"/>
        </w:pic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AB0124" w:rsidRDefault="00DE14F8" w:rsidP="00AB0124">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6" style="position:absolute;margin-left:8.1pt;margin-top:2.5pt;width:456.55pt;height:140.25pt;z-index:251668480" filled="f" strokecolor="red" strokeweight="1.5pt"/>
        </w:pict>
      </w:r>
      <w:r w:rsidR="00AB0124">
        <w:rPr>
          <w:rFonts w:ascii="Courier New" w:hAnsi="Courier New" w:cs="Courier New"/>
          <w:color w:val="000000"/>
          <w:kern w:val="0"/>
          <w:szCs w:val="20"/>
        </w:rPr>
        <w:tab/>
      </w:r>
      <w:r w:rsidR="00AB0124">
        <w:rPr>
          <w:rFonts w:ascii="Courier New" w:hAnsi="Courier New" w:cs="Courier New"/>
          <w:color w:val="000000"/>
          <w:kern w:val="0"/>
          <w:szCs w:val="20"/>
        </w:rPr>
        <w:tab/>
        <w:t>linear.</w:t>
      </w:r>
      <w:r w:rsidR="00AB0124">
        <w:rPr>
          <w:rFonts w:ascii="Courier New" w:hAnsi="Courier New" w:cs="Courier New"/>
          <w:b/>
          <w:bCs/>
          <w:color w:val="008000"/>
          <w:kern w:val="0"/>
          <w:szCs w:val="20"/>
        </w:rPr>
        <w:t>setOnTouchListener</w:t>
      </w:r>
      <w:r w:rsidR="00AB0124">
        <w:rPr>
          <w:rFonts w:ascii="Courier New" w:hAnsi="Courier New" w:cs="Courier New"/>
          <w:color w:val="000000"/>
          <w:kern w:val="0"/>
          <w:szCs w:val="20"/>
        </w:rPr>
        <w:t>(</w:t>
      </w:r>
      <w:r w:rsidR="00AB0124">
        <w:rPr>
          <w:rFonts w:ascii="Courier New" w:hAnsi="Courier New" w:cs="Courier New"/>
          <w:b/>
          <w:bCs/>
          <w:color w:val="7F0055"/>
          <w:kern w:val="0"/>
          <w:szCs w:val="20"/>
        </w:rPr>
        <w:t>new</w:t>
      </w:r>
      <w:r w:rsidR="00AB0124">
        <w:rPr>
          <w:rFonts w:ascii="Courier New" w:hAnsi="Courier New" w:cs="Courier New"/>
          <w:color w:val="000000"/>
          <w:kern w:val="0"/>
          <w:szCs w:val="20"/>
        </w:rPr>
        <w:t xml:space="preserve"> </w:t>
      </w:r>
      <w:r w:rsidR="00AB0124">
        <w:rPr>
          <w:rFonts w:ascii="Courier New" w:hAnsi="Courier New" w:cs="Courier New"/>
          <w:b/>
          <w:bCs/>
          <w:color w:val="005032"/>
          <w:kern w:val="0"/>
          <w:szCs w:val="20"/>
        </w:rPr>
        <w:t>View</w:t>
      </w:r>
      <w:r w:rsidR="00AB0124">
        <w:rPr>
          <w:rFonts w:ascii="Courier New" w:hAnsi="Courier New" w:cs="Courier New"/>
          <w:color w:val="000000"/>
          <w:kern w:val="0"/>
          <w:szCs w:val="20"/>
        </w:rPr>
        <w:t>.</w:t>
      </w:r>
      <w:r w:rsidR="00AB0124">
        <w:rPr>
          <w:rFonts w:ascii="Courier New" w:hAnsi="Courier New" w:cs="Courier New"/>
          <w:b/>
          <w:bCs/>
          <w:color w:val="008000"/>
          <w:kern w:val="0"/>
          <w:szCs w:val="20"/>
        </w:rPr>
        <w:t>OnTouchListener</w:t>
      </w:r>
      <w:r w:rsidR="00AB0124">
        <w:rPr>
          <w:rFonts w:ascii="Courier New" w:hAnsi="Courier New" w:cs="Courier New"/>
          <w:color w:val="000000"/>
          <w:kern w:val="0"/>
          <w:szCs w:val="20"/>
        </w:rPr>
        <w:t>()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B0124" w:rsidRDefault="00AB0124" w:rsidP="00AB012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B0124" w:rsidRPr="00AB0124" w:rsidRDefault="00AB0124" w:rsidP="00AB0124">
      <w:pPr>
        <w:wordWrap/>
        <w:adjustRightInd w:val="0"/>
        <w:jc w:val="left"/>
        <w:rPr>
          <w:rFonts w:ascii="Courier New" w:hAnsi="Courier New" w:cs="Courier New"/>
          <w:b/>
          <w:color w:val="000000"/>
          <w:kern w:val="0"/>
          <w:szCs w:val="20"/>
        </w:rPr>
      </w:pPr>
      <w:r>
        <w:rPr>
          <w:rFonts w:ascii="Courier New" w:hAnsi="Courier New" w:cs="Courier New"/>
          <w:color w:val="000000"/>
          <w:kern w:val="0"/>
          <w:szCs w:val="20"/>
        </w:rPr>
        <w:t>}</w:t>
      </w:r>
    </w:p>
    <w:p w:rsidR="00AB0124" w:rsidRDefault="00AB0124" w:rsidP="006E45CD">
      <w:pPr>
        <w:wordWrap/>
        <w:adjustRightInd w:val="0"/>
        <w:jc w:val="left"/>
        <w:rPr>
          <w:rFonts w:ascii="Courier New" w:hAnsi="Courier New" w:cs="Courier New"/>
          <w:b/>
          <w:color w:val="000000"/>
          <w:kern w:val="0"/>
          <w:szCs w:val="20"/>
        </w:rPr>
      </w:pPr>
    </w:p>
    <w:p w:rsidR="00941B92" w:rsidRDefault="00941B92" w:rsidP="006E45CD">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위</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같은</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방법은</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매번</w:t>
      </w:r>
      <w:r>
        <w:rPr>
          <w:rFonts w:ascii="Courier New" w:hAnsi="Courier New" w:cs="Courier New" w:hint="eastAsia"/>
          <w:b/>
          <w:color w:val="000000"/>
          <w:kern w:val="0"/>
          <w:szCs w:val="20"/>
        </w:rPr>
        <w:t xml:space="preserve"> find</w:t>
      </w:r>
      <w:r>
        <w:rPr>
          <w:rFonts w:ascii="Courier New" w:hAnsi="Courier New" w:cs="Courier New" w:hint="eastAsia"/>
          <w:b/>
          <w:color w:val="000000"/>
          <w:kern w:val="0"/>
          <w:szCs w:val="20"/>
        </w:rPr>
        <w:t>해야하므로</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속도측면에서</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아주안좋다</w:t>
      </w:r>
      <w:r>
        <w:rPr>
          <w:rFonts w:ascii="Courier New" w:hAnsi="Courier New" w:cs="Courier New" w:hint="eastAsia"/>
          <w:b/>
          <w:color w:val="000000"/>
          <w:kern w:val="0"/>
          <w:szCs w:val="20"/>
        </w:rPr>
        <w:t>.</w:t>
      </w:r>
    </w:p>
    <w:p w:rsidR="00A026DE" w:rsidRDefault="00A026DE" w:rsidP="006E45CD">
      <w:pPr>
        <w:wordWrap/>
        <w:adjustRightInd w:val="0"/>
        <w:jc w:val="left"/>
        <w:rPr>
          <w:rFonts w:ascii="Courier New" w:hAnsi="Courier New" w:cs="Courier New"/>
          <w:b/>
          <w:color w:val="000000"/>
          <w:kern w:val="0"/>
          <w:szCs w:val="20"/>
        </w:rPr>
      </w:pPr>
    </w:p>
    <w:p w:rsidR="00A026DE" w:rsidRDefault="00A026DE" w:rsidP="006E45CD">
      <w:pPr>
        <w:wordWrap/>
        <w:adjustRightInd w:val="0"/>
        <w:jc w:val="left"/>
        <w:rPr>
          <w:rFonts w:ascii="Courier New" w:hAnsi="Courier New" w:cs="Courier New"/>
          <w:b/>
          <w:color w:val="000000"/>
          <w:kern w:val="0"/>
          <w:szCs w:val="20"/>
        </w:rPr>
      </w:pP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멤버로</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선언해</w:t>
      </w:r>
      <w:r w:rsidRPr="00A026DE">
        <w:rPr>
          <w:rFonts w:ascii="Courier New" w:hAnsi="Courier New" w:cs="Courier New"/>
          <w:b/>
          <w:color w:val="000000"/>
          <w:kern w:val="0"/>
          <w:szCs w:val="20"/>
        </w:rPr>
        <w:t xml:space="preserve"> </w:t>
      </w:r>
      <w:r w:rsidRPr="00A026DE">
        <w:rPr>
          <w:rFonts w:ascii="Courier New" w:hAnsi="Courier New" w:cs="Courier New"/>
          <w:b/>
          <w:color w:val="000000"/>
          <w:kern w:val="0"/>
          <w:szCs w:val="20"/>
        </w:rPr>
        <w:t>놓기</w:t>
      </w:r>
      <w:r w:rsidR="00B63E4C">
        <w:rPr>
          <w:rFonts w:ascii="Courier New" w:hAnsi="Courier New" w:cs="Courier New" w:hint="eastAsia"/>
          <w:b/>
          <w:color w:val="000000"/>
          <w:kern w:val="0"/>
          <w:szCs w:val="20"/>
        </w:rPr>
        <w:t xml:space="preserve">  </w:t>
      </w:r>
      <w:r w:rsidR="00B63E4C">
        <w:rPr>
          <w:rFonts w:ascii="Courier New" w:hAnsi="Courier New" w:cs="Courier New" w:hint="eastAsia"/>
          <w:b/>
          <w:color w:val="000000"/>
          <w:kern w:val="0"/>
          <w:szCs w:val="20"/>
        </w:rPr>
        <w:t>매번불러다쓸수있으므로</w:t>
      </w:r>
      <w:r w:rsidR="00B63E4C">
        <w:rPr>
          <w:rFonts w:ascii="Courier New" w:hAnsi="Courier New" w:cs="Courier New" w:hint="eastAsia"/>
          <w:b/>
          <w:color w:val="000000"/>
          <w:kern w:val="0"/>
          <w:szCs w:val="20"/>
        </w:rPr>
        <w:t xml:space="preserve"> </w:t>
      </w:r>
      <w:r w:rsidR="00B63E4C">
        <w:rPr>
          <w:rFonts w:ascii="Courier New" w:hAnsi="Courier New" w:cs="Courier New" w:hint="eastAsia"/>
          <w:b/>
          <w:color w:val="000000"/>
          <w:kern w:val="0"/>
          <w:szCs w:val="20"/>
        </w:rPr>
        <w:t>좋다</w:t>
      </w:r>
      <w:r w:rsidR="00B63E4C">
        <w:rPr>
          <w:rFonts w:ascii="Courier New" w:hAnsi="Courier New" w:cs="Courier New" w:hint="eastAsia"/>
          <w:b/>
          <w:color w:val="000000"/>
          <w:kern w:val="0"/>
          <w:szCs w:val="20"/>
        </w:rPr>
        <w:t xml:space="preserve"> </w:t>
      </w:r>
    </w:p>
    <w:p w:rsidR="00A026DE" w:rsidRDefault="00DE14F8" w:rsidP="00A026DE">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37" style="position:absolute;margin-left:8.1pt;margin-top:8.5pt;width:128.4pt;height:17.55pt;z-index:251669504" filled="f" strokecolor="red" strokeweight="1.5pt"/>
        </w:pict>
      </w:r>
      <w:r w:rsidR="00A026DE">
        <w:rPr>
          <w:rFonts w:ascii="Courier New" w:hAnsi="Courier New" w:cs="Courier New"/>
          <w:b/>
          <w:bCs/>
          <w:color w:val="7F0055"/>
          <w:kern w:val="0"/>
          <w:szCs w:val="20"/>
        </w:rPr>
        <w:t>public</w:t>
      </w:r>
      <w:r w:rsidR="00A026DE">
        <w:rPr>
          <w:rFonts w:ascii="Courier New" w:hAnsi="Courier New" w:cs="Courier New"/>
          <w:color w:val="000000"/>
          <w:kern w:val="0"/>
          <w:szCs w:val="20"/>
        </w:rPr>
        <w:t xml:space="preserve"> </w:t>
      </w:r>
      <w:r w:rsidR="00A026DE">
        <w:rPr>
          <w:rFonts w:ascii="Courier New" w:hAnsi="Courier New" w:cs="Courier New"/>
          <w:b/>
          <w:bCs/>
          <w:color w:val="7F0055"/>
          <w:kern w:val="0"/>
          <w:szCs w:val="20"/>
        </w:rPr>
        <w:t>class</w:t>
      </w:r>
      <w:r w:rsidR="00A026DE">
        <w:rPr>
          <w:rFonts w:ascii="Courier New" w:hAnsi="Courier New" w:cs="Courier New"/>
          <w:color w:val="000000"/>
          <w:kern w:val="0"/>
          <w:szCs w:val="20"/>
        </w:rPr>
        <w:t xml:space="preserve"> </w:t>
      </w:r>
      <w:r w:rsidR="00A026DE">
        <w:rPr>
          <w:rFonts w:ascii="Courier New" w:hAnsi="Courier New" w:cs="Courier New"/>
          <w:b/>
          <w:bCs/>
          <w:color w:val="005032"/>
          <w:kern w:val="0"/>
          <w:szCs w:val="20"/>
        </w:rPr>
        <w:t>tt</w:t>
      </w:r>
      <w:r w:rsidR="00A026DE">
        <w:rPr>
          <w:rFonts w:ascii="Courier New" w:hAnsi="Courier New" w:cs="Courier New"/>
          <w:color w:val="000000"/>
          <w:kern w:val="0"/>
          <w:szCs w:val="20"/>
        </w:rPr>
        <w:t xml:space="preserve"> </w:t>
      </w:r>
      <w:r w:rsidR="00A026DE">
        <w:rPr>
          <w:rFonts w:ascii="Courier New" w:hAnsi="Courier New" w:cs="Courier New"/>
          <w:b/>
          <w:bCs/>
          <w:color w:val="7F0055"/>
          <w:kern w:val="0"/>
          <w:szCs w:val="20"/>
        </w:rPr>
        <w:t>extends</w:t>
      </w:r>
      <w:r w:rsidR="00A026DE">
        <w:rPr>
          <w:rFonts w:ascii="Courier New" w:hAnsi="Courier New" w:cs="Courier New"/>
          <w:color w:val="000000"/>
          <w:kern w:val="0"/>
          <w:szCs w:val="20"/>
        </w:rPr>
        <w:t xml:space="preserve"> </w:t>
      </w:r>
      <w:r w:rsidR="00A026DE">
        <w:rPr>
          <w:rFonts w:ascii="Courier New" w:hAnsi="Courier New" w:cs="Courier New"/>
          <w:b/>
          <w:bCs/>
          <w:color w:val="005032"/>
          <w:kern w:val="0"/>
          <w:szCs w:val="20"/>
        </w:rPr>
        <w:t>Activity</w:t>
      </w:r>
      <w:r w:rsidR="00A026DE">
        <w:rPr>
          <w:rFonts w:ascii="Courier New" w:hAnsi="Courier New" w:cs="Courier New"/>
          <w:color w:val="000000"/>
          <w:kern w:val="0"/>
          <w:szCs w:val="20"/>
        </w:rPr>
        <w:t xml:space="preserve">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026DE" w:rsidRDefault="00A026DE" w:rsidP="00A026DE">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224A59" w:rsidRDefault="00A026DE" w:rsidP="00A026D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sidR="00224A59">
        <w:rPr>
          <w:rFonts w:ascii="Courier New" w:hAnsi="Courier New" w:cs="Courier New" w:hint="eastAsia"/>
          <w:color w:val="000000"/>
          <w:kern w:val="0"/>
          <w:szCs w:val="20"/>
        </w:rPr>
        <w:tab/>
      </w:r>
    </w:p>
    <w:p w:rsidR="00224A59" w:rsidRDefault="0050784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위처럼하면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리스너가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많이생기면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생길수록</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지역변수가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생긴다</w:t>
      </w:r>
      <w:r>
        <w:rPr>
          <w:rFonts w:ascii="Courier New" w:hAnsi="Courier New" w:cs="Courier New" w:hint="eastAsia"/>
          <w:color w:val="000000"/>
          <w:kern w:val="0"/>
          <w:szCs w:val="20"/>
        </w:rPr>
        <w:t xml:space="preserve">. </w:t>
      </w:r>
      <w:r w:rsidR="00224A59">
        <w:rPr>
          <w:rFonts w:ascii="Courier New" w:hAnsi="Courier New" w:cs="Courier New"/>
          <w:color w:val="000000"/>
          <w:kern w:val="0"/>
          <w:szCs w:val="20"/>
        </w:rPr>
        <w:br w:type="page"/>
      </w:r>
    </w:p>
    <w:p w:rsidR="00224A59" w:rsidRDefault="00224A59" w:rsidP="00224A59">
      <w:pPr>
        <w:wordWrap/>
        <w:adjustRightInd w:val="0"/>
        <w:jc w:val="left"/>
        <w:rPr>
          <w:rFonts w:ascii="Courier New" w:hAnsi="Courier New" w:cs="Courier New"/>
          <w:b/>
          <w:bCs/>
          <w:kern w:val="0"/>
          <w:szCs w:val="20"/>
        </w:rPr>
      </w:pPr>
      <w:r w:rsidRPr="00224A59">
        <w:rPr>
          <w:rFonts w:ascii="Courier New" w:hAnsi="Courier New" w:cs="Courier New"/>
          <w:b/>
          <w:bCs/>
          <w:kern w:val="0"/>
          <w:szCs w:val="20"/>
        </w:rPr>
        <w:lastRenderedPageBreak/>
        <w:t xml:space="preserve">/* </w:t>
      </w:r>
      <w:r w:rsidRPr="00224A59">
        <w:rPr>
          <w:rFonts w:ascii="Courier New" w:hAnsi="Courier New" w:cs="Courier New"/>
          <w:b/>
          <w:bCs/>
          <w:kern w:val="0"/>
          <w:szCs w:val="20"/>
        </w:rPr>
        <w:t>핸들러를</w:t>
      </w:r>
      <w:r w:rsidRPr="00224A59">
        <w:rPr>
          <w:rFonts w:ascii="Courier New" w:hAnsi="Courier New" w:cs="Courier New"/>
          <w:b/>
          <w:bCs/>
          <w:kern w:val="0"/>
          <w:szCs w:val="20"/>
        </w:rPr>
        <w:t xml:space="preserve"> </w:t>
      </w:r>
      <w:r w:rsidRPr="00224A59">
        <w:rPr>
          <w:rFonts w:ascii="Courier New" w:hAnsi="Courier New" w:cs="Courier New"/>
          <w:b/>
          <w:bCs/>
          <w:kern w:val="0"/>
          <w:szCs w:val="20"/>
        </w:rPr>
        <w:t>포함한</w:t>
      </w:r>
      <w:r w:rsidRPr="00224A59">
        <w:rPr>
          <w:rFonts w:ascii="Courier New" w:hAnsi="Courier New" w:cs="Courier New"/>
          <w:b/>
          <w:bCs/>
          <w:kern w:val="0"/>
          <w:szCs w:val="20"/>
        </w:rPr>
        <w:t xml:space="preserve"> </w:t>
      </w:r>
      <w:r w:rsidRPr="00224A59">
        <w:rPr>
          <w:rFonts w:ascii="Courier New" w:hAnsi="Courier New" w:cs="Courier New"/>
          <w:b/>
          <w:bCs/>
          <w:kern w:val="0"/>
          <w:szCs w:val="20"/>
        </w:rPr>
        <w:t>메서드의</w:t>
      </w:r>
      <w:r w:rsidRPr="00224A59">
        <w:rPr>
          <w:rFonts w:ascii="Courier New" w:hAnsi="Courier New" w:cs="Courier New"/>
          <w:b/>
          <w:bCs/>
          <w:kern w:val="0"/>
          <w:szCs w:val="20"/>
        </w:rPr>
        <w:t xml:space="preserve"> </w:t>
      </w:r>
      <w:r w:rsidRPr="00224A59">
        <w:rPr>
          <w:rFonts w:ascii="Courier New" w:hAnsi="Courier New" w:cs="Courier New"/>
          <w:b/>
          <w:bCs/>
          <w:kern w:val="0"/>
          <w:szCs w:val="20"/>
        </w:rPr>
        <w:t>지역</w:t>
      </w:r>
      <w:r w:rsidRPr="00224A59">
        <w:rPr>
          <w:rFonts w:ascii="Courier New" w:hAnsi="Courier New" w:cs="Courier New"/>
          <w:b/>
          <w:bCs/>
          <w:kern w:val="0"/>
          <w:szCs w:val="20"/>
        </w:rPr>
        <w:t xml:space="preserve"> </w:t>
      </w:r>
      <w:r w:rsidRPr="00224A59">
        <w:rPr>
          <w:rFonts w:ascii="Courier New" w:hAnsi="Courier New" w:cs="Courier New"/>
          <w:b/>
          <w:bCs/>
          <w:kern w:val="0"/>
          <w:szCs w:val="20"/>
        </w:rPr>
        <w:t>변수</w:t>
      </w:r>
      <w:r w:rsidRPr="00224A59">
        <w:rPr>
          <w:rFonts w:ascii="Courier New" w:hAnsi="Courier New" w:cs="Courier New"/>
          <w:b/>
          <w:bCs/>
          <w:kern w:val="0"/>
          <w:szCs w:val="20"/>
        </w:rPr>
        <w:t xml:space="preserve"> </w:t>
      </w:r>
      <w:r w:rsidRPr="00224A59">
        <w:rPr>
          <w:rFonts w:ascii="Courier New" w:hAnsi="Courier New" w:cs="Courier New"/>
          <w:b/>
          <w:bCs/>
          <w:kern w:val="0"/>
          <w:szCs w:val="20"/>
        </w:rPr>
        <w:t>사용</w:t>
      </w:r>
      <w:r>
        <w:rPr>
          <w:rFonts w:ascii="Courier New" w:hAnsi="Courier New" w:cs="Courier New" w:hint="eastAsia"/>
          <w:b/>
          <w:bCs/>
          <w:kern w:val="0"/>
          <w:szCs w:val="20"/>
        </w:rPr>
        <w:t xml:space="preserve"> </w:t>
      </w:r>
    </w:p>
    <w:p w:rsidR="00224A59" w:rsidRPr="00224A59" w:rsidRDefault="00224A59" w:rsidP="00224A59">
      <w:pPr>
        <w:wordWrap/>
        <w:adjustRightInd w:val="0"/>
        <w:jc w:val="left"/>
        <w:rPr>
          <w:rFonts w:ascii="Courier New" w:hAnsi="Courier New" w:cs="Courier New"/>
          <w:b/>
          <w:bCs/>
          <w:kern w:val="0"/>
          <w:szCs w:val="20"/>
        </w:rPr>
      </w:pPr>
      <w:r>
        <w:rPr>
          <w:rFonts w:ascii="Courier New" w:hAnsi="Courier New" w:cs="Courier New" w:hint="eastAsia"/>
          <w:b/>
          <w:bCs/>
          <w:kern w:val="0"/>
          <w:szCs w:val="20"/>
        </w:rPr>
        <w:t>핸들러는</w:t>
      </w:r>
      <w:r>
        <w:rPr>
          <w:rFonts w:ascii="Courier New" w:hAnsi="Courier New" w:cs="Courier New" w:hint="eastAsia"/>
          <w:b/>
          <w:bCs/>
          <w:kern w:val="0"/>
          <w:szCs w:val="20"/>
        </w:rPr>
        <w:t xml:space="preserve"> </w:t>
      </w:r>
      <w:r>
        <w:rPr>
          <w:rFonts w:ascii="Courier New" w:hAnsi="Courier New" w:cs="Courier New" w:hint="eastAsia"/>
          <w:b/>
          <w:bCs/>
          <w:kern w:val="0"/>
          <w:szCs w:val="20"/>
        </w:rPr>
        <w:t>자신을</w:t>
      </w:r>
      <w:r>
        <w:rPr>
          <w:rFonts w:ascii="Courier New" w:hAnsi="Courier New" w:cs="Courier New" w:hint="eastAsia"/>
          <w:b/>
          <w:bCs/>
          <w:kern w:val="0"/>
          <w:szCs w:val="20"/>
        </w:rPr>
        <w:t xml:space="preserve"> </w:t>
      </w:r>
      <w:r>
        <w:rPr>
          <w:rFonts w:ascii="Courier New" w:hAnsi="Courier New" w:cs="Courier New" w:hint="eastAsia"/>
          <w:b/>
          <w:bCs/>
          <w:kern w:val="0"/>
          <w:szCs w:val="20"/>
        </w:rPr>
        <w:t>등록하는</w:t>
      </w:r>
      <w:r>
        <w:rPr>
          <w:rFonts w:ascii="Courier New" w:hAnsi="Courier New" w:cs="Courier New" w:hint="eastAsia"/>
          <w:b/>
          <w:bCs/>
          <w:kern w:val="0"/>
          <w:szCs w:val="20"/>
        </w:rPr>
        <w:t xml:space="preserve"> </w:t>
      </w:r>
      <w:r>
        <w:rPr>
          <w:rFonts w:ascii="Courier New" w:hAnsi="Courier New" w:cs="Courier New" w:hint="eastAsia"/>
          <w:b/>
          <w:bCs/>
          <w:kern w:val="0"/>
          <w:szCs w:val="20"/>
        </w:rPr>
        <w:t>외부</w:t>
      </w:r>
      <w:r>
        <w:rPr>
          <w:rFonts w:ascii="Courier New" w:hAnsi="Courier New" w:cs="Courier New" w:hint="eastAsia"/>
          <w:b/>
          <w:bCs/>
          <w:kern w:val="0"/>
          <w:szCs w:val="20"/>
        </w:rPr>
        <w:t xml:space="preserve"> </w:t>
      </w:r>
      <w:r>
        <w:rPr>
          <w:rFonts w:ascii="Courier New" w:hAnsi="Courier New" w:cs="Courier New" w:hint="eastAsia"/>
          <w:b/>
          <w:bCs/>
          <w:kern w:val="0"/>
          <w:szCs w:val="20"/>
        </w:rPr>
        <w:t>메서드의</w:t>
      </w:r>
      <w:r>
        <w:rPr>
          <w:rFonts w:ascii="Courier New" w:hAnsi="Courier New" w:cs="Courier New" w:hint="eastAsia"/>
          <w:b/>
          <w:bCs/>
          <w:kern w:val="0"/>
          <w:szCs w:val="20"/>
        </w:rPr>
        <w:t xml:space="preserve"> </w:t>
      </w:r>
      <w:r>
        <w:rPr>
          <w:rFonts w:ascii="Courier New" w:hAnsi="Courier New" w:cs="Courier New" w:hint="eastAsia"/>
          <w:b/>
          <w:bCs/>
          <w:kern w:val="0"/>
          <w:szCs w:val="20"/>
        </w:rPr>
        <w:t>지역</w:t>
      </w:r>
      <w:r>
        <w:rPr>
          <w:rFonts w:ascii="Courier New" w:hAnsi="Courier New" w:cs="Courier New" w:hint="eastAsia"/>
          <w:b/>
          <w:bCs/>
          <w:kern w:val="0"/>
          <w:szCs w:val="20"/>
        </w:rPr>
        <w:t xml:space="preserve"> </w:t>
      </w:r>
      <w:r>
        <w:rPr>
          <w:rFonts w:ascii="Courier New" w:hAnsi="Courier New" w:cs="Courier New" w:hint="eastAsia"/>
          <w:b/>
          <w:bCs/>
          <w:kern w:val="0"/>
          <w:szCs w:val="20"/>
        </w:rPr>
        <w:t>변수를</w:t>
      </w:r>
      <w:r>
        <w:rPr>
          <w:rFonts w:ascii="Courier New" w:hAnsi="Courier New" w:cs="Courier New" w:hint="eastAsia"/>
          <w:b/>
          <w:bCs/>
          <w:kern w:val="0"/>
          <w:szCs w:val="20"/>
        </w:rPr>
        <w:t xml:space="preserve"> </w:t>
      </w:r>
      <w:r>
        <w:rPr>
          <w:rFonts w:ascii="Courier New" w:hAnsi="Courier New" w:cs="Courier New" w:hint="eastAsia"/>
          <w:b/>
          <w:bCs/>
          <w:kern w:val="0"/>
          <w:szCs w:val="20"/>
        </w:rPr>
        <w:t>참조해야</w:t>
      </w:r>
      <w:r>
        <w:rPr>
          <w:rFonts w:ascii="Courier New" w:hAnsi="Courier New" w:cs="Courier New" w:hint="eastAsia"/>
          <w:b/>
          <w:bCs/>
          <w:kern w:val="0"/>
          <w:szCs w:val="20"/>
        </w:rPr>
        <w:t xml:space="preserve"> </w:t>
      </w:r>
      <w:r>
        <w:rPr>
          <w:rFonts w:ascii="Courier New" w:hAnsi="Courier New" w:cs="Courier New" w:hint="eastAsia"/>
          <w:b/>
          <w:bCs/>
          <w:kern w:val="0"/>
          <w:szCs w:val="20"/>
        </w:rPr>
        <w:t>하는데</w:t>
      </w:r>
      <w:r>
        <w:rPr>
          <w:rFonts w:ascii="Courier New" w:hAnsi="Courier New" w:cs="Courier New" w:hint="eastAsia"/>
          <w:b/>
          <w:bCs/>
          <w:kern w:val="0"/>
          <w:szCs w:val="20"/>
        </w:rPr>
        <w:t xml:space="preserve"> </w:t>
      </w:r>
      <w:r>
        <w:rPr>
          <w:rFonts w:ascii="Courier New" w:hAnsi="Courier New" w:cs="Courier New" w:hint="eastAsia"/>
          <w:b/>
          <w:bCs/>
          <w:kern w:val="0"/>
          <w:szCs w:val="20"/>
        </w:rPr>
        <w:t>이때</w:t>
      </w:r>
      <w:r>
        <w:rPr>
          <w:rFonts w:ascii="Courier New" w:hAnsi="Courier New" w:cs="Courier New" w:hint="eastAsia"/>
          <w:b/>
          <w:bCs/>
          <w:kern w:val="0"/>
          <w:szCs w:val="20"/>
        </w:rPr>
        <w:t xml:space="preserve"> </w:t>
      </w:r>
      <w:r>
        <w:rPr>
          <w:rFonts w:ascii="Courier New" w:hAnsi="Courier New" w:cs="Courier New" w:hint="eastAsia"/>
          <w:b/>
          <w:bCs/>
          <w:kern w:val="0"/>
          <w:szCs w:val="20"/>
        </w:rPr>
        <w:t>외부</w:t>
      </w:r>
      <w:r>
        <w:rPr>
          <w:rFonts w:ascii="Courier New" w:hAnsi="Courier New" w:cs="Courier New" w:hint="eastAsia"/>
          <w:b/>
          <w:bCs/>
          <w:kern w:val="0"/>
          <w:szCs w:val="20"/>
        </w:rPr>
        <w:t xml:space="preserve"> </w:t>
      </w:r>
      <w:r>
        <w:rPr>
          <w:rFonts w:ascii="Courier New" w:hAnsi="Courier New" w:cs="Courier New" w:hint="eastAsia"/>
          <w:b/>
          <w:bCs/>
          <w:kern w:val="0"/>
          <w:szCs w:val="20"/>
        </w:rPr>
        <w:t>지역변수</w:t>
      </w:r>
      <w:r>
        <w:rPr>
          <w:rFonts w:ascii="Courier New" w:hAnsi="Courier New" w:cs="Courier New" w:hint="eastAsia"/>
          <w:b/>
          <w:bCs/>
          <w:kern w:val="0"/>
          <w:szCs w:val="20"/>
        </w:rPr>
        <w:t xml:space="preserve"> final </w:t>
      </w:r>
      <w:r>
        <w:rPr>
          <w:rFonts w:ascii="Courier New" w:hAnsi="Courier New" w:cs="Courier New" w:hint="eastAsia"/>
          <w:b/>
          <w:bCs/>
          <w:kern w:val="0"/>
          <w:szCs w:val="20"/>
        </w:rPr>
        <w:t>지정자를</w:t>
      </w:r>
      <w:r>
        <w:rPr>
          <w:rFonts w:ascii="Courier New" w:hAnsi="Courier New" w:cs="Courier New" w:hint="eastAsia"/>
          <w:b/>
          <w:bCs/>
          <w:kern w:val="0"/>
          <w:szCs w:val="20"/>
        </w:rPr>
        <w:t xml:space="preserve"> </w:t>
      </w:r>
      <w:r>
        <w:rPr>
          <w:rFonts w:ascii="Courier New" w:hAnsi="Courier New" w:cs="Courier New" w:hint="eastAsia"/>
          <w:b/>
          <w:bCs/>
          <w:kern w:val="0"/>
          <w:szCs w:val="20"/>
        </w:rPr>
        <w:t>반드시</w:t>
      </w:r>
      <w:r>
        <w:rPr>
          <w:rFonts w:ascii="Courier New" w:hAnsi="Courier New" w:cs="Courier New" w:hint="eastAsia"/>
          <w:b/>
          <w:bCs/>
          <w:kern w:val="0"/>
          <w:szCs w:val="20"/>
        </w:rPr>
        <w:t xml:space="preserve"> </w:t>
      </w:r>
      <w:r>
        <w:rPr>
          <w:rFonts w:ascii="Courier New" w:hAnsi="Courier New" w:cs="Courier New" w:hint="eastAsia"/>
          <w:b/>
          <w:bCs/>
          <w:kern w:val="0"/>
          <w:szCs w:val="20"/>
        </w:rPr>
        <w:t>붙여야</w:t>
      </w:r>
      <w:r>
        <w:rPr>
          <w:rFonts w:ascii="Courier New" w:hAnsi="Courier New" w:cs="Courier New" w:hint="eastAsia"/>
          <w:b/>
          <w:bCs/>
          <w:kern w:val="0"/>
          <w:szCs w:val="20"/>
        </w:rPr>
        <w:t xml:space="preserve"> </w:t>
      </w:r>
      <w:r>
        <w:rPr>
          <w:rFonts w:ascii="Courier New" w:hAnsi="Courier New" w:cs="Courier New" w:hint="eastAsia"/>
          <w:b/>
          <w:bCs/>
          <w:kern w:val="0"/>
          <w:szCs w:val="20"/>
        </w:rPr>
        <w:t>한다</w:t>
      </w:r>
      <w:r>
        <w:rPr>
          <w:rFonts w:ascii="Courier New" w:hAnsi="Courier New" w:cs="Courier New" w:hint="eastAsia"/>
          <w:b/>
          <w:bCs/>
          <w:kern w:val="0"/>
          <w:szCs w:val="20"/>
        </w:rPr>
        <w:t xml:space="preserve">. </w:t>
      </w:r>
    </w:p>
    <w:p w:rsidR="00224A59" w:rsidRDefault="00224A59" w:rsidP="00224A59">
      <w:pPr>
        <w:wordWrap/>
        <w:adjustRightInd w:val="0"/>
        <w:jc w:val="left"/>
        <w:rPr>
          <w:rFonts w:ascii="Courier New" w:hAnsi="Courier New" w:cs="Courier New"/>
          <w:b/>
          <w:bCs/>
          <w:color w:val="7F0055"/>
          <w:kern w:val="0"/>
          <w:szCs w:val="20"/>
        </w:rPr>
      </w:pPr>
    </w:p>
    <w:p w:rsidR="00224A59" w:rsidRDefault="00224A59" w:rsidP="00224A59">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outText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outText.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224A59" w:rsidRDefault="00224A59" w:rsidP="00224A5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26DE" w:rsidRDefault="00224A59" w:rsidP="00224A59">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46009F" w:rsidRDefault="0046009F" w:rsidP="00224A59">
      <w:pPr>
        <w:wordWrap/>
        <w:adjustRightInd w:val="0"/>
        <w:jc w:val="left"/>
        <w:rPr>
          <w:rFonts w:ascii="Courier New" w:hAnsi="Courier New" w:cs="Courier New"/>
          <w:color w:val="000000"/>
          <w:kern w:val="0"/>
          <w:szCs w:val="20"/>
        </w:rPr>
      </w:pPr>
    </w:p>
    <w:p w:rsidR="0046009F" w:rsidRDefault="0046009F" w:rsidP="00224A59">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위처럼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메서드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안에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지역변수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이면서도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가져다쓸수있다</w:t>
      </w:r>
      <w:r>
        <w:rPr>
          <w:rFonts w:ascii="Courier New" w:hAnsi="Courier New" w:cs="Courier New" w:hint="eastAsia"/>
          <w:color w:val="000000"/>
          <w:kern w:val="0"/>
          <w:szCs w:val="20"/>
        </w:rPr>
        <w:t>.</w:t>
      </w:r>
    </w:p>
    <w:p w:rsidR="002C3CDF" w:rsidRDefault="002C3CDF" w:rsidP="00224A59">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하지만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지역변수기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때문에</w:t>
      </w:r>
      <w:r>
        <w:rPr>
          <w:rFonts w:ascii="Courier New" w:hAnsi="Courier New" w:cs="Courier New" w:hint="eastAsia"/>
          <w:color w:val="000000"/>
          <w:kern w:val="0"/>
          <w:szCs w:val="20"/>
        </w:rPr>
        <w:t xml:space="preserve"> onCreate </w:t>
      </w:r>
      <w:r>
        <w:rPr>
          <w:rFonts w:ascii="Courier New" w:hAnsi="Courier New" w:cs="Courier New" w:hint="eastAsia"/>
          <w:color w:val="000000"/>
          <w:kern w:val="0"/>
          <w:szCs w:val="20"/>
        </w:rPr>
        <w:t>나가면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사라진다</w:t>
      </w:r>
      <w:r>
        <w:rPr>
          <w:rFonts w:ascii="Courier New" w:hAnsi="Courier New" w:cs="Courier New" w:hint="eastAsia"/>
          <w:color w:val="000000"/>
          <w:kern w:val="0"/>
          <w:szCs w:val="20"/>
        </w:rPr>
        <w:t xml:space="preserve">. </w:t>
      </w:r>
    </w:p>
    <w:p w:rsidR="002C3CDF" w:rsidRDefault="002C3CDF" w:rsidP="00224A59">
      <w:pPr>
        <w:wordWrap/>
        <w:adjustRightInd w:val="0"/>
        <w:jc w:val="left"/>
        <w:rPr>
          <w:rFonts w:ascii="Courier New" w:hAnsi="Courier New" w:cs="Courier New"/>
          <w:color w:val="000000"/>
          <w:kern w:val="0"/>
          <w:szCs w:val="20"/>
        </w:rPr>
      </w:pPr>
    </w:p>
    <w:p w:rsidR="003C776D" w:rsidRPr="003C776D" w:rsidRDefault="003C776D" w:rsidP="00224A59">
      <w:pPr>
        <w:wordWrap/>
        <w:adjustRightInd w:val="0"/>
        <w:jc w:val="left"/>
        <w:rPr>
          <w:rFonts w:ascii="Courier New" w:hAnsi="Courier New" w:cs="Courier New"/>
          <w:b/>
          <w:color w:val="000000"/>
          <w:kern w:val="0"/>
          <w:szCs w:val="20"/>
        </w:rPr>
      </w:pP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핸들러를</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포함한서브</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메서드의</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인수</w:t>
      </w:r>
      <w:r w:rsidRPr="003C776D">
        <w:rPr>
          <w:rFonts w:ascii="Courier New" w:hAnsi="Courier New" w:cs="Courier New"/>
          <w:b/>
          <w:color w:val="000000"/>
          <w:kern w:val="0"/>
          <w:szCs w:val="20"/>
        </w:rPr>
        <w:t xml:space="preserve"> </w:t>
      </w:r>
      <w:r w:rsidRPr="003C776D">
        <w:rPr>
          <w:rFonts w:ascii="Courier New" w:hAnsi="Courier New" w:cs="Courier New"/>
          <w:b/>
          <w:color w:val="000000"/>
          <w:kern w:val="0"/>
          <w:szCs w:val="20"/>
        </w:rPr>
        <w:t>사용</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outText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SetTouchHandler</w:t>
      </w:r>
      <w:r>
        <w:rPr>
          <w:rFonts w:ascii="Courier New" w:hAnsi="Courier New" w:cs="Courier New"/>
          <w:color w:val="000000"/>
          <w:kern w:val="0"/>
          <w:szCs w:val="20"/>
        </w:rPr>
        <w:t>(outText);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SetTouchHandler</w:t>
      </w:r>
      <w:r>
        <w:rPr>
          <w:rFonts w:ascii="Courier New" w:hAnsi="Courier New" w:cs="Courier New"/>
          <w:color w:val="000000"/>
          <w:kern w:val="0"/>
          <w:szCs w:val="20"/>
        </w:rPr>
        <w:t>(</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tv)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fText = tv;</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LinearLayout</w:t>
      </w:r>
      <w:r>
        <w:rPr>
          <w:rFonts w:ascii="Courier New" w:hAnsi="Courier New" w:cs="Courier New"/>
          <w:color w:val="000000"/>
          <w:kern w:val="0"/>
          <w:szCs w:val="20"/>
        </w:rPr>
        <w:t xml:space="preserve"> linear = (</w:t>
      </w:r>
      <w:r>
        <w:rPr>
          <w:rFonts w:ascii="Courier New" w:hAnsi="Courier New" w:cs="Courier New"/>
          <w:b/>
          <w:bCs/>
          <w:color w:val="005032"/>
          <w:kern w:val="0"/>
          <w:szCs w:val="20"/>
        </w:rPr>
        <w:t>LinearLayout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linear</w:t>
      </w:r>
      <w:r>
        <w:rPr>
          <w:rFonts w:ascii="Courier New" w:hAnsi="Courier New" w:cs="Courier New"/>
          <w:color w:val="000000"/>
          <w:kern w:val="0"/>
          <w:szCs w:val="20"/>
        </w:rPr>
        <w:t xml:space="preserve">);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linear.</w:t>
      </w:r>
      <w:r>
        <w:rPr>
          <w:rFonts w:ascii="Courier New" w:hAnsi="Courier New" w:cs="Courier New"/>
          <w:b/>
          <w:bCs/>
          <w:color w:val="008000"/>
          <w:kern w:val="0"/>
          <w:szCs w:val="20"/>
        </w:rPr>
        <w:t>setOnTouchListener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OnTouchListener</w:t>
      </w:r>
      <w:r>
        <w:rPr>
          <w:rFonts w:ascii="Courier New" w:hAnsi="Courier New" w:cs="Courier New"/>
          <w:color w:val="000000"/>
          <w:kern w:val="0"/>
          <w:szCs w:val="20"/>
        </w:rPr>
        <w:t>()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fText.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"Touched"</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C776D" w:rsidRDefault="003C776D" w:rsidP="003C776D">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3C776D" w:rsidRDefault="003C776D">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2C3CDF" w:rsidRDefault="003C776D" w:rsidP="003C776D">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lastRenderedPageBreak/>
        <w:t>여러가지</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이벤트</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상황</w:t>
      </w:r>
    </w:p>
    <w:p w:rsidR="003C776D" w:rsidRDefault="002B6654"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onTuchEvent(MotionEvent event);</w:t>
      </w:r>
    </w:p>
    <w:p w:rsidR="008B5BBE" w:rsidRDefault="008B5BBE"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콜백메서드는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이벤트만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받는다</w:t>
      </w:r>
      <w:r>
        <w:rPr>
          <w:rFonts w:ascii="Courier New" w:hAnsi="Courier New" w:cs="Courier New" w:hint="eastAsia"/>
          <w:color w:val="000000"/>
          <w:kern w:val="0"/>
          <w:szCs w:val="20"/>
        </w:rPr>
        <w:t xml:space="preserve"> . </w:t>
      </w:r>
      <w:r>
        <w:rPr>
          <w:rFonts w:ascii="Courier New" w:hAnsi="Courier New" w:cs="Courier New" w:hint="eastAsia"/>
          <w:color w:val="000000"/>
          <w:kern w:val="0"/>
          <w:szCs w:val="20"/>
        </w:rPr>
        <w:t>상속하고있기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때문에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누군지안다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그거지</w:t>
      </w:r>
      <w:r>
        <w:rPr>
          <w:rFonts w:ascii="Courier New" w:hAnsi="Courier New" w:cs="Courier New" w:hint="eastAsia"/>
          <w:color w:val="000000"/>
          <w:kern w:val="0"/>
          <w:szCs w:val="20"/>
        </w:rPr>
        <w:t>!</w:t>
      </w:r>
    </w:p>
    <w:p w:rsidR="008B5BBE" w:rsidRDefault="008B5BBE" w:rsidP="003C776D">
      <w:pPr>
        <w:wordWrap/>
        <w:adjustRightInd w:val="0"/>
        <w:jc w:val="left"/>
        <w:rPr>
          <w:rFonts w:ascii="Courier New" w:hAnsi="Courier New" w:cs="Courier New"/>
          <w:color w:val="000000"/>
          <w:kern w:val="0"/>
          <w:szCs w:val="20"/>
        </w:rPr>
      </w:pPr>
    </w:p>
    <w:p w:rsidR="008B5BBE" w:rsidRDefault="008B5BBE" w:rsidP="003C776D">
      <w:pPr>
        <w:wordWrap/>
        <w:adjustRightInd w:val="0"/>
        <w:jc w:val="left"/>
        <w:rPr>
          <w:rFonts w:ascii="Courier New" w:hAnsi="Courier New" w:cs="Courier New"/>
          <w:color w:val="000000"/>
          <w:kern w:val="0"/>
          <w:szCs w:val="20"/>
        </w:rPr>
      </w:pPr>
    </w:p>
    <w:p w:rsidR="008B5BBE" w:rsidRDefault="002B6654"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onTuch(View v, MotionEvent event);</w:t>
      </w:r>
      <w:r w:rsidR="008B5BBE">
        <w:rPr>
          <w:rFonts w:ascii="Courier New" w:hAnsi="Courier New" w:cs="Courier New" w:hint="eastAsia"/>
          <w:color w:val="000000"/>
          <w:kern w:val="0"/>
          <w:szCs w:val="20"/>
        </w:rPr>
        <w:t xml:space="preserve">  </w:t>
      </w:r>
    </w:p>
    <w:p w:rsidR="008B5BBE" w:rsidRDefault="008B5BBE"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이해반해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리스너는</w:t>
      </w:r>
      <w:r>
        <w:rPr>
          <w:rFonts w:ascii="Courier New" w:hAnsi="Courier New" w:cs="Courier New" w:hint="eastAsia"/>
          <w:color w:val="000000"/>
          <w:kern w:val="0"/>
          <w:szCs w:val="20"/>
        </w:rPr>
        <w:t xml:space="preserve"> View</w:t>
      </w:r>
      <w:r>
        <w:rPr>
          <w:rFonts w:ascii="Courier New" w:hAnsi="Courier New" w:cs="Courier New" w:hint="eastAsia"/>
          <w:color w:val="000000"/>
          <w:kern w:val="0"/>
          <w:szCs w:val="20"/>
        </w:rPr>
        <w:t>와</w:t>
      </w:r>
      <w:r>
        <w:rPr>
          <w:rFonts w:ascii="Courier New" w:hAnsi="Courier New" w:cs="Courier New" w:hint="eastAsia"/>
          <w:color w:val="000000"/>
          <w:kern w:val="0"/>
          <w:szCs w:val="20"/>
        </w:rPr>
        <w:t xml:space="preserve"> event</w:t>
      </w:r>
      <w:r>
        <w:rPr>
          <w:rFonts w:ascii="Courier New" w:hAnsi="Courier New" w:cs="Courier New" w:hint="eastAsia"/>
          <w:color w:val="000000"/>
          <w:kern w:val="0"/>
          <w:szCs w:val="20"/>
        </w:rPr>
        <w:t>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받는다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호출했는지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모르니깐</w:t>
      </w:r>
      <w:r>
        <w:rPr>
          <w:rFonts w:ascii="Courier New" w:hAnsi="Courier New" w:cs="Courier New" w:hint="eastAsia"/>
          <w:color w:val="000000"/>
          <w:kern w:val="0"/>
          <w:szCs w:val="20"/>
        </w:rPr>
        <w:t xml:space="preserve"> View</w:t>
      </w:r>
      <w:r>
        <w:rPr>
          <w:rFonts w:ascii="Courier New" w:hAnsi="Courier New" w:cs="Courier New" w:hint="eastAsia"/>
          <w:color w:val="000000"/>
          <w:kern w:val="0"/>
          <w:szCs w:val="20"/>
        </w:rPr>
        <w:t>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받음</w:t>
      </w:r>
    </w:p>
    <w:tbl>
      <w:tblPr>
        <w:tblStyle w:val="a4"/>
        <w:tblW w:w="0" w:type="auto"/>
        <w:tblLook w:val="04A0"/>
      </w:tblPr>
      <w:tblGrid>
        <w:gridCol w:w="4612"/>
        <w:gridCol w:w="4612"/>
      </w:tblGrid>
      <w:tr w:rsidR="00D73D16" w:rsidTr="00D73D16">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ACTION_DOWN</w:t>
            </w:r>
          </w:p>
        </w:tc>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눌렀다</w:t>
            </w:r>
          </w:p>
        </w:tc>
      </w:tr>
      <w:tr w:rsidR="00D73D16" w:rsidTr="00D73D16">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ACTION_MOVE</w:t>
            </w:r>
          </w:p>
        </w:tc>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누른채로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움직였다</w:t>
            </w:r>
          </w:p>
        </w:tc>
      </w:tr>
      <w:tr w:rsidR="00D73D16" w:rsidTr="00D73D16">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ACTION_UP</w:t>
            </w:r>
          </w:p>
        </w:tc>
        <w:tc>
          <w:tcPr>
            <w:tcW w:w="4612" w:type="dxa"/>
          </w:tcPr>
          <w:p w:rsidR="00D73D16" w:rsidRDefault="00D73D16" w:rsidP="003C776D">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산가락을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뗏다</w:t>
            </w:r>
          </w:p>
        </w:tc>
      </w:tr>
    </w:tbl>
    <w:p w:rsidR="00D73D16" w:rsidRDefault="00D73D16" w:rsidP="003C776D">
      <w:pPr>
        <w:wordWrap/>
        <w:adjustRightInd w:val="0"/>
        <w:jc w:val="left"/>
        <w:rPr>
          <w:rFonts w:ascii="Courier New" w:hAnsi="Courier New" w:cs="Courier New"/>
          <w:color w:val="000000"/>
          <w:kern w:val="0"/>
          <w:szCs w:val="20"/>
        </w:rPr>
      </w:pPr>
    </w:p>
    <w:p w:rsidR="00D72D98" w:rsidRDefault="00D72D98" w:rsidP="003C776D">
      <w:pPr>
        <w:wordWrap/>
        <w:adjustRightInd w:val="0"/>
        <w:jc w:val="left"/>
        <w:rPr>
          <w:rFonts w:ascii="Courier New" w:hAnsi="Courier New" w:cs="Courier New"/>
          <w:color w:val="000000"/>
          <w:kern w:val="0"/>
          <w:szCs w:val="20"/>
        </w:rPr>
      </w:pPr>
    </w:p>
    <w:p w:rsidR="00D72D98" w:rsidRDefault="00D72D98" w:rsidP="003C776D">
      <w:pPr>
        <w:wordWrap/>
        <w:adjustRightInd w:val="0"/>
        <w:jc w:val="left"/>
        <w:rPr>
          <w:rFonts w:ascii="Courier New" w:hAnsi="Courier New" w:cs="Courier New"/>
          <w:b/>
          <w:color w:val="000000"/>
          <w:kern w:val="0"/>
          <w:szCs w:val="20"/>
        </w:rPr>
      </w:pPr>
      <w:r w:rsidRPr="00D72D98">
        <w:rPr>
          <w:rFonts w:ascii="Courier New" w:hAnsi="Courier New" w:cs="Courier New" w:hint="eastAsia"/>
          <w:b/>
          <w:color w:val="000000"/>
          <w:kern w:val="0"/>
          <w:szCs w:val="20"/>
        </w:rPr>
        <w:t>그림판</w:t>
      </w:r>
      <w:r w:rsidRPr="00D72D98">
        <w:rPr>
          <w:rFonts w:ascii="Courier New" w:hAnsi="Courier New" w:cs="Courier New" w:hint="eastAsia"/>
          <w:b/>
          <w:color w:val="000000"/>
          <w:kern w:val="0"/>
          <w:szCs w:val="20"/>
        </w:rPr>
        <w:t>..</w:t>
      </w:r>
      <w:r>
        <w:rPr>
          <w:rFonts w:ascii="Courier New" w:hAnsi="Courier New" w:cs="Courier New" w:hint="eastAsia"/>
          <w:b/>
          <w:color w:val="000000"/>
          <w:kern w:val="0"/>
          <w:szCs w:val="20"/>
        </w:rPr>
        <w:t>머리좋은데</w:t>
      </w:r>
      <w:r>
        <w:rPr>
          <w:rFonts w:ascii="Courier New" w:hAnsi="Courier New" w:cs="Courier New" w:hint="eastAsia"/>
          <w:b/>
          <w:color w:val="000000"/>
          <w:kern w:val="0"/>
          <w:szCs w:val="20"/>
        </w:rPr>
        <w:t>-_-</w:t>
      </w:r>
      <w:r>
        <w:rPr>
          <w:rFonts w:ascii="Courier New" w:hAnsi="Courier New" w:cs="Courier New" w:hint="eastAsia"/>
          <w:b/>
          <w:color w:val="000000"/>
          <w:kern w:val="0"/>
          <w:szCs w:val="20"/>
        </w:rPr>
        <w:t>훔</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color w:val="0000C0"/>
          <w:kern w:val="0"/>
          <w:szCs w:val="20"/>
        </w:rPr>
        <w:t>vw</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Vertex</w:t>
      </w:r>
      <w:r>
        <w:rPr>
          <w:rFonts w:ascii="Courier New" w:hAnsi="Courier New" w:cs="Courier New"/>
          <w:color w:val="000000"/>
          <w:kern w:val="0"/>
          <w:szCs w:val="20"/>
        </w:rPr>
        <w:t xml:space="preserve">&gt; </w:t>
      </w:r>
      <w:r>
        <w:rPr>
          <w:rFonts w:ascii="Courier New" w:hAnsi="Courier New" w:cs="Courier New"/>
          <w:color w:val="0000C0"/>
          <w:kern w:val="0"/>
          <w:szCs w:val="20"/>
        </w:rPr>
        <w:t>arVertex</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vw</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color w:val="0000C0"/>
          <w:kern w:val="0"/>
          <w:szCs w:val="20"/>
        </w:rPr>
        <w:t>vw</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Vertex</w:t>
      </w:r>
      <w:r>
        <w:rPr>
          <w:rFonts w:ascii="Courier New" w:hAnsi="Courier New" w:cs="Courier New"/>
          <w:color w:val="000000"/>
          <w:kern w:val="0"/>
          <w:szCs w:val="20"/>
        </w:rPr>
        <w:t>&gt;();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정점</w:t>
      </w:r>
      <w:r>
        <w:rPr>
          <w:rFonts w:ascii="Courier New" w:hAnsi="Courier New" w:cs="Courier New"/>
          <w:color w:val="3F7F5F"/>
          <w:kern w:val="0"/>
          <w:szCs w:val="20"/>
        </w:rPr>
        <w:t xml:space="preserve"> </w:t>
      </w:r>
      <w:r>
        <w:rPr>
          <w:rFonts w:ascii="Courier New" w:hAnsi="Courier New" w:cs="Courier New"/>
          <w:color w:val="3F7F5F"/>
          <w:kern w:val="0"/>
          <w:szCs w:val="20"/>
        </w:rPr>
        <w:t>하나에</w:t>
      </w:r>
      <w:r>
        <w:rPr>
          <w:rFonts w:ascii="Courier New" w:hAnsi="Courier New" w:cs="Courier New"/>
          <w:color w:val="3F7F5F"/>
          <w:kern w:val="0"/>
          <w:szCs w:val="20"/>
        </w:rPr>
        <w:t xml:space="preserve"> </w:t>
      </w:r>
      <w:r>
        <w:rPr>
          <w:rFonts w:ascii="Courier New" w:hAnsi="Courier New" w:cs="Courier New"/>
          <w:color w:val="3F7F5F"/>
          <w:kern w:val="0"/>
          <w:szCs w:val="20"/>
        </w:rPr>
        <w:t>대한</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가지는</w:t>
      </w:r>
      <w:r>
        <w:rPr>
          <w:rFonts w:ascii="Courier New" w:hAnsi="Courier New" w:cs="Courier New"/>
          <w:color w:val="3F7F5F"/>
          <w:kern w:val="0"/>
          <w:szCs w:val="20"/>
        </w:rPr>
        <w:t xml:space="preserve"> </w:t>
      </w:r>
      <w:r>
        <w:rPr>
          <w:rFonts w:ascii="Courier New" w:hAnsi="Courier New" w:cs="Courier New"/>
          <w:color w:val="3F7F5F"/>
          <w:kern w:val="0"/>
          <w:szCs w:val="20"/>
        </w:rPr>
        <w:t>클래스</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Vertex</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Vertex</w:t>
      </w:r>
      <w:r>
        <w:rPr>
          <w:rFonts w:ascii="Courier New" w:hAnsi="Courier New" w:cs="Courier New"/>
          <w:color w:val="000000"/>
          <w:kern w:val="0"/>
          <w:szCs w:val="20"/>
        </w:rPr>
        <w:t>(</w:t>
      </w:r>
      <w:r>
        <w:rPr>
          <w:rFonts w:ascii="Courier New" w:hAnsi="Courier New" w:cs="Courier New"/>
          <w:b/>
          <w:bCs/>
          <w:color w:val="7F0055"/>
          <w:kern w:val="0"/>
          <w:szCs w:val="20"/>
        </w:rPr>
        <w:t>float</w:t>
      </w:r>
      <w:r>
        <w:rPr>
          <w:rFonts w:ascii="Courier New" w:hAnsi="Courier New" w:cs="Courier New"/>
          <w:color w:val="000000"/>
          <w:kern w:val="0"/>
          <w:szCs w:val="20"/>
        </w:rPr>
        <w:t xml:space="preserve"> ax, </w:t>
      </w:r>
      <w:r>
        <w:rPr>
          <w:rFonts w:ascii="Courier New" w:hAnsi="Courier New" w:cs="Courier New"/>
          <w:b/>
          <w:bCs/>
          <w:color w:val="7F0055"/>
          <w:kern w:val="0"/>
          <w:szCs w:val="20"/>
        </w:rPr>
        <w:t>float</w:t>
      </w:r>
      <w:r>
        <w:rPr>
          <w:rFonts w:ascii="Courier New" w:hAnsi="Courier New" w:cs="Courier New"/>
          <w:color w:val="000000"/>
          <w:kern w:val="0"/>
          <w:szCs w:val="20"/>
        </w:rPr>
        <w:t xml:space="preserve"> ay,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ad)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x</w:t>
      </w:r>
      <w:r>
        <w:rPr>
          <w:rFonts w:ascii="Courier New" w:hAnsi="Courier New" w:cs="Courier New"/>
          <w:color w:val="000000"/>
          <w:kern w:val="0"/>
          <w:szCs w:val="20"/>
        </w:rPr>
        <w:t xml:space="preserve"> = ax;</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y</w:t>
      </w:r>
      <w:r>
        <w:rPr>
          <w:rFonts w:ascii="Courier New" w:hAnsi="Courier New" w:cs="Courier New"/>
          <w:color w:val="000000"/>
          <w:kern w:val="0"/>
          <w:szCs w:val="20"/>
        </w:rPr>
        <w:t xml:space="preserve"> = ay;</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Draw</w:t>
      </w:r>
      <w:r>
        <w:rPr>
          <w:rFonts w:ascii="Courier New" w:hAnsi="Courier New" w:cs="Courier New"/>
          <w:color w:val="000000"/>
          <w:kern w:val="0"/>
          <w:szCs w:val="20"/>
        </w:rPr>
        <w:t xml:space="preserve"> = ad;</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w:t>
      </w:r>
      <w:r>
        <w:rPr>
          <w:rFonts w:ascii="Courier New" w:hAnsi="Courier New" w:cs="Courier New"/>
          <w:color w:val="0000C0"/>
          <w:kern w:val="0"/>
          <w:szCs w:val="20"/>
        </w:rPr>
        <w:t>x</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w:t>
      </w:r>
      <w:r>
        <w:rPr>
          <w:rFonts w:ascii="Courier New" w:hAnsi="Courier New" w:cs="Courier New"/>
          <w:color w:val="0000C0"/>
          <w:kern w:val="0"/>
          <w:szCs w:val="20"/>
        </w:rPr>
        <w:t>y</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0000C0"/>
          <w:kern w:val="0"/>
          <w:szCs w:val="20"/>
        </w:rPr>
        <w:t>Draw</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w:t>
      </w:r>
      <w:r>
        <w:rPr>
          <w:rFonts w:ascii="Courier New" w:hAnsi="Courier New" w:cs="Courier New"/>
          <w:color w:val="0000C0"/>
          <w:kern w:val="0"/>
          <w:szCs w:val="20"/>
        </w:rPr>
        <w:t>mPaint</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 Paint </w:t>
      </w:r>
      <w:r>
        <w:rPr>
          <w:rFonts w:ascii="Courier New" w:hAnsi="Courier New" w:cs="Courier New"/>
          <w:color w:val="3F7F5F"/>
          <w:kern w:val="0"/>
          <w:szCs w:val="20"/>
        </w:rPr>
        <w:t>객체</w:t>
      </w:r>
      <w:r>
        <w:rPr>
          <w:rFonts w:ascii="Courier New" w:hAnsi="Courier New" w:cs="Courier New"/>
          <w:color w:val="3F7F5F"/>
          <w:kern w:val="0"/>
          <w:szCs w:val="20"/>
        </w:rPr>
        <w:t xml:space="preserve"> </w:t>
      </w:r>
      <w:r>
        <w:rPr>
          <w:rFonts w:ascii="Courier New" w:hAnsi="Courier New" w:cs="Courier New"/>
          <w:color w:val="3F7F5F"/>
          <w:kern w:val="0"/>
          <w:szCs w:val="20"/>
        </w:rPr>
        <w:t>미리</w:t>
      </w:r>
      <w:r>
        <w:rPr>
          <w:rFonts w:ascii="Courier New" w:hAnsi="Courier New" w:cs="Courier New"/>
          <w:color w:val="3F7F5F"/>
          <w:kern w:val="0"/>
          <w:szCs w:val="20"/>
        </w:rPr>
        <w:t xml:space="preserve"> </w:t>
      </w:r>
      <w:r>
        <w:rPr>
          <w:rFonts w:ascii="Courier New" w:hAnsi="Courier New" w:cs="Courier New"/>
          <w:color w:val="3F7F5F"/>
          <w:kern w:val="0"/>
          <w:szCs w:val="20"/>
        </w:rPr>
        <w:t>초기화</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Paint</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w:t>
      </w:r>
      <w:r>
        <w:rPr>
          <w:rFonts w:ascii="Courier New" w:hAnsi="Courier New" w:cs="Courier New"/>
          <w:b/>
          <w:bCs/>
          <w:color w:val="008000"/>
          <w:kern w:val="0"/>
          <w:szCs w:val="20"/>
        </w:rPr>
        <w:t>setColor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BLACK</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w:t>
      </w:r>
      <w:r>
        <w:rPr>
          <w:rFonts w:ascii="Courier New" w:hAnsi="Courier New" w:cs="Courier New"/>
          <w:b/>
          <w:bCs/>
          <w:color w:val="008000"/>
          <w:kern w:val="0"/>
          <w:szCs w:val="20"/>
        </w:rPr>
        <w:t>setStrokeWidth</w:t>
      </w:r>
      <w:r>
        <w:rPr>
          <w:rFonts w:ascii="Courier New" w:hAnsi="Courier New" w:cs="Courier New"/>
          <w:color w:val="000000"/>
          <w:kern w:val="0"/>
          <w:szCs w:val="20"/>
        </w:rPr>
        <w:t>(3);</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mPaint</w:t>
      </w:r>
      <w:r>
        <w:rPr>
          <w:rFonts w:ascii="Courier New" w:hAnsi="Courier New" w:cs="Courier New"/>
          <w:color w:val="000000"/>
          <w:kern w:val="0"/>
          <w:szCs w:val="20"/>
        </w:rPr>
        <w:t>.</w:t>
      </w:r>
      <w:r>
        <w:rPr>
          <w:rFonts w:ascii="Courier New" w:hAnsi="Courier New" w:cs="Courier New"/>
          <w:b/>
          <w:bCs/>
          <w:color w:val="00800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drawColor</w:t>
      </w:r>
      <w:r>
        <w:rPr>
          <w:rFonts w:ascii="Courier New" w:hAnsi="Courier New" w:cs="Courier New"/>
          <w:color w:val="000000"/>
          <w:kern w:val="0"/>
          <w:szCs w:val="20"/>
        </w:rPr>
        <w:t>(0xffe0e0e0);</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정점을</w:t>
      </w:r>
      <w:r>
        <w:rPr>
          <w:rFonts w:ascii="Courier New" w:hAnsi="Courier New" w:cs="Courier New"/>
          <w:color w:val="3F7F5F"/>
          <w:kern w:val="0"/>
          <w:szCs w:val="20"/>
        </w:rPr>
        <w:t xml:space="preserve"> </w:t>
      </w:r>
      <w:r>
        <w:rPr>
          <w:rFonts w:ascii="Courier New" w:hAnsi="Courier New" w:cs="Courier New"/>
          <w:color w:val="3F7F5F"/>
          <w:kern w:val="0"/>
          <w:szCs w:val="20"/>
        </w:rPr>
        <w:t>순회하면서</w:t>
      </w:r>
      <w:r>
        <w:rPr>
          <w:rFonts w:ascii="Courier New" w:hAnsi="Courier New" w:cs="Courier New"/>
          <w:color w:val="3F7F5F"/>
          <w:kern w:val="0"/>
          <w:szCs w:val="20"/>
        </w:rPr>
        <w:t xml:space="preserve"> </w:t>
      </w:r>
      <w:r>
        <w:rPr>
          <w:rFonts w:ascii="Courier New" w:hAnsi="Courier New" w:cs="Courier New"/>
          <w:color w:val="3F7F5F"/>
          <w:kern w:val="0"/>
          <w:szCs w:val="20"/>
        </w:rPr>
        <w:t>선분으로</w:t>
      </w:r>
      <w:r>
        <w:rPr>
          <w:rFonts w:ascii="Courier New" w:hAnsi="Courier New" w:cs="Courier New"/>
          <w:color w:val="3F7F5F"/>
          <w:kern w:val="0"/>
          <w:szCs w:val="20"/>
        </w:rPr>
        <w:t xml:space="preserve"> </w:t>
      </w:r>
      <w:r>
        <w:rPr>
          <w:rFonts w:ascii="Courier New" w:hAnsi="Courier New" w:cs="Courier New"/>
          <w:color w:val="3F7F5F"/>
          <w:kern w:val="0"/>
          <w:szCs w:val="20"/>
        </w:rPr>
        <w:t>잇는다</w:t>
      </w:r>
      <w:r>
        <w:rPr>
          <w:rFonts w:ascii="Courier New" w:hAnsi="Courier New" w:cs="Courier New"/>
          <w:color w:val="3F7F5F"/>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i=0;i&lt;</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();i++)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w:t>
      </w:r>
      <w:r>
        <w:rPr>
          <w:rFonts w:ascii="Courier New" w:hAnsi="Courier New" w:cs="Courier New"/>
          <w:color w:val="0000C0"/>
          <w:kern w:val="0"/>
          <w:szCs w:val="20"/>
        </w:rPr>
        <w:t>Draw</w:t>
      </w:r>
      <w:r>
        <w:rPr>
          <w:rFonts w:ascii="Courier New" w:hAnsi="Courier New" w:cs="Courier New"/>
          <w:color w:val="000000"/>
          <w:kern w:val="0"/>
          <w:szCs w:val="20"/>
        </w:rPr>
        <w: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drawLine</w:t>
      </w:r>
      <w:r>
        <w:rPr>
          <w:rFonts w:ascii="Courier New" w:hAnsi="Courier New" w:cs="Courier New"/>
          <w:color w:val="000000"/>
          <w:kern w:val="0"/>
          <w:szCs w:val="20"/>
        </w:rPr>
        <w:t>(</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(i-1).</w:t>
      </w:r>
      <w:r>
        <w:rPr>
          <w:rFonts w:ascii="Courier New" w:hAnsi="Courier New" w:cs="Courier New"/>
          <w:color w:val="0000C0"/>
          <w:kern w:val="0"/>
          <w:szCs w:val="20"/>
        </w:rPr>
        <w:t>x</w:t>
      </w: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(i-1).</w:t>
      </w:r>
      <w:r>
        <w:rPr>
          <w:rFonts w:ascii="Courier New" w:hAnsi="Courier New" w:cs="Courier New"/>
          <w:color w:val="0000C0"/>
          <w:kern w:val="0"/>
          <w:szCs w:val="20"/>
        </w:rPr>
        <w:t>y</w:t>
      </w:r>
      <w:r>
        <w:rPr>
          <w:rFonts w:ascii="Courier New" w:hAnsi="Courier New" w:cs="Courier New"/>
          <w:color w:val="000000"/>
          <w:kern w:val="0"/>
          <w:szCs w:val="20"/>
        </w:rPr>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w:t>
      </w:r>
      <w:r>
        <w:rPr>
          <w:rFonts w:ascii="Courier New" w:hAnsi="Courier New" w:cs="Courier New"/>
          <w:color w:val="0000C0"/>
          <w:kern w:val="0"/>
          <w:szCs w:val="20"/>
        </w:rPr>
        <w:t>x</w:t>
      </w:r>
      <w:r>
        <w:rPr>
          <w:rFonts w:ascii="Courier New" w:hAnsi="Courier New" w:cs="Courier New"/>
          <w:color w:val="000000"/>
          <w:kern w:val="0"/>
          <w:szCs w:val="20"/>
        </w:rPr>
        <w:t xml:space="preserve">, </w:t>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w:t>
      </w:r>
      <w:r>
        <w:rPr>
          <w:rFonts w:ascii="Courier New" w:hAnsi="Courier New" w:cs="Courier New"/>
          <w:color w:val="0000C0"/>
          <w:kern w:val="0"/>
          <w:szCs w:val="20"/>
        </w:rPr>
        <w:t>y</w:t>
      </w:r>
      <w:r>
        <w:rPr>
          <w:rFonts w:ascii="Courier New" w:hAnsi="Courier New" w:cs="Courier New"/>
          <w:color w:val="000000"/>
          <w:kern w:val="0"/>
          <w:szCs w:val="20"/>
        </w:rPr>
        <w:t xml:space="preserve">, </w:t>
      </w:r>
      <w:r>
        <w:rPr>
          <w:rFonts w:ascii="Courier New" w:hAnsi="Courier New" w:cs="Courier New"/>
          <w:color w:val="0000C0"/>
          <w:kern w:val="0"/>
          <w:szCs w:val="20"/>
        </w:rPr>
        <w:t>mPaint</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터치</w:t>
      </w:r>
      <w:r>
        <w:rPr>
          <w:rFonts w:ascii="Courier New" w:hAnsi="Courier New" w:cs="Courier New"/>
          <w:color w:val="3F7F5F"/>
          <w:kern w:val="0"/>
          <w:szCs w:val="20"/>
        </w:rPr>
        <w:t xml:space="preserve"> </w:t>
      </w:r>
      <w:r>
        <w:rPr>
          <w:rFonts w:ascii="Courier New" w:hAnsi="Courier New" w:cs="Courier New"/>
          <w:color w:val="3F7F5F"/>
          <w:kern w:val="0"/>
          <w:szCs w:val="20"/>
        </w:rPr>
        <w:t>이동시마다</w:t>
      </w:r>
      <w:r>
        <w:rPr>
          <w:rFonts w:ascii="Courier New" w:hAnsi="Courier New" w:cs="Courier New"/>
          <w:color w:val="3F7F5F"/>
          <w:kern w:val="0"/>
          <w:szCs w:val="20"/>
        </w:rPr>
        <w:t xml:space="preserve"> </w:t>
      </w:r>
      <w:r>
        <w:rPr>
          <w:rFonts w:ascii="Courier New" w:hAnsi="Courier New" w:cs="Courier New"/>
          <w:color w:val="3F7F5F"/>
          <w:kern w:val="0"/>
          <w:szCs w:val="20"/>
        </w:rPr>
        <w:t>정점들을</w:t>
      </w:r>
      <w:r>
        <w:rPr>
          <w:rFonts w:ascii="Courier New" w:hAnsi="Courier New" w:cs="Courier New"/>
          <w:color w:val="3F7F5F"/>
          <w:kern w:val="0"/>
          <w:szCs w:val="20"/>
        </w:rPr>
        <w:t xml:space="preserve"> </w:t>
      </w:r>
      <w:r>
        <w:rPr>
          <w:rFonts w:ascii="Courier New" w:hAnsi="Courier New" w:cs="Courier New"/>
          <w:color w:val="3F7F5F"/>
          <w:kern w:val="0"/>
          <w:szCs w:val="20"/>
        </w:rPr>
        <w:t>추가한다</w:t>
      </w:r>
      <w:r>
        <w:rPr>
          <w:rFonts w:ascii="Courier New" w:hAnsi="Courier New" w:cs="Courier New"/>
          <w:color w:val="3F7F5F"/>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onTouchEvent</w:t>
      </w:r>
      <w:r>
        <w:rPr>
          <w:rFonts w:ascii="Courier New" w:hAnsi="Courier New" w:cs="Courier New"/>
          <w:color w:val="000000"/>
          <w:kern w:val="0"/>
          <w:szCs w:val="20"/>
        </w:rPr>
        <w:t>(</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arVertex</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Vertex</w:t>
      </w:r>
      <w:r>
        <w:rPr>
          <w:rFonts w:ascii="Courier New" w:hAnsi="Courier New" w:cs="Courier New"/>
          <w:color w:val="000000"/>
          <w:kern w:val="0"/>
          <w:szCs w:val="20"/>
        </w:rPr>
        <w:t>(event.</w:t>
      </w:r>
      <w:r>
        <w:rPr>
          <w:rFonts w:ascii="Courier New" w:hAnsi="Courier New" w:cs="Courier New"/>
          <w:b/>
          <w:bCs/>
          <w:color w:val="008000"/>
          <w:kern w:val="0"/>
          <w:szCs w:val="20"/>
        </w:rPr>
        <w:t>getX</w:t>
      </w:r>
      <w:r>
        <w:rPr>
          <w:rFonts w:ascii="Courier New" w:hAnsi="Courier New" w:cs="Courier New"/>
          <w:color w:val="000000"/>
          <w:kern w:val="0"/>
          <w:szCs w:val="20"/>
        </w:rPr>
        <w:t>(), event.</w:t>
      </w:r>
      <w:r>
        <w:rPr>
          <w:rFonts w:ascii="Courier New" w:hAnsi="Courier New" w:cs="Courier New"/>
          <w:b/>
          <w:bCs/>
          <w:color w:val="008000"/>
          <w:kern w:val="0"/>
          <w:szCs w:val="20"/>
        </w:rPr>
        <w:t>getY</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ACTION_MOVE</w:t>
      </w:r>
      <w:r>
        <w:rPr>
          <w:rFonts w:ascii="Courier New" w:hAnsi="Courier New" w:cs="Courier New"/>
          <w:color w:val="000000"/>
          <w:kern w:val="0"/>
          <w:szCs w:val="20"/>
        </w:rPr>
        <w:t>) {</w:t>
      </w:r>
    </w:p>
    <w:p w:rsidR="00D72D98" w:rsidRDefault="00DE14F8" w:rsidP="00D72D98">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40" style="position:absolute;margin-left:282.35pt;margin-top:18.35pt;width:178.45pt;height:69.4pt;z-index:251672576" filled="f" strokecolor="red" strokeweight="1.5pt">
            <v:textbox>
              <w:txbxContent>
                <w:p w:rsidR="00E05E9B" w:rsidRDefault="00E05E9B">
                  <w:r>
                    <w:rPr>
                      <w:rFonts w:hint="eastAsia"/>
                    </w:rPr>
                    <w:t>에의해 onDrow가 직간접적으로 호출이 된다</w:t>
                  </w:r>
                </w:p>
              </w:txbxContent>
            </v:textbox>
          </v:rect>
        </w:pict>
      </w:r>
      <w:r w:rsidRPr="00DE14F8">
        <w:rPr>
          <w:rFonts w:ascii="Courier New" w:hAnsi="Courier New" w:cs="Courier New"/>
          <w:noProof/>
          <w:color w:val="000000"/>
          <w:kern w:val="0"/>
          <w:szCs w:val="20"/>
        </w:rPr>
        <w:pict>
          <v:rect id="_x0000_s1038" style="position:absolute;margin-left:102.1pt;margin-top:18.35pt;width:128.4pt;height:17.55pt;z-index:251670528" filled="f" strokecolor="red" strokeweight="1.5pt"/>
        </w:pict>
      </w:r>
      <w:r w:rsidR="00D72D98">
        <w:rPr>
          <w:rFonts w:ascii="Courier New" w:hAnsi="Courier New" w:cs="Courier New"/>
          <w:color w:val="000000"/>
          <w:kern w:val="0"/>
          <w:szCs w:val="20"/>
        </w:rPr>
        <w:tab/>
        <w:t xml:space="preserve">    </w:t>
      </w:r>
      <w:r w:rsidR="00D72D98">
        <w:rPr>
          <w:rFonts w:ascii="Courier New" w:hAnsi="Courier New" w:cs="Courier New"/>
          <w:color w:val="000000"/>
          <w:kern w:val="0"/>
          <w:szCs w:val="20"/>
        </w:rPr>
        <w:tab/>
      </w:r>
      <w:r w:rsidR="00D72D98">
        <w:rPr>
          <w:rFonts w:ascii="Courier New" w:hAnsi="Courier New" w:cs="Courier New"/>
          <w:color w:val="000000"/>
          <w:kern w:val="0"/>
          <w:szCs w:val="20"/>
        </w:rPr>
        <w:tab/>
      </w:r>
      <w:r w:rsidR="00D72D98">
        <w:rPr>
          <w:rFonts w:ascii="Courier New" w:hAnsi="Courier New" w:cs="Courier New"/>
          <w:color w:val="0000C0"/>
          <w:kern w:val="0"/>
          <w:szCs w:val="20"/>
        </w:rPr>
        <w:t>arVertex</w:t>
      </w:r>
      <w:r w:rsidR="00D72D98">
        <w:rPr>
          <w:rFonts w:ascii="Courier New" w:hAnsi="Courier New" w:cs="Courier New"/>
          <w:color w:val="000000"/>
          <w:kern w:val="0"/>
          <w:szCs w:val="20"/>
        </w:rPr>
        <w:t>.</w:t>
      </w:r>
      <w:r w:rsidR="00D72D98">
        <w:rPr>
          <w:rFonts w:ascii="Courier New" w:hAnsi="Courier New" w:cs="Courier New"/>
          <w:b/>
          <w:bCs/>
          <w:color w:val="008000"/>
          <w:kern w:val="0"/>
          <w:szCs w:val="20"/>
        </w:rPr>
        <w:t>add</w:t>
      </w:r>
      <w:r w:rsidR="00D72D98">
        <w:rPr>
          <w:rFonts w:ascii="Courier New" w:hAnsi="Courier New" w:cs="Courier New"/>
          <w:color w:val="000000"/>
          <w:kern w:val="0"/>
          <w:szCs w:val="20"/>
        </w:rPr>
        <w:t>(</w:t>
      </w:r>
      <w:r w:rsidR="00D72D98">
        <w:rPr>
          <w:rFonts w:ascii="Courier New" w:hAnsi="Courier New" w:cs="Courier New"/>
          <w:b/>
          <w:bCs/>
          <w:color w:val="7F0055"/>
          <w:kern w:val="0"/>
          <w:szCs w:val="20"/>
        </w:rPr>
        <w:t>new</w:t>
      </w:r>
      <w:r w:rsidR="00D72D98">
        <w:rPr>
          <w:rFonts w:ascii="Courier New" w:hAnsi="Courier New" w:cs="Courier New"/>
          <w:color w:val="000000"/>
          <w:kern w:val="0"/>
          <w:szCs w:val="20"/>
        </w:rPr>
        <w:t xml:space="preserve"> </w:t>
      </w:r>
      <w:r w:rsidR="00D72D98">
        <w:rPr>
          <w:rFonts w:ascii="Courier New" w:hAnsi="Courier New" w:cs="Courier New"/>
          <w:b/>
          <w:bCs/>
          <w:color w:val="008000"/>
          <w:kern w:val="0"/>
          <w:szCs w:val="20"/>
        </w:rPr>
        <w:t>Vertex</w:t>
      </w:r>
      <w:r w:rsidR="00D72D98">
        <w:rPr>
          <w:rFonts w:ascii="Courier New" w:hAnsi="Courier New" w:cs="Courier New"/>
          <w:color w:val="000000"/>
          <w:kern w:val="0"/>
          <w:szCs w:val="20"/>
        </w:rPr>
        <w:t>(event.</w:t>
      </w:r>
      <w:r w:rsidR="00D72D98">
        <w:rPr>
          <w:rFonts w:ascii="Courier New" w:hAnsi="Courier New" w:cs="Courier New"/>
          <w:b/>
          <w:bCs/>
          <w:color w:val="008000"/>
          <w:kern w:val="0"/>
          <w:szCs w:val="20"/>
        </w:rPr>
        <w:t>getX</w:t>
      </w:r>
      <w:r w:rsidR="00D72D98">
        <w:rPr>
          <w:rFonts w:ascii="Courier New" w:hAnsi="Courier New" w:cs="Courier New"/>
          <w:color w:val="000000"/>
          <w:kern w:val="0"/>
          <w:szCs w:val="20"/>
        </w:rPr>
        <w:t>(), event.</w:t>
      </w:r>
      <w:r w:rsidR="00D72D98">
        <w:rPr>
          <w:rFonts w:ascii="Courier New" w:hAnsi="Courier New" w:cs="Courier New"/>
          <w:b/>
          <w:bCs/>
          <w:color w:val="008000"/>
          <w:kern w:val="0"/>
          <w:szCs w:val="20"/>
        </w:rPr>
        <w:t>getY</w:t>
      </w:r>
      <w:r w:rsidR="00D72D98">
        <w:rPr>
          <w:rFonts w:ascii="Courier New" w:hAnsi="Courier New" w:cs="Courier New"/>
          <w:color w:val="000000"/>
          <w:kern w:val="0"/>
          <w:szCs w:val="20"/>
        </w:rPr>
        <w:t xml:space="preserve">(), </w:t>
      </w:r>
      <w:r w:rsidR="00D72D98">
        <w:rPr>
          <w:rFonts w:ascii="Courier New" w:hAnsi="Courier New" w:cs="Courier New"/>
          <w:b/>
          <w:bCs/>
          <w:color w:val="7F0055"/>
          <w:kern w:val="0"/>
          <w:szCs w:val="20"/>
        </w:rPr>
        <w:t>true</w:t>
      </w:r>
      <w:r w:rsidR="00D72D98">
        <w:rPr>
          <w:rFonts w:ascii="Courier New" w:hAnsi="Courier New" w:cs="Courier New"/>
          <w:color w:val="000000"/>
          <w:kern w:val="0"/>
          <w:szCs w:val="20"/>
        </w:rPr>
        <w:t>));</w:t>
      </w:r>
    </w:p>
    <w:p w:rsidR="00D72D98" w:rsidRDefault="00DE14F8" w:rsidP="00D72D98">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type id="_x0000_t32" coordsize="21600,21600" o:spt="32" o:oned="t" path="m,l21600,21600e" filled="f">
            <v:path arrowok="t" fillok="f" o:connecttype="none"/>
            <o:lock v:ext="edit" shapetype="t"/>
          </v:shapetype>
          <v:shape id="_x0000_s1039" type="#_x0000_t32" style="position:absolute;margin-left:230.5pt;margin-top:3.7pt;width:51.85pt;height:.65pt;z-index:251671552" o:connectortype="straight">
            <v:stroke endarrow="block"/>
          </v:shape>
        </w:pict>
      </w:r>
      <w:r w:rsidR="00D72D98">
        <w:rPr>
          <w:rFonts w:ascii="Courier New" w:hAnsi="Courier New" w:cs="Courier New"/>
          <w:color w:val="000000"/>
          <w:kern w:val="0"/>
          <w:szCs w:val="20"/>
        </w:rPr>
        <w:tab/>
        <w:t xml:space="preserve">    </w:t>
      </w:r>
      <w:r w:rsidR="00D72D98">
        <w:rPr>
          <w:rFonts w:ascii="Courier New" w:hAnsi="Courier New" w:cs="Courier New"/>
          <w:color w:val="000000"/>
          <w:kern w:val="0"/>
          <w:szCs w:val="20"/>
        </w:rPr>
        <w:tab/>
      </w:r>
      <w:r w:rsidR="00D72D98">
        <w:rPr>
          <w:rFonts w:ascii="Courier New" w:hAnsi="Courier New" w:cs="Courier New"/>
          <w:color w:val="000000"/>
          <w:kern w:val="0"/>
          <w:szCs w:val="20"/>
        </w:rPr>
        <w:tab/>
      </w:r>
      <w:r w:rsidR="00D72D98">
        <w:rPr>
          <w:rFonts w:ascii="Courier New" w:hAnsi="Courier New" w:cs="Courier New"/>
          <w:b/>
          <w:bCs/>
          <w:color w:val="008000"/>
          <w:kern w:val="0"/>
          <w:szCs w:val="20"/>
        </w:rPr>
        <w:t>invalidate</w:t>
      </w:r>
      <w:r w:rsidR="00D72D98">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D72D98" w:rsidRDefault="00D72D98" w:rsidP="00D72D98">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D72D98" w:rsidRDefault="00D72D98"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AE308C" w:rsidRDefault="00AE308C" w:rsidP="00D72D98">
      <w:pPr>
        <w:wordWrap/>
        <w:adjustRightInd w:val="0"/>
        <w:jc w:val="left"/>
        <w:rPr>
          <w:rFonts w:ascii="Courier New" w:hAnsi="Courier New" w:cs="Courier New"/>
          <w:color w:val="000000"/>
          <w:kern w:val="0"/>
          <w:szCs w:val="20"/>
        </w:rPr>
      </w:pPr>
    </w:p>
    <w:p w:rsidR="00AE308C" w:rsidRDefault="00AE308C" w:rsidP="00D72D98">
      <w:pPr>
        <w:wordWrap/>
        <w:adjustRightInd w:val="0"/>
        <w:jc w:val="left"/>
        <w:rPr>
          <w:rFonts w:ascii="Courier New" w:hAnsi="Courier New" w:cs="Courier New"/>
          <w:color w:val="000000"/>
          <w:kern w:val="0"/>
          <w:szCs w:val="20"/>
        </w:rPr>
      </w:pPr>
    </w:p>
    <w:p w:rsidR="00AE308C" w:rsidRDefault="00AE308C" w:rsidP="00D72D98">
      <w:pPr>
        <w:wordWrap/>
        <w:adjustRightInd w:val="0"/>
        <w:jc w:val="left"/>
        <w:rPr>
          <w:rFonts w:ascii="Courier New" w:hAnsi="Courier New" w:cs="Courier New"/>
          <w:b/>
          <w:color w:val="000000"/>
          <w:kern w:val="0"/>
          <w:szCs w:val="20"/>
        </w:rPr>
      </w:pPr>
      <w:r w:rsidRPr="00AE308C">
        <w:rPr>
          <w:rFonts w:ascii="Courier New" w:hAnsi="Courier New" w:cs="Courier New" w:hint="eastAsia"/>
          <w:b/>
          <w:color w:val="000000"/>
          <w:kern w:val="0"/>
          <w:szCs w:val="20"/>
        </w:rPr>
        <w:t>키보드입력</w:t>
      </w:r>
    </w:p>
    <w:p w:rsidR="00AE308C" w:rsidRDefault="00D55B7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onKeyDown(int keyCOde, KeyEvent envet) </w:t>
      </w:r>
      <w:r>
        <w:rPr>
          <w:rFonts w:ascii="Courier New" w:hAnsi="Courier New" w:cs="Courier New" w:hint="eastAsia"/>
          <w:color w:val="000000"/>
          <w:kern w:val="0"/>
          <w:szCs w:val="20"/>
        </w:rPr>
        <w:t>콜백메서드</w:t>
      </w:r>
    </w:p>
    <w:p w:rsidR="0036248E" w:rsidRDefault="0036248E"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View.OnKeyListener </w:t>
      </w:r>
      <w:r>
        <w:rPr>
          <w:rFonts w:ascii="Courier New" w:hAnsi="Courier New" w:cs="Courier New" w:hint="eastAsia"/>
          <w:color w:val="000000"/>
          <w:kern w:val="0"/>
          <w:szCs w:val="20"/>
        </w:rPr>
        <w:t>인터페이스</w:t>
      </w:r>
      <w:r>
        <w:rPr>
          <w:rFonts w:ascii="Courier New" w:hAnsi="Courier New" w:cs="Courier New" w:hint="eastAsia"/>
          <w:color w:val="000000"/>
          <w:kern w:val="0"/>
          <w:szCs w:val="20"/>
        </w:rPr>
        <w:t xml:space="preserve"> </w:t>
      </w:r>
      <w:r w:rsidR="00736D42">
        <w:rPr>
          <w:rFonts w:ascii="Courier New" w:hAnsi="Courier New" w:cs="Courier New" w:hint="eastAsia"/>
          <w:color w:val="000000"/>
          <w:kern w:val="0"/>
          <w:szCs w:val="20"/>
        </w:rPr>
        <w:t>의</w:t>
      </w:r>
      <w:r w:rsidR="00736D42">
        <w:rPr>
          <w:rFonts w:ascii="Courier New" w:hAnsi="Courier New" w:cs="Courier New" w:hint="eastAsia"/>
          <w:color w:val="000000"/>
          <w:kern w:val="0"/>
          <w:szCs w:val="20"/>
        </w:rPr>
        <w:t xml:space="preserve"> Onkey(View v, int keyCode, KeyEvent event)</w:t>
      </w:r>
    </w:p>
    <w:tbl>
      <w:tblPr>
        <w:tblStyle w:val="a4"/>
        <w:tblW w:w="0" w:type="auto"/>
        <w:tblLook w:val="04A0"/>
      </w:tblPr>
      <w:tblGrid>
        <w:gridCol w:w="2497"/>
        <w:gridCol w:w="6745"/>
      </w:tblGrid>
      <w:tr w:rsidR="000713D8" w:rsidTr="002D1E23">
        <w:tc>
          <w:tcPr>
            <w:tcW w:w="2497"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KEYCODE_DPAD_LEFT</w:t>
            </w:r>
          </w:p>
        </w:tc>
        <w:tc>
          <w:tcPr>
            <w:tcW w:w="6745"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왼쪽이동키</w:t>
            </w:r>
          </w:p>
        </w:tc>
      </w:tr>
      <w:tr w:rsidR="000713D8" w:rsidTr="002D1E23">
        <w:tc>
          <w:tcPr>
            <w:tcW w:w="2497"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KEYCODE_DPAD_RIHGHT</w:t>
            </w:r>
          </w:p>
        </w:tc>
        <w:tc>
          <w:tcPr>
            <w:tcW w:w="6745" w:type="dxa"/>
          </w:tcPr>
          <w:p w:rsidR="000713D8" w:rsidRDefault="000713D8"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오른쪽이동키</w:t>
            </w:r>
          </w:p>
        </w:tc>
      </w:tr>
      <w:tr w:rsidR="000713D8" w:rsidTr="002D1E23">
        <w:tc>
          <w:tcPr>
            <w:tcW w:w="2497"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 xml:space="preserve"> UP</w:t>
            </w:r>
          </w:p>
        </w:tc>
        <w:tc>
          <w:tcPr>
            <w:tcW w:w="6745"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위쪽</w:t>
            </w:r>
          </w:p>
        </w:tc>
      </w:tr>
      <w:tr w:rsidR="000713D8" w:rsidTr="002D1E23">
        <w:tc>
          <w:tcPr>
            <w:tcW w:w="2497"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 xml:space="preserve"> DOWN</w:t>
            </w:r>
          </w:p>
        </w:tc>
        <w:tc>
          <w:tcPr>
            <w:tcW w:w="6745"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아래</w:t>
            </w:r>
          </w:p>
        </w:tc>
      </w:tr>
      <w:tr w:rsidR="000713D8" w:rsidTr="002D1E23">
        <w:tc>
          <w:tcPr>
            <w:tcW w:w="2497"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 xml:space="preserve"> CENTER</w:t>
            </w:r>
          </w:p>
        </w:tc>
        <w:tc>
          <w:tcPr>
            <w:tcW w:w="6745" w:type="dxa"/>
          </w:tcPr>
          <w:p w:rsidR="000713D8" w:rsidRDefault="00A32751"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중앙키</w:t>
            </w:r>
          </w:p>
        </w:tc>
      </w:tr>
      <w:tr w:rsidR="000713D8" w:rsidTr="002D1E23">
        <w:tc>
          <w:tcPr>
            <w:tcW w:w="2497" w:type="dxa"/>
          </w:tcPr>
          <w:p w:rsidR="000713D8" w:rsidRDefault="00A32751" w:rsidP="00A32751">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KEYCODE_A</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알파벳</w:t>
            </w:r>
            <w:r>
              <w:rPr>
                <w:rFonts w:ascii="Courier New" w:hAnsi="Courier New" w:cs="Courier New" w:hint="eastAsia"/>
                <w:color w:val="000000"/>
                <w:kern w:val="0"/>
                <w:szCs w:val="20"/>
              </w:rPr>
              <w:t xml:space="preserve">A </w:t>
            </w:r>
            <w:r>
              <w:rPr>
                <w:rFonts w:ascii="Courier New" w:hAnsi="Courier New" w:cs="Courier New" w:hint="eastAsia"/>
                <w:color w:val="000000"/>
                <w:kern w:val="0"/>
                <w:szCs w:val="20"/>
              </w:rPr>
              <w:t>알파벳</w:t>
            </w:r>
            <w:r>
              <w:rPr>
                <w:rFonts w:ascii="Courier New" w:hAnsi="Courier New" w:cs="Courier New" w:hint="eastAsia"/>
                <w:color w:val="000000"/>
                <w:kern w:val="0"/>
                <w:szCs w:val="20"/>
              </w:rPr>
              <w:t>B</w:t>
            </w:r>
            <w:r>
              <w:rPr>
                <w:rFonts w:ascii="Courier New" w:hAnsi="Courier New" w:cs="Courier New" w:hint="eastAsia"/>
                <w:color w:val="000000"/>
                <w:kern w:val="0"/>
                <w:szCs w:val="20"/>
              </w:rPr>
              <w:t>부터는</w:t>
            </w:r>
            <w:r>
              <w:rPr>
                <w:rFonts w:ascii="Courier New" w:hAnsi="Courier New" w:cs="Courier New" w:hint="eastAsia"/>
                <w:color w:val="000000"/>
                <w:kern w:val="0"/>
                <w:szCs w:val="20"/>
              </w:rPr>
              <w:t xml:space="preserve"> KEYCODE_B</w:t>
            </w:r>
            <w:r>
              <w:rPr>
                <w:rFonts w:ascii="Courier New" w:hAnsi="Courier New" w:cs="Courier New" w:hint="eastAsia"/>
                <w:color w:val="000000"/>
                <w:kern w:val="0"/>
                <w:szCs w:val="20"/>
              </w:rPr>
              <w:t>식이다</w:t>
            </w:r>
            <w:r>
              <w:rPr>
                <w:rFonts w:ascii="Courier New" w:hAnsi="Courier New" w:cs="Courier New" w:hint="eastAsia"/>
                <w:color w:val="000000"/>
                <w:kern w:val="0"/>
                <w:szCs w:val="20"/>
              </w:rPr>
              <w:t>.</w:t>
            </w:r>
          </w:p>
        </w:tc>
      </w:tr>
      <w:tr w:rsidR="000713D8" w:rsidTr="002D1E23">
        <w:tc>
          <w:tcPr>
            <w:tcW w:w="2497"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_0</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숫자</w:t>
            </w:r>
            <w:r>
              <w:rPr>
                <w:rFonts w:ascii="Courier New" w:hAnsi="Courier New" w:cs="Courier New" w:hint="eastAsia"/>
                <w:color w:val="000000"/>
                <w:kern w:val="0"/>
                <w:szCs w:val="20"/>
              </w:rPr>
              <w:t>0.1</w:t>
            </w:r>
            <w:r>
              <w:rPr>
                <w:rFonts w:ascii="Courier New" w:hAnsi="Courier New" w:cs="Courier New" w:hint="eastAsia"/>
                <w:color w:val="000000"/>
                <w:kern w:val="0"/>
                <w:szCs w:val="20"/>
              </w:rPr>
              <w:t>부터는</w:t>
            </w:r>
            <w:r>
              <w:rPr>
                <w:rFonts w:ascii="Courier New" w:hAnsi="Courier New" w:cs="Courier New" w:hint="eastAsia"/>
                <w:color w:val="000000"/>
                <w:kern w:val="0"/>
                <w:szCs w:val="20"/>
              </w:rPr>
              <w:t>KEYCODE_1</w:t>
            </w:r>
            <w:r>
              <w:rPr>
                <w:rFonts w:ascii="Courier New" w:hAnsi="Courier New" w:cs="Courier New" w:hint="eastAsia"/>
                <w:color w:val="000000"/>
                <w:kern w:val="0"/>
                <w:szCs w:val="20"/>
              </w:rPr>
              <w:t>식이다</w:t>
            </w:r>
          </w:p>
        </w:tc>
      </w:tr>
      <w:tr w:rsidR="000713D8" w:rsidTr="002D1E23">
        <w:tc>
          <w:tcPr>
            <w:tcW w:w="2497"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_CALL</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통화</w:t>
            </w:r>
          </w:p>
        </w:tc>
      </w:tr>
      <w:tr w:rsidR="000713D8" w:rsidTr="002D1E23">
        <w:tc>
          <w:tcPr>
            <w:tcW w:w="2497"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_ENDCALL</w:t>
            </w:r>
          </w:p>
        </w:tc>
        <w:tc>
          <w:tcPr>
            <w:tcW w:w="6745" w:type="dxa"/>
          </w:tcPr>
          <w:p w:rsidR="000713D8" w:rsidRDefault="002D1E23"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엔드콜</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_HOME</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홈</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_BACK</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BACK</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_VOLUME_UP</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볼륨업</w:t>
            </w:r>
          </w:p>
        </w:tc>
      </w:tr>
      <w:tr w:rsidR="002D1E23" w:rsidTr="002D1E23">
        <w:tc>
          <w:tcPr>
            <w:tcW w:w="2497"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_VOLUME_DOWN</w:t>
            </w:r>
          </w:p>
        </w:tc>
        <w:tc>
          <w:tcPr>
            <w:tcW w:w="6745" w:type="dxa"/>
          </w:tcPr>
          <w:p w:rsidR="002D1E23" w:rsidRDefault="002D1E23" w:rsidP="00B417F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볼륨다운</w:t>
            </w:r>
          </w:p>
        </w:tc>
      </w:tr>
    </w:tbl>
    <w:p w:rsidR="00703C1A" w:rsidRDefault="00703C1A" w:rsidP="00D72D98">
      <w:pPr>
        <w:wordWrap/>
        <w:adjustRightInd w:val="0"/>
        <w:jc w:val="left"/>
        <w:rPr>
          <w:rFonts w:ascii="Courier New" w:hAnsi="Courier New" w:cs="Courier New"/>
          <w:color w:val="000000"/>
          <w:kern w:val="0"/>
          <w:szCs w:val="20"/>
        </w:rPr>
      </w:pPr>
    </w:p>
    <w:p w:rsidR="000713D8" w:rsidRDefault="00703C1A" w:rsidP="00D72D9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br w:type="column"/>
      </w:r>
      <w:r>
        <w:rPr>
          <w:rFonts w:ascii="Courier New" w:hAnsi="Courier New" w:cs="Courier New" w:hint="eastAsia"/>
          <w:color w:val="000000"/>
          <w:kern w:val="0"/>
          <w:szCs w:val="20"/>
        </w:rPr>
        <w:lastRenderedPageBreak/>
        <w:t xml:space="preserve">.getAction </w:t>
      </w:r>
      <w:r>
        <w:rPr>
          <w:rFonts w:ascii="Courier New" w:hAnsi="Courier New" w:cs="Courier New" w:hint="eastAsia"/>
          <w:color w:val="000000"/>
          <w:kern w:val="0"/>
          <w:szCs w:val="20"/>
        </w:rPr>
        <w:t>메서드는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키보드에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어떤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동작을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했는지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나타내는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세가지값중</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하나를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리턴</w:t>
      </w:r>
    </w:p>
    <w:tbl>
      <w:tblPr>
        <w:tblStyle w:val="a4"/>
        <w:tblW w:w="0" w:type="auto"/>
        <w:tblLook w:val="04A0"/>
      </w:tblPr>
      <w:tblGrid>
        <w:gridCol w:w="2579"/>
        <w:gridCol w:w="6645"/>
      </w:tblGrid>
      <w:tr w:rsidR="00703C1A" w:rsidTr="00703C1A">
        <w:tc>
          <w:tcPr>
            <w:tcW w:w="2579" w:type="dxa"/>
            <w:tcBorders>
              <w:righ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ACTION_DOWN</w:t>
            </w:r>
          </w:p>
        </w:tc>
        <w:tc>
          <w:tcPr>
            <w:tcW w:w="6645" w:type="dxa"/>
            <w:tcBorders>
              <w:lef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키눌렀다</w:t>
            </w:r>
          </w:p>
        </w:tc>
      </w:tr>
      <w:tr w:rsidR="00703C1A" w:rsidTr="00703C1A">
        <w:tc>
          <w:tcPr>
            <w:tcW w:w="2579" w:type="dxa"/>
            <w:tcBorders>
              <w:righ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ACTION_UP</w:t>
            </w:r>
          </w:p>
        </w:tc>
        <w:tc>
          <w:tcPr>
            <w:tcW w:w="6645" w:type="dxa"/>
            <w:tcBorders>
              <w:lef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뗏다</w:t>
            </w:r>
          </w:p>
        </w:tc>
      </w:tr>
      <w:tr w:rsidR="00703C1A" w:rsidTr="00703C1A">
        <w:tc>
          <w:tcPr>
            <w:tcW w:w="2579" w:type="dxa"/>
            <w:tcBorders>
              <w:righ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ACTION_MULTIPLE</w:t>
            </w:r>
          </w:p>
        </w:tc>
        <w:tc>
          <w:tcPr>
            <w:tcW w:w="6645" w:type="dxa"/>
            <w:tcBorders>
              <w:left w:val="single" w:sz="4" w:space="0" w:color="auto"/>
            </w:tcBorders>
          </w:tcPr>
          <w:p w:rsidR="00703C1A" w:rsidRDefault="00703C1A" w:rsidP="00D72D9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같은키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번눌렀다</w:t>
            </w:r>
          </w:p>
        </w:tc>
      </w:tr>
    </w:tbl>
    <w:p w:rsidR="00D4789F" w:rsidRDefault="00D4789F" w:rsidP="00D4789F">
      <w:pPr>
        <w:pStyle w:val="a7"/>
        <w:wordWrap/>
        <w:adjustRightInd w:val="0"/>
        <w:ind w:leftChars="0" w:left="760"/>
        <w:jc w:val="left"/>
        <w:rPr>
          <w:rFonts w:ascii="Courier New" w:hAnsi="Courier New" w:cs="Courier New"/>
          <w:b/>
          <w:color w:val="000000"/>
          <w:kern w:val="0"/>
          <w:szCs w:val="20"/>
        </w:rPr>
      </w:pPr>
    </w:p>
    <w:p w:rsidR="00D4789F" w:rsidRDefault="00D4789F" w:rsidP="00D4789F">
      <w:pPr>
        <w:pStyle w:val="a7"/>
        <w:wordWrap/>
        <w:adjustRightInd w:val="0"/>
        <w:ind w:leftChars="0" w:left="760"/>
        <w:jc w:val="left"/>
        <w:rPr>
          <w:rFonts w:ascii="Courier New" w:hAnsi="Courier New" w:cs="Courier New"/>
          <w:b/>
          <w:color w:val="000000"/>
          <w:kern w:val="0"/>
          <w:szCs w:val="20"/>
        </w:rPr>
      </w:pPr>
    </w:p>
    <w:p w:rsidR="00D4789F" w:rsidRDefault="00D4789F" w:rsidP="00D4789F">
      <w:pPr>
        <w:pStyle w:val="a7"/>
        <w:wordWrap/>
        <w:adjustRightInd w:val="0"/>
        <w:ind w:leftChars="0" w:left="760"/>
        <w:jc w:val="left"/>
        <w:rPr>
          <w:rFonts w:ascii="Courier New" w:hAnsi="Courier New" w:cs="Courier New"/>
          <w:b/>
          <w:color w:val="000000"/>
          <w:kern w:val="0"/>
          <w:szCs w:val="20"/>
        </w:rPr>
      </w:pPr>
    </w:p>
    <w:p w:rsidR="00D4789F" w:rsidRPr="000172EC" w:rsidRDefault="000172EC" w:rsidP="000172EC">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w:t>
      </w:r>
      <w:r w:rsidR="00D4789F" w:rsidRPr="000172EC">
        <w:rPr>
          <w:rFonts w:ascii="Courier New" w:hAnsi="Courier New" w:cs="Courier New" w:hint="eastAsia"/>
          <w:b/>
          <w:color w:val="000000"/>
          <w:kern w:val="0"/>
          <w:szCs w:val="20"/>
        </w:rPr>
        <w:t xml:space="preserve">onKeyDown(int keyCOde, KeyEvent envet) </w:t>
      </w:r>
      <w:r w:rsidR="00D4789F" w:rsidRPr="000172EC">
        <w:rPr>
          <w:rFonts w:ascii="Courier New" w:hAnsi="Courier New" w:cs="Courier New" w:hint="eastAsia"/>
          <w:b/>
          <w:color w:val="000000"/>
          <w:kern w:val="0"/>
          <w:szCs w:val="20"/>
        </w:rPr>
        <w:t>콜백메서드</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color w:val="0000C0"/>
          <w:kern w:val="0"/>
          <w:szCs w:val="20"/>
        </w:rPr>
        <w:t>vw</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vw</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AE4CA3" w:rsidRDefault="00DE14F8" w:rsidP="00AE4CA3">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43" style="position:absolute;margin-left:304.3pt;margin-top:.45pt;width:176pt;height:65.15pt;z-index:251674624" fillcolor="white [3212]" strokecolor="red" strokeweight="1.5pt">
            <v:textbox>
              <w:txbxContent>
                <w:p w:rsidR="00E05E9B" w:rsidRDefault="00E05E9B">
                  <w:r>
                    <w:rPr>
                      <w:rFonts w:hint="eastAsia"/>
                    </w:rPr>
                    <w:t>단 키 입력은 포커스를 가진 뷰에게만 전달되므로 생성된 뷰에 포커스는 반드시 주어야 한다</w:t>
                  </w:r>
                </w:p>
              </w:txbxContent>
            </v:textbox>
          </v:rect>
        </w:pict>
      </w:r>
      <w:r w:rsidRPr="00DE14F8">
        <w:rPr>
          <w:rFonts w:ascii="Courier New" w:hAnsi="Courier New" w:cs="Courier New"/>
          <w:noProof/>
          <w:color w:val="000000"/>
          <w:kern w:val="0"/>
          <w:szCs w:val="20"/>
        </w:rPr>
        <w:pict>
          <v:shape id="_x0000_s1044" type="#_x0000_t32" style="position:absolute;margin-left:286.3pt;margin-top:9.85pt;width:22.35pt;height:3.8pt;z-index:251675648" o:connectortype="straight">
            <v:stroke endarrow="block"/>
          </v:shape>
        </w:pict>
      </w:r>
      <w:r w:rsidRPr="00DE14F8">
        <w:rPr>
          <w:rFonts w:ascii="Courier New" w:hAnsi="Courier New" w:cs="Courier New"/>
          <w:noProof/>
          <w:color w:val="000000"/>
          <w:kern w:val="0"/>
          <w:szCs w:val="20"/>
        </w:rPr>
        <w:pict>
          <v:rect id="_x0000_s1042" style="position:absolute;margin-left:74.05pt;margin-top:.45pt;width:217.7pt;height:21.95pt;z-index:251673600" filled="f" strokecolor="red" strokeweight="1.5pt"/>
        </w:pict>
      </w:r>
      <w:r w:rsidR="00AE4CA3">
        <w:rPr>
          <w:rFonts w:ascii="Courier New" w:hAnsi="Courier New" w:cs="Courier New"/>
          <w:color w:val="000000"/>
          <w:kern w:val="0"/>
          <w:szCs w:val="20"/>
        </w:rPr>
        <w:tab/>
      </w:r>
      <w:r w:rsidR="00AE4CA3">
        <w:rPr>
          <w:rFonts w:ascii="Courier New" w:hAnsi="Courier New" w:cs="Courier New"/>
          <w:color w:val="000000"/>
          <w:kern w:val="0"/>
          <w:szCs w:val="20"/>
        </w:rPr>
        <w:tab/>
      </w:r>
      <w:r w:rsidR="00AE4CA3">
        <w:rPr>
          <w:rFonts w:ascii="Courier New" w:hAnsi="Courier New" w:cs="Courier New"/>
          <w:color w:val="0000C0"/>
          <w:kern w:val="0"/>
          <w:szCs w:val="20"/>
        </w:rPr>
        <w:t>vw</w:t>
      </w:r>
      <w:r w:rsidR="00AE4CA3">
        <w:rPr>
          <w:rFonts w:ascii="Courier New" w:hAnsi="Courier New" w:cs="Courier New"/>
          <w:color w:val="000000"/>
          <w:kern w:val="0"/>
          <w:szCs w:val="20"/>
        </w:rPr>
        <w:t>.</w:t>
      </w:r>
      <w:r w:rsidR="00AE4CA3">
        <w:rPr>
          <w:rFonts w:ascii="Courier New" w:hAnsi="Courier New" w:cs="Courier New"/>
          <w:b/>
          <w:bCs/>
          <w:color w:val="008000"/>
          <w:kern w:val="0"/>
          <w:szCs w:val="20"/>
        </w:rPr>
        <w:t>setFocusable</w:t>
      </w:r>
      <w:r w:rsidR="00AE4CA3">
        <w:rPr>
          <w:rFonts w:ascii="Courier New" w:hAnsi="Courier New" w:cs="Courier New"/>
          <w:color w:val="000000"/>
          <w:kern w:val="0"/>
          <w:szCs w:val="20"/>
        </w:rPr>
        <w:t>(</w:t>
      </w:r>
      <w:r w:rsidR="00AE4CA3">
        <w:rPr>
          <w:rFonts w:ascii="Courier New" w:hAnsi="Courier New" w:cs="Courier New"/>
          <w:b/>
          <w:bCs/>
          <w:color w:val="7F0055"/>
          <w:kern w:val="0"/>
          <w:szCs w:val="20"/>
        </w:rPr>
        <w:t>true</w:t>
      </w:r>
      <w:r w:rsidR="00AE4CA3">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vw</w:t>
      </w:r>
      <w:r>
        <w:rPr>
          <w:rFonts w:ascii="Courier New" w:hAnsi="Courier New" w:cs="Courier New"/>
          <w:color w:val="000000"/>
          <w:kern w:val="0"/>
          <w:szCs w:val="20"/>
        </w:rPr>
        <w:t>.</w:t>
      </w:r>
      <w:r>
        <w:rPr>
          <w:rFonts w:ascii="Courier New" w:hAnsi="Courier New" w:cs="Courier New"/>
          <w:b/>
          <w:bCs/>
          <w:color w:val="008000"/>
          <w:kern w:val="0"/>
          <w:szCs w:val="20"/>
        </w:rPr>
        <w:t>setFocusableInTouchMode</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color w:val="0000C0"/>
          <w:kern w:val="0"/>
          <w:szCs w:val="20"/>
        </w:rPr>
        <w:t>vw</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w:t>
      </w:r>
      <w:r>
        <w:rPr>
          <w:rFonts w:ascii="Courier New" w:hAnsi="Courier New" w:cs="Courier New"/>
          <w:color w:val="0000C0"/>
          <w:kern w:val="0"/>
          <w:szCs w:val="20"/>
        </w:rPr>
        <w:t>mX</w:t>
      </w:r>
      <w:r>
        <w:rPr>
          <w:rFonts w:ascii="Courier New" w:hAnsi="Courier New" w:cs="Courier New"/>
          <w:color w:val="000000"/>
          <w:kern w:val="0"/>
          <w:szCs w:val="20"/>
        </w:rPr>
        <w:t>,</w:t>
      </w:r>
      <w:r>
        <w:rPr>
          <w:rFonts w:ascii="Courier New" w:hAnsi="Courier New" w:cs="Courier New"/>
          <w:color w:val="0000C0"/>
          <w:kern w:val="0"/>
          <w:szCs w:val="20"/>
        </w:rPr>
        <w:t>mY</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mColor</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mX</w:t>
      </w:r>
      <w:r>
        <w:rPr>
          <w:rFonts w:ascii="Courier New" w:hAnsi="Courier New" w:cs="Courier New"/>
          <w:color w:val="000000"/>
          <w:kern w:val="0"/>
          <w:szCs w:val="20"/>
        </w:rPr>
        <w:t xml:space="preserve"> = 100;</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mY</w:t>
      </w:r>
      <w:r>
        <w:rPr>
          <w:rFonts w:ascii="Courier New" w:hAnsi="Courier New" w:cs="Courier New"/>
          <w:color w:val="000000"/>
          <w:kern w:val="0"/>
          <w:szCs w:val="20"/>
        </w:rPr>
        <w:t xml:space="preserve"> = 100;</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Paint</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drawColor</w:t>
      </w:r>
      <w:r>
        <w:rPr>
          <w:rFonts w:ascii="Courier New" w:hAnsi="Courier New" w:cs="Courier New"/>
          <w:color w:val="000000"/>
          <w:kern w:val="0"/>
          <w:szCs w:val="20"/>
        </w:rPr>
        <w:t>(0xffe0e0e0);</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00"/>
          <w:kern w:val="0"/>
          <w:szCs w:val="20"/>
        </w:rPr>
        <w:t>setColor</w:t>
      </w:r>
      <w:r>
        <w:rPr>
          <w:rFonts w:ascii="Courier New" w:hAnsi="Courier New" w:cs="Courier New"/>
          <w:color w:val="000000"/>
          <w:kern w:val="0"/>
          <w:szCs w:val="20"/>
        </w:rPr>
        <w:t>(</w:t>
      </w:r>
      <w:r>
        <w:rPr>
          <w:rFonts w:ascii="Courier New" w:hAnsi="Courier New" w:cs="Courier New"/>
          <w:color w:val="0000C0"/>
          <w:kern w:val="0"/>
          <w:szCs w:val="20"/>
        </w:rPr>
        <w:t>mColor</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0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drawCircle</w:t>
      </w:r>
      <w:r>
        <w:rPr>
          <w:rFonts w:ascii="Courier New" w:hAnsi="Courier New" w:cs="Courier New"/>
          <w:color w:val="000000"/>
          <w:kern w:val="0"/>
          <w:szCs w:val="20"/>
        </w:rPr>
        <w:t>(</w:t>
      </w:r>
      <w:r>
        <w:rPr>
          <w:rFonts w:ascii="Courier New" w:hAnsi="Courier New" w:cs="Courier New"/>
          <w:color w:val="0000C0"/>
          <w:kern w:val="0"/>
          <w:szCs w:val="20"/>
        </w:rPr>
        <w:t>mX</w:t>
      </w:r>
      <w:r>
        <w:rPr>
          <w:rFonts w:ascii="Courier New" w:hAnsi="Courier New" w:cs="Courier New"/>
          <w:color w:val="000000"/>
          <w:kern w:val="0"/>
          <w:szCs w:val="20"/>
        </w:rPr>
        <w:t>,</w:t>
      </w:r>
      <w:r>
        <w:rPr>
          <w:rFonts w:ascii="Courier New" w:hAnsi="Courier New" w:cs="Courier New"/>
          <w:color w:val="0000C0"/>
          <w:kern w:val="0"/>
          <w:szCs w:val="20"/>
        </w:rPr>
        <w:t>mY</w:t>
      </w:r>
      <w:r>
        <w:rPr>
          <w:rFonts w:ascii="Courier New" w:hAnsi="Courier New" w:cs="Courier New"/>
          <w:color w:val="000000"/>
          <w:kern w:val="0"/>
          <w:szCs w:val="20"/>
        </w:rPr>
        <w:t>,16,Pnt);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onKeyDown</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KeyCode, </w:t>
      </w:r>
      <w:r>
        <w:rPr>
          <w:rFonts w:ascii="Courier New" w:hAnsi="Courier New" w:cs="Courier New"/>
          <w:b/>
          <w:bCs/>
          <w:color w:val="005032"/>
          <w:kern w:val="0"/>
          <w:szCs w:val="20"/>
        </w:rPr>
        <w:t>KeyEvent</w:t>
      </w:r>
      <w:r>
        <w:rPr>
          <w:rFonts w:ascii="Courier New" w:hAnsi="Courier New" w:cs="Courier New"/>
          <w:color w:val="000000"/>
          <w:kern w:val="0"/>
          <w:szCs w:val="20"/>
        </w:rPr>
        <w:t xml:space="preserve"> event)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onKeyDown</w:t>
      </w:r>
      <w:r>
        <w:rPr>
          <w:rFonts w:ascii="Courier New" w:hAnsi="Courier New" w:cs="Courier New"/>
          <w:color w:val="000000"/>
          <w:kern w:val="0"/>
          <w:szCs w:val="20"/>
        </w:rPr>
        <w:t>(KeyCode, event);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(KeyCode)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KEYCODE_DPAD_LEFT</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mX</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KEYCODE_DPAD_RIGHT</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mX</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KEYCODE_DPAD_UP</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mY</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KEYCODE_DPAD_DOWN</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mY</w:t>
      </w:r>
      <w:r>
        <w:rPr>
          <w:rFonts w:ascii="Courier New" w:hAnsi="Courier New" w:cs="Courier New"/>
          <w:color w:val="000000"/>
          <w:kern w:val="0"/>
          <w:szCs w:val="20"/>
        </w:rPr>
        <w:t>+=5;</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KeyEvent</w:t>
      </w:r>
      <w:r>
        <w:rPr>
          <w:rFonts w:ascii="Courier New" w:hAnsi="Courier New" w:cs="Courier New"/>
          <w:color w:val="000000"/>
          <w:kern w:val="0"/>
          <w:szCs w:val="20"/>
        </w:rPr>
        <w:t>.</w:t>
      </w:r>
      <w:r>
        <w:rPr>
          <w:rFonts w:ascii="Courier New" w:hAnsi="Courier New" w:cs="Courier New"/>
          <w:i/>
          <w:iCs/>
          <w:color w:val="0000C0"/>
          <w:kern w:val="0"/>
          <w:szCs w:val="20"/>
        </w:rPr>
        <w:t>KEYCODE_DPAD_CENTER</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AE4CA3" w:rsidRDefault="00AE4CA3" w:rsidP="00AE4CA3">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703C1A" w:rsidRDefault="00AE4CA3" w:rsidP="00AE4CA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0172EC" w:rsidRDefault="000172EC" w:rsidP="00AE4CA3">
      <w:pPr>
        <w:wordWrap/>
        <w:adjustRightInd w:val="0"/>
        <w:jc w:val="left"/>
        <w:rPr>
          <w:rFonts w:ascii="Courier New" w:hAnsi="Courier New" w:cs="Courier New"/>
          <w:color w:val="000000"/>
          <w:kern w:val="0"/>
          <w:szCs w:val="20"/>
        </w:rPr>
      </w:pPr>
    </w:p>
    <w:p w:rsidR="00163EEC" w:rsidRDefault="00163EEC" w:rsidP="00163EEC">
      <w:pPr>
        <w:wordWrap/>
        <w:adjustRightInd w:val="0"/>
        <w:jc w:val="left"/>
        <w:rPr>
          <w:rFonts w:ascii="Courier New" w:hAnsi="Courier New" w:cs="Courier New"/>
          <w:color w:val="000000"/>
          <w:kern w:val="0"/>
          <w:szCs w:val="20"/>
        </w:rPr>
      </w:pPr>
    </w:p>
    <w:p w:rsidR="00163EEC" w:rsidRDefault="00163EEC" w:rsidP="00163EEC">
      <w:pPr>
        <w:wordWrap/>
        <w:adjustRightInd w:val="0"/>
        <w:jc w:val="left"/>
        <w:rPr>
          <w:rFonts w:ascii="Courier New" w:hAnsi="Courier New" w:cs="Courier New"/>
          <w:b/>
          <w:color w:val="000000"/>
          <w:kern w:val="0"/>
          <w:szCs w:val="20"/>
        </w:rPr>
      </w:pPr>
      <w:r>
        <w:rPr>
          <w:rFonts w:ascii="Courier New" w:hAnsi="Courier New" w:cs="Courier New" w:hint="eastAsia"/>
          <w:color w:val="000000"/>
          <w:kern w:val="0"/>
          <w:szCs w:val="20"/>
        </w:rPr>
        <w:t>//</w:t>
      </w:r>
      <w:r w:rsidRPr="00163EEC">
        <w:rPr>
          <w:rFonts w:ascii="Courier New" w:hAnsi="Courier New" w:cs="Courier New" w:hint="eastAsia"/>
          <w:b/>
          <w:color w:val="000000"/>
          <w:kern w:val="0"/>
          <w:szCs w:val="20"/>
        </w:rPr>
        <w:t xml:space="preserve">View.OnKeyListener </w:t>
      </w:r>
      <w:r w:rsidRPr="00163EEC">
        <w:rPr>
          <w:rFonts w:ascii="Courier New" w:hAnsi="Courier New" w:cs="Courier New" w:hint="eastAsia"/>
          <w:b/>
          <w:color w:val="000000"/>
          <w:kern w:val="0"/>
          <w:szCs w:val="20"/>
        </w:rPr>
        <w:t>인터페이스</w:t>
      </w:r>
      <w:r w:rsidRPr="00163EEC">
        <w:rPr>
          <w:rFonts w:ascii="Courier New" w:hAnsi="Courier New" w:cs="Courier New" w:hint="eastAsia"/>
          <w:b/>
          <w:color w:val="000000"/>
          <w:kern w:val="0"/>
          <w:szCs w:val="20"/>
        </w:rPr>
        <w:t xml:space="preserve"> </w:t>
      </w:r>
      <w:r w:rsidRPr="00163EEC">
        <w:rPr>
          <w:rFonts w:ascii="Courier New" w:hAnsi="Courier New" w:cs="Courier New" w:hint="eastAsia"/>
          <w:b/>
          <w:color w:val="000000"/>
          <w:kern w:val="0"/>
          <w:szCs w:val="20"/>
        </w:rPr>
        <w:t>의</w:t>
      </w:r>
      <w:r w:rsidRPr="00163EEC">
        <w:rPr>
          <w:rFonts w:ascii="Courier New" w:hAnsi="Courier New" w:cs="Courier New" w:hint="eastAsia"/>
          <w:b/>
          <w:color w:val="000000"/>
          <w:kern w:val="0"/>
          <w:szCs w:val="20"/>
        </w:rPr>
        <w:t xml:space="preserve"> Onkey(View v, int keyCode, KeyEvent event)</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리스너</w:t>
      </w:r>
    </w:p>
    <w:p w:rsidR="00163EEC" w:rsidRPr="00163EEC" w:rsidRDefault="0089357B" w:rsidP="00163EEC">
      <w:pPr>
        <w:wordWrap/>
        <w:adjustRightInd w:val="0"/>
        <w:jc w:val="left"/>
        <w:rPr>
          <w:rFonts w:ascii="Courier New" w:hAnsi="Courier New" w:cs="Courier New"/>
          <w:b/>
          <w:color w:val="000000"/>
          <w:kern w:val="0"/>
          <w:szCs w:val="20"/>
        </w:rPr>
      </w:pP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임시</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객체로</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핸들러</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만들기</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.input_fruit</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btnApple=(</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w:t>
      </w:r>
    </w:p>
    <w:p w:rsidR="000172EC" w:rsidRDefault="00DE14F8" w:rsidP="000172EC">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45" style="position:absolute;margin-left:52.25pt;margin-top:.25pt;width:389.15pt;height:11.9pt;z-index:251676672" filled="f" strokecolor="red" strokeweight="1.5pt"/>
        </w:pict>
      </w:r>
      <w:r w:rsidR="000172EC">
        <w:rPr>
          <w:rFonts w:ascii="Courier New" w:hAnsi="Courier New" w:cs="Courier New"/>
          <w:color w:val="000000"/>
          <w:kern w:val="0"/>
          <w:szCs w:val="20"/>
        </w:rPr>
        <w:tab/>
      </w:r>
      <w:r w:rsidR="000172EC">
        <w:rPr>
          <w:rFonts w:ascii="Courier New" w:hAnsi="Courier New" w:cs="Courier New"/>
          <w:color w:val="000000"/>
          <w:kern w:val="0"/>
          <w:szCs w:val="20"/>
        </w:rPr>
        <w:tab/>
        <w:t>btnApple.</w:t>
      </w:r>
      <w:r w:rsidR="000172EC">
        <w:rPr>
          <w:rFonts w:ascii="Courier New" w:hAnsi="Courier New" w:cs="Courier New"/>
          <w:b/>
          <w:bCs/>
          <w:color w:val="008000"/>
          <w:kern w:val="0"/>
          <w:szCs w:val="20"/>
        </w:rPr>
        <w:t>setOnClickListener</w:t>
      </w:r>
      <w:r w:rsidR="000172EC">
        <w:rPr>
          <w:rFonts w:ascii="Courier New" w:hAnsi="Courier New" w:cs="Courier New"/>
          <w:color w:val="000000"/>
          <w:kern w:val="0"/>
          <w:szCs w:val="20"/>
        </w:rPr>
        <w:t>(</w:t>
      </w:r>
      <w:r w:rsidR="000172EC">
        <w:rPr>
          <w:rFonts w:ascii="Courier New" w:hAnsi="Courier New" w:cs="Courier New"/>
          <w:b/>
          <w:bCs/>
          <w:color w:val="7F0055"/>
          <w:kern w:val="0"/>
          <w:szCs w:val="20"/>
        </w:rPr>
        <w:t>new</w:t>
      </w:r>
      <w:r w:rsidR="000172EC">
        <w:rPr>
          <w:rFonts w:ascii="Courier New" w:hAnsi="Courier New" w:cs="Courier New"/>
          <w:color w:val="000000"/>
          <w:kern w:val="0"/>
          <w:szCs w:val="20"/>
        </w:rPr>
        <w:t xml:space="preserve"> </w:t>
      </w:r>
      <w:r w:rsidR="000172EC">
        <w:rPr>
          <w:rFonts w:ascii="Courier New" w:hAnsi="Courier New" w:cs="Courier New"/>
          <w:b/>
          <w:bCs/>
          <w:color w:val="005032"/>
          <w:kern w:val="0"/>
          <w:szCs w:val="20"/>
        </w:rPr>
        <w:t>Button</w:t>
      </w:r>
      <w:r w:rsidR="000172EC">
        <w:rPr>
          <w:rFonts w:ascii="Courier New" w:hAnsi="Courier New" w:cs="Courier New"/>
          <w:color w:val="000000"/>
          <w:kern w:val="0"/>
          <w:szCs w:val="20"/>
        </w:rPr>
        <w:t>.</w:t>
      </w:r>
      <w:r w:rsidR="000172EC">
        <w:rPr>
          <w:rFonts w:ascii="Courier New" w:hAnsi="Courier New" w:cs="Courier New"/>
          <w:b/>
          <w:bCs/>
          <w:color w:val="008000"/>
          <w:kern w:val="0"/>
          <w:szCs w:val="20"/>
        </w:rPr>
        <w:t>OnClickListener</w:t>
      </w:r>
      <w:r w:rsidR="000172EC">
        <w:rPr>
          <w:rFonts w:ascii="Courier New" w:hAnsi="Courier New" w:cs="Courier New"/>
          <w:color w:val="000000"/>
          <w:kern w:val="0"/>
          <w:szCs w:val="20"/>
        </w:rPr>
        <w:t>()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"Apple"</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kern w:val="0"/>
          <w:szCs w:val="20"/>
        </w:rPr>
      </w:pP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btnOrange=(</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btnOrange.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"Orange"</w:t>
      </w:r>
      <w:r>
        <w:rPr>
          <w:rFonts w:ascii="Courier New" w:hAnsi="Courier New" w:cs="Courier New"/>
          <w:color w:val="000000"/>
          <w:kern w:val="0"/>
          <w:szCs w:val="20"/>
        </w:rPr>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172EC" w:rsidRDefault="000172EC" w:rsidP="000172EC">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EB1D9B" w:rsidRDefault="00EB1D9B" w:rsidP="000172EC">
      <w:pPr>
        <w:wordWrap/>
        <w:adjustRightInd w:val="0"/>
        <w:jc w:val="left"/>
        <w:rPr>
          <w:rFonts w:ascii="Courier New" w:hAnsi="Courier New" w:cs="Courier New"/>
          <w:color w:val="000000"/>
          <w:kern w:val="0"/>
          <w:szCs w:val="20"/>
        </w:rPr>
      </w:pPr>
    </w:p>
    <w:p w:rsidR="00EB1D9B" w:rsidRDefault="00EB1D9B" w:rsidP="000172EC">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w:t>
      </w:r>
      <w:r w:rsidRPr="00EB1D9B">
        <w:rPr>
          <w:rFonts w:ascii="Courier New" w:hAnsi="Courier New" w:cs="Courier New" w:hint="eastAsia"/>
          <w:b/>
          <w:color w:val="000000"/>
          <w:kern w:val="0"/>
          <w:szCs w:val="20"/>
        </w:rPr>
        <w:t>자기자신에</w:t>
      </w:r>
      <w:r w:rsidRPr="00EB1D9B">
        <w:rPr>
          <w:rFonts w:ascii="Courier New" w:hAnsi="Courier New" w:cs="Courier New" w:hint="eastAsia"/>
          <w:b/>
          <w:color w:val="000000"/>
          <w:kern w:val="0"/>
          <w:szCs w:val="20"/>
        </w:rPr>
        <w:t xml:space="preserve"> </w:t>
      </w:r>
      <w:r w:rsidRPr="00EB1D9B">
        <w:rPr>
          <w:rFonts w:ascii="Courier New" w:hAnsi="Courier New" w:cs="Courier New" w:hint="eastAsia"/>
          <w:b/>
          <w:color w:val="000000"/>
          <w:kern w:val="0"/>
          <w:szCs w:val="20"/>
        </w:rPr>
        <w:t>리스너를</w:t>
      </w:r>
      <w:r w:rsidRPr="00EB1D9B">
        <w:rPr>
          <w:rFonts w:ascii="Courier New" w:hAnsi="Courier New" w:cs="Courier New" w:hint="eastAsia"/>
          <w:b/>
          <w:color w:val="000000"/>
          <w:kern w:val="0"/>
          <w:szCs w:val="20"/>
        </w:rPr>
        <w:t xml:space="preserve"> </w:t>
      </w:r>
      <w:r w:rsidRPr="00EB1D9B">
        <w:rPr>
          <w:rFonts w:ascii="Courier New" w:hAnsi="Courier New" w:cs="Courier New" w:hint="eastAsia"/>
          <w:b/>
          <w:color w:val="000000"/>
          <w:kern w:val="0"/>
          <w:szCs w:val="20"/>
        </w:rPr>
        <w:t>구현</w:t>
      </w:r>
    </w:p>
    <w:p w:rsidR="0089357B" w:rsidRDefault="0089357B" w:rsidP="000172EC">
      <w:pPr>
        <w:wordWrap/>
        <w:adjustRightInd w:val="0"/>
        <w:jc w:val="left"/>
        <w:rPr>
          <w:rFonts w:ascii="Courier New" w:hAnsi="Courier New" w:cs="Courier New"/>
          <w:b/>
          <w:color w:val="000000"/>
          <w:kern w:val="0"/>
          <w:szCs w:val="20"/>
        </w:rPr>
      </w:pP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핸들러</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통합하기</w:t>
      </w:r>
      <w:r w:rsidRPr="0089357B">
        <w:rPr>
          <w:rFonts w:ascii="Courier New" w:hAnsi="Courier New" w:cs="Courier New"/>
          <w:b/>
          <w:color w:val="000000"/>
          <w:kern w:val="0"/>
          <w:szCs w:val="20"/>
        </w:rPr>
        <w:t xml:space="preserve"> - </w:t>
      </w:r>
      <w:r w:rsidRPr="0089357B">
        <w:rPr>
          <w:rFonts w:ascii="Courier New" w:hAnsi="Courier New" w:cs="Courier New"/>
          <w:b/>
          <w:color w:val="000000"/>
          <w:kern w:val="0"/>
          <w:szCs w:val="20"/>
        </w:rPr>
        <w:t>인터페이스</w:t>
      </w:r>
      <w:r w:rsidRPr="0089357B">
        <w:rPr>
          <w:rFonts w:ascii="Courier New" w:hAnsi="Courier New" w:cs="Courier New"/>
          <w:b/>
          <w:color w:val="000000"/>
          <w:kern w:val="0"/>
          <w:szCs w:val="20"/>
        </w:rPr>
        <w:t xml:space="preserve"> </w:t>
      </w:r>
      <w:r w:rsidRPr="0089357B">
        <w:rPr>
          <w:rFonts w:ascii="Courier New" w:hAnsi="Courier New" w:cs="Courier New"/>
          <w:b/>
          <w:color w:val="000000"/>
          <w:kern w:val="0"/>
          <w:szCs w:val="20"/>
        </w:rPr>
        <w:t>구현</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.input_fruit</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p>
    <w:p w:rsidR="0089357B" w:rsidRDefault="00DE14F8" w:rsidP="0089357B">
      <w:pPr>
        <w:wordWrap/>
        <w:adjustRightInd w:val="0"/>
        <w:jc w:val="left"/>
        <w:rPr>
          <w:rFonts w:ascii="Courier New" w:hAnsi="Courier New" w:cs="Courier New"/>
          <w:kern w:val="0"/>
          <w:szCs w:val="20"/>
        </w:rPr>
      </w:pPr>
      <w:r w:rsidRPr="00DE14F8">
        <w:rPr>
          <w:rFonts w:ascii="Courier New" w:hAnsi="Courier New" w:cs="Courier New"/>
          <w:b/>
          <w:noProof/>
          <w:color w:val="000000"/>
          <w:kern w:val="0"/>
          <w:szCs w:val="20"/>
        </w:rPr>
        <w:pict>
          <v:rect id="_x0000_s1047" style="position:absolute;margin-left:64.25pt;margin-top:35pt;width:389.15pt;height:11.9pt;z-index:251678720" filled="f" strokecolor="red" strokeweight="1.5pt"/>
        </w:pict>
      </w:r>
      <w:r w:rsidRPr="00DE14F8">
        <w:rPr>
          <w:rFonts w:ascii="Courier New" w:hAnsi="Courier New" w:cs="Courier New"/>
          <w:b/>
          <w:noProof/>
          <w:color w:val="000000"/>
          <w:kern w:val="0"/>
          <w:szCs w:val="20"/>
        </w:rPr>
        <w:pict>
          <v:rect id="_x0000_s1046" style="position:absolute;margin-left:64.25pt;margin-top:9.35pt;width:389.15pt;height:11.9pt;z-index:251677696" filled="f" strokecolor="red" strokeweight="1.5pt"/>
        </w:pict>
      </w:r>
      <w:r w:rsidR="0089357B">
        <w:rPr>
          <w:rFonts w:ascii="Courier New" w:hAnsi="Courier New" w:cs="Courier New"/>
          <w:color w:val="000000"/>
          <w:kern w:val="0"/>
          <w:szCs w:val="20"/>
        </w:rPr>
        <w:tab/>
      </w:r>
      <w:r w:rsidR="0089357B">
        <w:rPr>
          <w:rFonts w:ascii="Courier New" w:hAnsi="Courier New" w:cs="Courier New"/>
          <w:color w:val="000000"/>
          <w:kern w:val="0"/>
          <w:szCs w:val="20"/>
        </w:rPr>
        <w:tab/>
      </w:r>
      <w:r w:rsidR="0089357B">
        <w:rPr>
          <w:rFonts w:ascii="Courier New" w:hAnsi="Courier New" w:cs="Courier New"/>
          <w:b/>
          <w:bCs/>
          <w:color w:val="005032"/>
          <w:kern w:val="0"/>
          <w:szCs w:val="20"/>
        </w:rPr>
        <w:t>Button</w:t>
      </w:r>
      <w:r w:rsidR="0089357B">
        <w:rPr>
          <w:rFonts w:ascii="Courier New" w:hAnsi="Courier New" w:cs="Courier New"/>
          <w:color w:val="000000"/>
          <w:kern w:val="0"/>
          <w:szCs w:val="20"/>
        </w:rPr>
        <w:t xml:space="preserve"> btnApple=(</w:t>
      </w:r>
      <w:r w:rsidR="0089357B">
        <w:rPr>
          <w:rFonts w:ascii="Courier New" w:hAnsi="Courier New" w:cs="Courier New"/>
          <w:b/>
          <w:bCs/>
          <w:color w:val="005032"/>
          <w:kern w:val="0"/>
          <w:szCs w:val="20"/>
        </w:rPr>
        <w:t>Button</w:t>
      </w:r>
      <w:r w:rsidR="0089357B">
        <w:rPr>
          <w:rFonts w:ascii="Courier New" w:hAnsi="Courier New" w:cs="Courier New"/>
          <w:color w:val="000000"/>
          <w:kern w:val="0"/>
          <w:szCs w:val="20"/>
        </w:rPr>
        <w:t>)</w:t>
      </w:r>
      <w:r w:rsidR="0089357B">
        <w:rPr>
          <w:rFonts w:ascii="Courier New" w:hAnsi="Courier New" w:cs="Courier New"/>
          <w:b/>
          <w:bCs/>
          <w:color w:val="008000"/>
          <w:kern w:val="0"/>
          <w:szCs w:val="20"/>
        </w:rPr>
        <w:t>findViewById</w:t>
      </w:r>
      <w:r w:rsidR="0089357B">
        <w:rPr>
          <w:rFonts w:ascii="Courier New" w:hAnsi="Courier New" w:cs="Courier New"/>
          <w:color w:val="000000"/>
          <w:kern w:val="0"/>
          <w:szCs w:val="20"/>
        </w:rPr>
        <w:t>(</w:t>
      </w:r>
      <w:r w:rsidR="0089357B">
        <w:rPr>
          <w:rFonts w:ascii="Courier New" w:hAnsi="Courier New" w:cs="Courier New"/>
          <w:b/>
          <w:bCs/>
          <w:color w:val="005032"/>
          <w:kern w:val="0"/>
          <w:szCs w:val="20"/>
          <w:u w:val="single"/>
        </w:rPr>
        <w:t>R</w:t>
      </w:r>
      <w:r w:rsidR="0089357B">
        <w:rPr>
          <w:rFonts w:ascii="Courier New" w:hAnsi="Courier New" w:cs="Courier New"/>
          <w:color w:val="000000"/>
          <w:kern w:val="0"/>
          <w:szCs w:val="20"/>
          <w:u w:val="single"/>
        </w:rPr>
        <w:t>.</w:t>
      </w:r>
      <w:r w:rsidR="0089357B">
        <w:rPr>
          <w:rFonts w:ascii="Courier New" w:hAnsi="Courier New" w:cs="Courier New"/>
          <w:b/>
          <w:bCs/>
          <w:color w:val="005032"/>
          <w:kern w:val="0"/>
          <w:szCs w:val="20"/>
          <w:u w:val="single"/>
        </w:rPr>
        <w:t>id</w:t>
      </w:r>
      <w:r w:rsidR="0089357B">
        <w:rPr>
          <w:rFonts w:ascii="Courier New" w:hAnsi="Courier New" w:cs="Courier New"/>
          <w:color w:val="000000"/>
          <w:kern w:val="0"/>
          <w:szCs w:val="20"/>
          <w:u w:val="single"/>
        </w:rPr>
        <w:t>.apple</w:t>
      </w:r>
      <w:r w:rsidR="0089357B">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btnApple.</w:t>
      </w:r>
      <w:r>
        <w:rPr>
          <w:rFonts w:ascii="Courier New" w:hAnsi="Courier New" w:cs="Courier New"/>
          <w:b/>
          <w:bCs/>
          <w:color w:val="008000"/>
          <w:kern w:val="0"/>
          <w:szCs w:val="20"/>
          <w:u w:val="single"/>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btnOrange=(</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btnOrange.</w:t>
      </w:r>
      <w:r>
        <w:rPr>
          <w:rFonts w:ascii="Courier New" w:hAnsi="Courier New" w:cs="Courier New"/>
          <w:b/>
          <w:bCs/>
          <w:color w:val="008000"/>
          <w:kern w:val="0"/>
          <w:szCs w:val="20"/>
          <w:u w:val="single"/>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89357B" w:rsidRDefault="0089357B" w:rsidP="0089357B">
      <w:pPr>
        <w:wordWrap/>
        <w:adjustRightInd w:val="0"/>
        <w:jc w:val="left"/>
        <w:rPr>
          <w:rFonts w:ascii="Courier New" w:hAnsi="Courier New" w:cs="Courier New"/>
          <w:kern w:val="0"/>
          <w:szCs w:val="20"/>
        </w:rPr>
      </w:pP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"Apple"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"Orange"</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89357B" w:rsidRDefault="0089357B" w:rsidP="0089357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89357B" w:rsidRDefault="0089357B" w:rsidP="0089357B">
      <w:pPr>
        <w:wordWrap/>
        <w:adjustRightInd w:val="0"/>
        <w:jc w:val="left"/>
        <w:rPr>
          <w:rFonts w:ascii="Courier New" w:hAnsi="Courier New" w:cs="Courier New"/>
          <w:b/>
          <w:color w:val="000000"/>
          <w:kern w:val="0"/>
          <w:szCs w:val="20"/>
        </w:rPr>
      </w:pPr>
      <w:r>
        <w:rPr>
          <w:rFonts w:ascii="Courier New" w:hAnsi="Courier New" w:cs="Courier New"/>
          <w:color w:val="000000"/>
          <w:kern w:val="0"/>
          <w:szCs w:val="20"/>
        </w:rPr>
        <w:tab/>
        <w:t>}</w:t>
      </w:r>
    </w:p>
    <w:p w:rsidR="0089357B" w:rsidRDefault="0089357B" w:rsidP="000172EC">
      <w:pPr>
        <w:wordWrap/>
        <w:adjustRightInd w:val="0"/>
        <w:jc w:val="left"/>
        <w:rPr>
          <w:rFonts w:ascii="Courier New" w:hAnsi="Courier New" w:cs="Courier New"/>
          <w:b/>
          <w:color w:val="000000"/>
          <w:kern w:val="0"/>
          <w:szCs w:val="20"/>
        </w:rPr>
      </w:pPr>
    </w:p>
    <w:p w:rsidR="00933CBC" w:rsidRDefault="00933CBC" w:rsidP="000172EC">
      <w:pPr>
        <w:wordWrap/>
        <w:adjustRightInd w:val="0"/>
        <w:jc w:val="left"/>
        <w:rPr>
          <w:rFonts w:ascii="Courier New" w:hAnsi="Courier New" w:cs="Courier New"/>
          <w:b/>
          <w:color w:val="000000"/>
          <w:kern w:val="0"/>
          <w:szCs w:val="20"/>
        </w:rPr>
      </w:pPr>
      <w:r>
        <w:rPr>
          <w:rFonts w:ascii="Courier New" w:hAnsi="Courier New" w:cs="Courier New" w:hint="eastAsia"/>
          <w:b/>
          <w:color w:val="000000"/>
          <w:kern w:val="0"/>
          <w:szCs w:val="20"/>
        </w:rPr>
        <w:t>이상적인</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방법론</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인터페이스를</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오버라이딩한거를</w:t>
      </w:r>
      <w:r>
        <w:rPr>
          <w:rFonts w:ascii="Courier New" w:hAnsi="Courier New" w:cs="Courier New" w:hint="eastAsia"/>
          <w:b/>
          <w:color w:val="000000"/>
          <w:kern w:val="0"/>
          <w:szCs w:val="20"/>
        </w:rPr>
        <w:t xml:space="preserve"> </w:t>
      </w:r>
      <w:r>
        <w:rPr>
          <w:rFonts w:ascii="Courier New" w:hAnsi="Courier New" w:cs="Courier New" w:hint="eastAsia"/>
          <w:b/>
          <w:color w:val="000000"/>
          <w:kern w:val="0"/>
          <w:szCs w:val="20"/>
        </w:rPr>
        <w:t>그냥</w:t>
      </w:r>
      <w:r>
        <w:rPr>
          <w:rFonts w:ascii="Courier New" w:hAnsi="Courier New" w:cs="Courier New" w:hint="eastAsia"/>
          <w:b/>
          <w:color w:val="000000"/>
          <w:kern w:val="0"/>
          <w:szCs w:val="20"/>
        </w:rPr>
        <w:t>.</w:t>
      </w:r>
    </w:p>
    <w:p w:rsidR="00B417F3" w:rsidRDefault="00B417F3" w:rsidP="000172EC">
      <w:pPr>
        <w:wordWrap/>
        <w:adjustRightInd w:val="0"/>
        <w:jc w:val="left"/>
        <w:rPr>
          <w:rFonts w:ascii="Courier New" w:hAnsi="Courier New" w:cs="Courier New"/>
          <w:b/>
          <w:color w:val="000000"/>
          <w:kern w:val="0"/>
          <w:szCs w:val="20"/>
        </w:rPr>
      </w:pP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핸들러</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통합하기</w:t>
      </w:r>
      <w:r w:rsidRPr="00B417F3">
        <w:rPr>
          <w:rFonts w:ascii="Courier New" w:hAnsi="Courier New" w:cs="Courier New"/>
          <w:b/>
          <w:color w:val="000000"/>
          <w:kern w:val="0"/>
          <w:szCs w:val="20"/>
        </w:rPr>
        <w:t xml:space="preserve"> - </w:t>
      </w:r>
      <w:r w:rsidRPr="00B417F3">
        <w:rPr>
          <w:rFonts w:ascii="Courier New" w:hAnsi="Courier New" w:cs="Courier New"/>
          <w:b/>
          <w:color w:val="000000"/>
          <w:kern w:val="0"/>
          <w:szCs w:val="20"/>
        </w:rPr>
        <w:t>인터페이스</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구현</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멤버</w:t>
      </w:r>
      <w:r w:rsidRPr="00B417F3">
        <w:rPr>
          <w:rFonts w:ascii="Courier New" w:hAnsi="Courier New" w:cs="Courier New"/>
          <w:b/>
          <w:color w:val="000000"/>
          <w:kern w:val="0"/>
          <w:szCs w:val="20"/>
        </w:rPr>
        <w:t xml:space="preserve"> </w:t>
      </w:r>
      <w:r w:rsidRPr="00B417F3">
        <w:rPr>
          <w:rFonts w:ascii="Courier New" w:hAnsi="Courier New" w:cs="Courier New"/>
          <w:b/>
          <w:color w:val="000000"/>
          <w:kern w:val="0"/>
          <w:szCs w:val="20"/>
        </w:rPr>
        <w:t>객체</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Fruit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.input_fruit</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).setOnClickListener(</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).setOnClickListener(</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B417F3" w:rsidRDefault="00B417F3" w:rsidP="00B417F3">
      <w:pPr>
        <w:wordWrap/>
        <w:adjustRightInd w:val="0"/>
        <w:jc w:val="left"/>
        <w:rPr>
          <w:rFonts w:ascii="Courier New" w:hAnsi="Courier New" w:cs="Courier New"/>
          <w:kern w:val="0"/>
          <w:szCs w:val="20"/>
        </w:rPr>
      </w:pP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textFruit=(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.fruit</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.apple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"Apple"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id</w:t>
      </w:r>
      <w:r>
        <w:rPr>
          <w:rFonts w:ascii="Courier New" w:hAnsi="Courier New" w:cs="Courier New"/>
          <w:color w:val="000000"/>
          <w:kern w:val="0"/>
          <w:szCs w:val="20"/>
          <w:u w:val="single"/>
        </w:rPr>
        <w:t>.orange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textFruit.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"Orange"</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417F3" w:rsidRDefault="00B417F3" w:rsidP="00B417F3">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170B6" w:rsidRDefault="00B417F3" w:rsidP="00B417F3">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F170B6" w:rsidRDefault="00F170B6">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B417F3" w:rsidRDefault="00F170B6" w:rsidP="00B417F3">
      <w:pPr>
        <w:wordWrap/>
        <w:adjustRightInd w:val="0"/>
        <w:jc w:val="left"/>
        <w:rPr>
          <w:rFonts w:ascii="Courier New" w:hAnsi="Courier New" w:cs="Courier New"/>
          <w:b/>
          <w:color w:val="000000"/>
          <w:kern w:val="0"/>
          <w:sz w:val="28"/>
          <w:szCs w:val="20"/>
        </w:rPr>
      </w:pPr>
      <w:r w:rsidRPr="00F170B6">
        <w:rPr>
          <w:rFonts w:ascii="Courier New" w:hAnsi="Courier New" w:cs="Courier New" w:hint="eastAsia"/>
          <w:b/>
          <w:color w:val="000000"/>
          <w:kern w:val="0"/>
          <w:sz w:val="28"/>
          <w:szCs w:val="20"/>
        </w:rPr>
        <w:lastRenderedPageBreak/>
        <w:t>포커스</w:t>
      </w:r>
    </w:p>
    <w:p w:rsidR="00F170B6" w:rsidRDefault="00823AEC"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터치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모드는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특정뷰나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액티비트가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관리하는게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아니라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시스템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전역적인</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상태값이며</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사용자의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동작에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따라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모드가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자동으로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바뀐다</w:t>
      </w:r>
      <w:r>
        <w:rPr>
          <w:rFonts w:ascii="Courier New" w:hAnsi="Courier New" w:cs="Courier New" w:hint="eastAsia"/>
          <w:color w:val="000000"/>
          <w:kern w:val="0"/>
          <w:sz w:val="22"/>
          <w:szCs w:val="20"/>
        </w:rPr>
        <w:t>.</w:t>
      </w:r>
    </w:p>
    <w:p w:rsidR="00823AEC" w:rsidRDefault="00823AEC"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현재</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토지모드인가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아닌가는</w:t>
      </w:r>
      <w:r>
        <w:rPr>
          <w:rFonts w:ascii="Courier New" w:hAnsi="Courier New" w:cs="Courier New" w:hint="eastAsia"/>
          <w:color w:val="000000"/>
          <w:kern w:val="0"/>
          <w:sz w:val="22"/>
          <w:szCs w:val="20"/>
        </w:rPr>
        <w:t xml:space="preserve"> IsInTouchMode </w:t>
      </w:r>
      <w:r>
        <w:rPr>
          <w:rFonts w:ascii="Courier New" w:hAnsi="Courier New" w:cs="Courier New" w:hint="eastAsia"/>
          <w:color w:val="000000"/>
          <w:kern w:val="0"/>
          <w:sz w:val="22"/>
          <w:szCs w:val="20"/>
        </w:rPr>
        <w:t>메서도로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언제든지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조사할수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있다</w:t>
      </w:r>
      <w:r>
        <w:rPr>
          <w:rFonts w:ascii="Courier New" w:hAnsi="Courier New" w:cs="Courier New" w:hint="eastAsia"/>
          <w:color w:val="000000"/>
          <w:kern w:val="0"/>
          <w:sz w:val="22"/>
          <w:szCs w:val="20"/>
        </w:rPr>
        <w:t xml:space="preserve">. </w:t>
      </w:r>
    </w:p>
    <w:p w:rsidR="00133AD7" w:rsidRDefault="00133AD7" w:rsidP="00B417F3">
      <w:pPr>
        <w:wordWrap/>
        <w:adjustRightInd w:val="0"/>
        <w:jc w:val="left"/>
        <w:rPr>
          <w:rFonts w:ascii="Courier New" w:hAnsi="Courier New" w:cs="Courier New"/>
          <w:color w:val="000000"/>
          <w:kern w:val="0"/>
          <w:sz w:val="22"/>
          <w:szCs w:val="20"/>
        </w:rPr>
      </w:pPr>
    </w:p>
    <w:tbl>
      <w:tblPr>
        <w:tblStyle w:val="a4"/>
        <w:tblW w:w="9631" w:type="dxa"/>
        <w:tblLook w:val="04A0"/>
      </w:tblPr>
      <w:tblGrid>
        <w:gridCol w:w="696"/>
        <w:gridCol w:w="2857"/>
        <w:gridCol w:w="3253"/>
        <w:gridCol w:w="3121"/>
      </w:tblGrid>
      <w:tr w:rsidR="00133AD7" w:rsidTr="00E847CA">
        <w:trPr>
          <w:trHeight w:val="376"/>
        </w:trPr>
        <w:tc>
          <w:tcPr>
            <w:tcW w:w="68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모드</w:t>
            </w:r>
          </w:p>
        </w:tc>
        <w:tc>
          <w:tcPr>
            <w:tcW w:w="276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XML</w:t>
            </w:r>
            <w:r>
              <w:rPr>
                <w:rFonts w:ascii="Courier New" w:hAnsi="Courier New" w:cs="Courier New" w:hint="eastAsia"/>
                <w:color w:val="000000"/>
                <w:kern w:val="0"/>
                <w:sz w:val="22"/>
                <w:szCs w:val="20"/>
              </w:rPr>
              <w:t>속성</w:t>
            </w:r>
          </w:p>
        </w:tc>
        <w:tc>
          <w:tcPr>
            <w:tcW w:w="3150"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포커수설정</w:t>
            </w:r>
          </w:p>
        </w:tc>
        <w:tc>
          <w:tcPr>
            <w:tcW w:w="3023"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포커스</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조사</w:t>
            </w:r>
          </w:p>
        </w:tc>
      </w:tr>
      <w:tr w:rsidR="00133AD7" w:rsidTr="00E847CA">
        <w:trPr>
          <w:trHeight w:val="413"/>
        </w:trPr>
        <w:tc>
          <w:tcPr>
            <w:tcW w:w="689" w:type="dxa"/>
          </w:tcPr>
          <w:p w:rsidR="00133AD7" w:rsidRPr="00E847CA" w:rsidRDefault="00133AD7" w:rsidP="00B417F3">
            <w:pPr>
              <w:wordWrap/>
              <w:adjustRightInd w:val="0"/>
              <w:jc w:val="left"/>
              <w:rPr>
                <w:rFonts w:ascii="Courier New" w:hAnsi="Courier New" w:cs="Courier New"/>
                <w:b/>
                <w:color w:val="000000"/>
                <w:kern w:val="0"/>
                <w:sz w:val="12"/>
                <w:szCs w:val="12"/>
              </w:rPr>
            </w:pPr>
            <w:r w:rsidRPr="00E847CA">
              <w:rPr>
                <w:rFonts w:ascii="Courier New" w:hAnsi="Courier New" w:cs="Courier New" w:hint="eastAsia"/>
                <w:b/>
                <w:color w:val="000000"/>
                <w:kern w:val="0"/>
                <w:sz w:val="12"/>
                <w:szCs w:val="12"/>
              </w:rPr>
              <w:t>일반모드</w:t>
            </w:r>
          </w:p>
        </w:tc>
        <w:tc>
          <w:tcPr>
            <w:tcW w:w="276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color w:val="000000"/>
                <w:kern w:val="0"/>
                <w:sz w:val="22"/>
                <w:szCs w:val="20"/>
              </w:rPr>
              <w:t>F</w:t>
            </w:r>
            <w:r>
              <w:rPr>
                <w:rFonts w:ascii="Courier New" w:hAnsi="Courier New" w:cs="Courier New" w:hint="eastAsia"/>
                <w:color w:val="000000"/>
                <w:kern w:val="0"/>
                <w:sz w:val="22"/>
                <w:szCs w:val="20"/>
              </w:rPr>
              <w:t>ocusable</w:t>
            </w:r>
          </w:p>
        </w:tc>
        <w:tc>
          <w:tcPr>
            <w:tcW w:w="3150"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setFocusable</w:t>
            </w:r>
          </w:p>
        </w:tc>
        <w:tc>
          <w:tcPr>
            <w:tcW w:w="3023"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isFocusable</w:t>
            </w:r>
          </w:p>
        </w:tc>
      </w:tr>
      <w:tr w:rsidR="00133AD7" w:rsidTr="00E847CA">
        <w:trPr>
          <w:trHeight w:val="501"/>
        </w:trPr>
        <w:tc>
          <w:tcPr>
            <w:tcW w:w="689" w:type="dxa"/>
          </w:tcPr>
          <w:p w:rsidR="00133AD7" w:rsidRPr="00E847CA" w:rsidRDefault="00133AD7" w:rsidP="00B417F3">
            <w:pPr>
              <w:wordWrap/>
              <w:adjustRightInd w:val="0"/>
              <w:jc w:val="left"/>
              <w:rPr>
                <w:rFonts w:ascii="Courier New" w:hAnsi="Courier New" w:cs="Courier New"/>
                <w:b/>
                <w:color w:val="000000"/>
                <w:kern w:val="0"/>
                <w:sz w:val="12"/>
                <w:szCs w:val="12"/>
              </w:rPr>
            </w:pPr>
            <w:r w:rsidRPr="00E847CA">
              <w:rPr>
                <w:rFonts w:ascii="Courier New" w:hAnsi="Courier New" w:cs="Courier New" w:hint="eastAsia"/>
                <w:b/>
                <w:color w:val="000000"/>
                <w:kern w:val="0"/>
                <w:sz w:val="12"/>
                <w:szCs w:val="12"/>
              </w:rPr>
              <w:t>터치모드</w:t>
            </w:r>
          </w:p>
        </w:tc>
        <w:tc>
          <w:tcPr>
            <w:tcW w:w="2769" w:type="dxa"/>
          </w:tcPr>
          <w:p w:rsidR="00133AD7" w:rsidRDefault="00133AD7"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focusableInTouchMode</w:t>
            </w:r>
          </w:p>
        </w:tc>
        <w:tc>
          <w:tcPr>
            <w:tcW w:w="3150" w:type="dxa"/>
          </w:tcPr>
          <w:p w:rsidR="00133AD7" w:rsidRDefault="00133AD7" w:rsidP="00133AD7">
            <w:pPr>
              <w:tabs>
                <w:tab w:val="left" w:pos="927"/>
              </w:tabs>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setFocusableInTouchMode</w:t>
            </w:r>
          </w:p>
        </w:tc>
        <w:tc>
          <w:tcPr>
            <w:tcW w:w="3023" w:type="dxa"/>
          </w:tcPr>
          <w:p w:rsidR="00133AD7" w:rsidRDefault="00133AD7" w:rsidP="00351B87">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isFocusableInTouchMode</w:t>
            </w:r>
          </w:p>
        </w:tc>
      </w:tr>
    </w:tbl>
    <w:p w:rsidR="00133AD7" w:rsidRDefault="0057177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키보드를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입력받아야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하는뷰는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반드시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포커스가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가있어야된다</w:t>
      </w:r>
    </w:p>
    <w:p w:rsidR="00867871" w:rsidRDefault="00867871"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aa.setFocusable(true);</w:t>
      </w:r>
    </w:p>
    <w:p w:rsidR="00867871" w:rsidRDefault="00867871"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aa.SetFocusableInTouchMode(true)</w:t>
      </w:r>
      <w:r>
        <w:rPr>
          <w:rFonts w:ascii="Courier New" w:hAnsi="Courier New" w:cs="Courier New"/>
          <w:color w:val="000000"/>
          <w:kern w:val="0"/>
          <w:sz w:val="22"/>
          <w:szCs w:val="20"/>
        </w:rPr>
        <w:t>’</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일반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모드와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터치모드에서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포커스를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받을수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있도록</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허락하였다</w:t>
      </w:r>
    </w:p>
    <w:p w:rsidR="008306FB" w:rsidRDefault="008306F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위두개를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설정하지않으면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그쪽에서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포커스를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받지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못한다</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그러면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작동이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안되겠죠</w:t>
      </w:r>
    </w:p>
    <w:p w:rsidR="00C90722" w:rsidRPr="00980ABF" w:rsidRDefault="00C90722" w:rsidP="00B417F3">
      <w:pPr>
        <w:wordWrap/>
        <w:adjustRightInd w:val="0"/>
        <w:jc w:val="left"/>
        <w:rPr>
          <w:rFonts w:ascii="Courier New" w:hAnsi="Courier New" w:cs="Courier New"/>
          <w:color w:val="FF0000"/>
          <w:kern w:val="0"/>
          <w:sz w:val="22"/>
          <w:szCs w:val="20"/>
        </w:rPr>
      </w:pPr>
      <w:r w:rsidRPr="00980ABF">
        <w:rPr>
          <w:rFonts w:ascii="Courier New" w:hAnsi="Courier New" w:cs="Courier New" w:hint="eastAsia"/>
          <w:color w:val="FF0000"/>
          <w:kern w:val="0"/>
          <w:sz w:val="22"/>
          <w:szCs w:val="20"/>
        </w:rPr>
        <w:t xml:space="preserve">264page </w:t>
      </w:r>
      <w:r w:rsidRPr="00980ABF">
        <w:rPr>
          <w:rFonts w:ascii="Courier New" w:hAnsi="Courier New" w:cs="Courier New" w:hint="eastAsia"/>
          <w:color w:val="FF0000"/>
          <w:kern w:val="0"/>
          <w:sz w:val="22"/>
          <w:szCs w:val="20"/>
        </w:rPr>
        <w:t>봐라</w:t>
      </w:r>
      <w:r w:rsidRPr="00980ABF">
        <w:rPr>
          <w:rFonts w:ascii="Courier New" w:hAnsi="Courier New" w:cs="Courier New" w:hint="eastAsia"/>
          <w:color w:val="FF0000"/>
          <w:kern w:val="0"/>
          <w:sz w:val="22"/>
          <w:szCs w:val="20"/>
        </w:rPr>
        <w:t xml:space="preserve">. </w:t>
      </w:r>
      <w:r w:rsidRPr="00980ABF">
        <w:rPr>
          <w:rFonts w:ascii="Courier New" w:hAnsi="Courier New" w:cs="Courier New" w:hint="eastAsia"/>
          <w:color w:val="FF0000"/>
          <w:kern w:val="0"/>
          <w:sz w:val="22"/>
          <w:szCs w:val="20"/>
        </w:rPr>
        <w:t>포커스</w:t>
      </w:r>
      <w:r w:rsidRPr="00980ABF">
        <w:rPr>
          <w:rFonts w:ascii="Courier New" w:hAnsi="Courier New" w:cs="Courier New" w:hint="eastAsia"/>
          <w:color w:val="FF0000"/>
          <w:kern w:val="0"/>
          <w:sz w:val="22"/>
          <w:szCs w:val="20"/>
        </w:rPr>
        <w:t xml:space="preserve"> </w:t>
      </w:r>
      <w:r w:rsidRPr="00980ABF">
        <w:rPr>
          <w:rFonts w:ascii="Courier New" w:hAnsi="Courier New" w:cs="Courier New" w:hint="eastAsia"/>
          <w:color w:val="FF0000"/>
          <w:kern w:val="0"/>
          <w:sz w:val="22"/>
          <w:szCs w:val="20"/>
        </w:rPr>
        <w:t>이동</w:t>
      </w:r>
      <w:r w:rsidRPr="00980ABF">
        <w:rPr>
          <w:rFonts w:ascii="Courier New" w:hAnsi="Courier New" w:cs="Courier New" w:hint="eastAsia"/>
          <w:color w:val="FF0000"/>
          <w:kern w:val="0"/>
          <w:sz w:val="22"/>
          <w:szCs w:val="20"/>
        </w:rPr>
        <w:t xml:space="preserve">  </w:t>
      </w:r>
      <w:r w:rsidRPr="00980ABF">
        <w:rPr>
          <w:rFonts w:ascii="Courier New" w:hAnsi="Courier New" w:cs="Courier New" w:hint="eastAsia"/>
          <w:color w:val="FF0000"/>
          <w:kern w:val="0"/>
          <w:sz w:val="22"/>
          <w:szCs w:val="20"/>
        </w:rPr>
        <w:t>건너뛰기등이있다</w:t>
      </w:r>
    </w:p>
    <w:p w:rsidR="00C90722" w:rsidRDefault="00C90722" w:rsidP="00B417F3">
      <w:pPr>
        <w:wordWrap/>
        <w:adjustRightInd w:val="0"/>
        <w:jc w:val="left"/>
        <w:rPr>
          <w:rFonts w:ascii="Courier New" w:hAnsi="Courier New" w:cs="Courier New"/>
          <w:b/>
          <w:color w:val="000000"/>
          <w:kern w:val="0"/>
          <w:sz w:val="22"/>
          <w:szCs w:val="20"/>
        </w:rPr>
      </w:pPr>
    </w:p>
    <w:p w:rsidR="00980ABF" w:rsidRDefault="00980ABF" w:rsidP="00B417F3">
      <w:pPr>
        <w:wordWrap/>
        <w:adjustRightInd w:val="0"/>
        <w:jc w:val="left"/>
        <w:rPr>
          <w:rFonts w:ascii="Courier New" w:hAnsi="Courier New" w:cs="Courier New"/>
          <w:b/>
          <w:color w:val="000000"/>
          <w:kern w:val="0"/>
          <w:sz w:val="22"/>
          <w:szCs w:val="20"/>
        </w:rPr>
      </w:pPr>
    </w:p>
    <w:p w:rsidR="00980ABF" w:rsidRDefault="00980ABF" w:rsidP="00B417F3">
      <w:pPr>
        <w:wordWrap/>
        <w:adjustRightInd w:val="0"/>
        <w:jc w:val="left"/>
        <w:rPr>
          <w:rFonts w:ascii="Courier New" w:hAnsi="Courier New" w:cs="Courier New"/>
          <w:b/>
          <w:color w:val="000000"/>
          <w:kern w:val="0"/>
          <w:sz w:val="30"/>
          <w:szCs w:val="20"/>
        </w:rPr>
      </w:pPr>
      <w:r w:rsidRPr="00980ABF">
        <w:rPr>
          <w:rFonts w:ascii="Courier New" w:hAnsi="Courier New" w:cs="Courier New" w:hint="eastAsia"/>
          <w:b/>
          <w:color w:val="000000"/>
          <w:kern w:val="0"/>
          <w:sz w:val="30"/>
          <w:szCs w:val="20"/>
        </w:rPr>
        <w:t>타이머</w:t>
      </w:r>
    </w:p>
    <w:p w:rsidR="00980ABF" w:rsidRDefault="00ED3F96"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쓰레드를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쓰는게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원칙이지만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간단한건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타이머로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처리가능하다</w:t>
      </w:r>
      <w:r w:rsidR="00635B5B">
        <w:rPr>
          <w:rFonts w:ascii="Courier New" w:hAnsi="Courier New" w:cs="Courier New" w:hint="eastAsia"/>
          <w:color w:val="000000"/>
          <w:kern w:val="0"/>
          <w:sz w:val="22"/>
          <w:szCs w:val="20"/>
        </w:rPr>
        <w:t xml:space="preserve">  </w:t>
      </w:r>
    </w:p>
    <w:p w:rsidR="00635B5B" w:rsidRDefault="00635B5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안드로이드는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타이머는없지만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대용으로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사용할만한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클래스들이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좀있다</w:t>
      </w:r>
      <w:r>
        <w:rPr>
          <w:rFonts w:ascii="Courier New" w:hAnsi="Courier New" w:cs="Courier New" w:hint="eastAsia"/>
          <w:color w:val="000000"/>
          <w:kern w:val="0"/>
          <w:sz w:val="22"/>
          <w:szCs w:val="20"/>
        </w:rPr>
        <w:t>.</w:t>
      </w:r>
    </w:p>
    <w:p w:rsidR="004E75DD" w:rsidRDefault="00635B5B" w:rsidP="00B417F3">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1</w:t>
      </w:r>
      <w:r>
        <w:rPr>
          <w:rFonts w:ascii="Courier New" w:hAnsi="Courier New" w:cs="Courier New" w:hint="eastAsia"/>
          <w:color w:val="000000"/>
          <w:kern w:val="0"/>
          <w:sz w:val="22"/>
          <w:szCs w:val="20"/>
        </w:rPr>
        <w:t>초에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한번씩</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정수를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증가시켜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텍스트뷰로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출력</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초단위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스톱워치</w:t>
      </w:r>
      <w:r>
        <w:rPr>
          <w:rFonts w:ascii="Courier New" w:hAnsi="Courier New" w:cs="Courier New" w:hint="eastAsia"/>
          <w:color w:val="000000"/>
          <w:kern w:val="0"/>
          <w:sz w:val="22"/>
          <w:szCs w:val="20"/>
        </w:rPr>
        <w:t>.</w:t>
      </w:r>
      <w:r>
        <w:rPr>
          <w:rFonts w:ascii="Courier New" w:hAnsi="Courier New" w:cs="Courier New" w:hint="eastAsia"/>
          <w:color w:val="000000"/>
          <w:kern w:val="0"/>
          <w:sz w:val="22"/>
          <w:szCs w:val="20"/>
        </w:rPr>
        <w:t>라고생각</w:t>
      </w:r>
      <w:r w:rsidR="002C6616">
        <w:rPr>
          <w:rFonts w:ascii="Courier New" w:hAnsi="Courier New" w:cs="Courier New" w:hint="eastAsia"/>
          <w:color w:val="000000"/>
          <w:kern w:val="0"/>
          <w:sz w:val="22"/>
          <w:szCs w:val="20"/>
        </w:rPr>
        <w:t>해라</w:t>
      </w:r>
      <w:r w:rsidR="002C6616">
        <w:rPr>
          <w:rFonts w:ascii="Courier New" w:hAnsi="Courier New" w:cs="Courier New" w:hint="eastAsia"/>
          <w:color w:val="000000"/>
          <w:kern w:val="0"/>
          <w:sz w:val="22"/>
          <w:szCs w:val="20"/>
        </w:rPr>
        <w:t>.</w:t>
      </w:r>
    </w:p>
    <w:p w:rsidR="000C130A" w:rsidRPr="000C130A" w:rsidRDefault="000C130A" w:rsidP="00B417F3">
      <w:pPr>
        <w:wordWrap/>
        <w:adjustRightInd w:val="0"/>
        <w:jc w:val="left"/>
        <w:rPr>
          <w:rFonts w:ascii="Courier New" w:hAnsi="Courier New" w:cs="Courier New"/>
          <w:b/>
          <w:color w:val="000000"/>
          <w:kern w:val="0"/>
          <w:sz w:val="22"/>
          <w:szCs w:val="20"/>
        </w:rPr>
      </w:pPr>
      <w:r w:rsidRPr="000C130A">
        <w:rPr>
          <w:rFonts w:ascii="Courier New" w:hAnsi="Courier New" w:cs="Courier New" w:hint="eastAsia"/>
          <w:b/>
          <w:color w:val="000000"/>
          <w:kern w:val="0"/>
          <w:sz w:val="22"/>
          <w:szCs w:val="20"/>
        </w:rPr>
        <w:t>핸들러로</w:t>
      </w:r>
      <w:r w:rsidRPr="000C130A">
        <w:rPr>
          <w:rFonts w:ascii="Courier New" w:hAnsi="Courier New" w:cs="Courier New" w:hint="eastAsia"/>
          <w:b/>
          <w:color w:val="000000"/>
          <w:kern w:val="0"/>
          <w:sz w:val="22"/>
          <w:szCs w:val="20"/>
        </w:rPr>
        <w:t xml:space="preserve"> </w:t>
      </w:r>
      <w:r w:rsidRPr="000C130A">
        <w:rPr>
          <w:rFonts w:ascii="Courier New" w:hAnsi="Courier New" w:cs="Courier New" w:hint="eastAsia"/>
          <w:b/>
          <w:color w:val="000000"/>
          <w:kern w:val="0"/>
          <w:sz w:val="22"/>
          <w:szCs w:val="20"/>
        </w:rPr>
        <w:t>타이머</w:t>
      </w:r>
      <w:r w:rsidRPr="000C130A">
        <w:rPr>
          <w:rFonts w:ascii="Courier New" w:hAnsi="Courier New" w:cs="Courier New" w:hint="eastAsia"/>
          <w:b/>
          <w:color w:val="000000"/>
          <w:kern w:val="0"/>
          <w:sz w:val="22"/>
          <w:szCs w:val="20"/>
        </w:rPr>
        <w:t xml:space="preserve"> </w:t>
      </w:r>
      <w:r w:rsidRPr="000C130A">
        <w:rPr>
          <w:rFonts w:ascii="Courier New" w:hAnsi="Courier New" w:cs="Courier New" w:hint="eastAsia"/>
          <w:b/>
          <w:color w:val="000000"/>
          <w:kern w:val="0"/>
          <w:sz w:val="22"/>
          <w:szCs w:val="20"/>
        </w:rPr>
        <w:t>효과내기</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5FBF"/>
          <w:kern w:val="0"/>
          <w:szCs w:val="20"/>
        </w:rPr>
        <w:t>/** Called when the activity is first created.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=0;</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53372C" w:rsidRDefault="00DE14F8" w:rsidP="0053372C">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49" style="position:absolute;margin-left:28.8pt;margin-top:-.1pt;width:202.25pt;height:13.8pt;z-index:251679744" filled="f" strokecolor="red" strokeweight="1.5pt"/>
        </w:pict>
      </w:r>
      <w:r w:rsidR="0053372C">
        <w:rPr>
          <w:rFonts w:ascii="Courier New" w:hAnsi="Courier New" w:cs="Courier New"/>
          <w:color w:val="000000"/>
          <w:kern w:val="0"/>
          <w:szCs w:val="20"/>
        </w:rPr>
        <w:t xml:space="preserve">        </w:t>
      </w:r>
      <w:r w:rsidR="0053372C">
        <w:rPr>
          <w:rFonts w:ascii="Courier New" w:hAnsi="Courier New" w:cs="Courier New"/>
          <w:color w:val="0000C0"/>
          <w:kern w:val="0"/>
          <w:szCs w:val="20"/>
        </w:rPr>
        <w:t>mHandler</w:t>
      </w:r>
      <w:r w:rsidR="0053372C">
        <w:rPr>
          <w:rFonts w:ascii="Courier New" w:hAnsi="Courier New" w:cs="Courier New"/>
          <w:color w:val="000000"/>
          <w:kern w:val="0"/>
          <w:szCs w:val="20"/>
        </w:rPr>
        <w:t>.</w:t>
      </w:r>
      <w:r w:rsidR="0053372C">
        <w:rPr>
          <w:rFonts w:ascii="Courier New" w:hAnsi="Courier New" w:cs="Courier New"/>
          <w:b/>
          <w:bCs/>
          <w:color w:val="008000"/>
          <w:kern w:val="0"/>
          <w:szCs w:val="20"/>
        </w:rPr>
        <w:t>sendEmptyMessage</w:t>
      </w:r>
      <w:r w:rsidR="0053372C">
        <w:rPr>
          <w:rFonts w:ascii="Courier New" w:hAnsi="Courier New" w:cs="Courier New"/>
          <w:color w:val="000000"/>
          <w:kern w:val="0"/>
          <w:szCs w:val="20"/>
        </w:rPr>
        <w:t>(0);</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53372C" w:rsidRDefault="00DE14F8" w:rsidP="0053372C">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50" style="position:absolute;margin-left:16.3pt;margin-top:-.25pt;width:329.95pt;height:79.55pt;z-index:251680768" filled="f" strokecolor="red" strokeweight="1.5pt"/>
        </w:pict>
      </w:r>
      <w:r w:rsidR="0053372C">
        <w:rPr>
          <w:rFonts w:ascii="Courier New" w:hAnsi="Courier New" w:cs="Courier New"/>
          <w:color w:val="000000"/>
          <w:kern w:val="0"/>
          <w:szCs w:val="20"/>
        </w:rPr>
        <w:t xml:space="preserve">    </w:t>
      </w:r>
      <w:r w:rsidR="0053372C">
        <w:rPr>
          <w:rFonts w:ascii="Courier New" w:hAnsi="Courier New" w:cs="Courier New"/>
          <w:b/>
          <w:bCs/>
          <w:color w:val="005032"/>
          <w:kern w:val="0"/>
          <w:szCs w:val="20"/>
        </w:rPr>
        <w:t>Handler</w:t>
      </w:r>
      <w:r w:rsidR="0053372C">
        <w:rPr>
          <w:rFonts w:ascii="Courier New" w:hAnsi="Courier New" w:cs="Courier New"/>
          <w:color w:val="000000"/>
          <w:kern w:val="0"/>
          <w:szCs w:val="20"/>
        </w:rPr>
        <w:t xml:space="preserve"> </w:t>
      </w:r>
      <w:r w:rsidR="0053372C">
        <w:rPr>
          <w:rFonts w:ascii="Courier New" w:hAnsi="Courier New" w:cs="Courier New"/>
          <w:color w:val="0000C0"/>
          <w:kern w:val="0"/>
          <w:szCs w:val="20"/>
        </w:rPr>
        <w:t>mHandler</w:t>
      </w:r>
      <w:r w:rsidR="0053372C">
        <w:rPr>
          <w:rFonts w:ascii="Courier New" w:hAnsi="Courier New" w:cs="Courier New"/>
          <w:color w:val="000000"/>
          <w:kern w:val="0"/>
          <w:szCs w:val="20"/>
        </w:rPr>
        <w:t xml:space="preserve"> =  </w:t>
      </w:r>
      <w:r w:rsidR="0053372C">
        <w:rPr>
          <w:rFonts w:ascii="Courier New" w:hAnsi="Courier New" w:cs="Courier New"/>
          <w:b/>
          <w:bCs/>
          <w:color w:val="7F0055"/>
          <w:kern w:val="0"/>
          <w:szCs w:val="20"/>
        </w:rPr>
        <w:t>new</w:t>
      </w:r>
      <w:r w:rsidR="0053372C">
        <w:rPr>
          <w:rFonts w:ascii="Courier New" w:hAnsi="Courier New" w:cs="Courier New"/>
          <w:color w:val="000000"/>
          <w:kern w:val="0"/>
          <w:szCs w:val="20"/>
        </w:rPr>
        <w:t xml:space="preserve"> </w:t>
      </w:r>
      <w:r w:rsidR="0053372C">
        <w:rPr>
          <w:rFonts w:ascii="Courier New" w:hAnsi="Courier New" w:cs="Courier New"/>
          <w:b/>
          <w:bCs/>
          <w:color w:val="008000"/>
          <w:kern w:val="0"/>
          <w:szCs w:val="20"/>
        </w:rPr>
        <w:t>Handler</w:t>
      </w:r>
      <w:r w:rsidR="0053372C">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(android.os.</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w:t>
      </w:r>
      <w:r>
        <w:rPr>
          <w:rFonts w:ascii="Courier New" w:hAnsi="Courier New" w:cs="Courier New"/>
          <w:color w:val="000000"/>
          <w:kern w:val="0"/>
          <w:szCs w:val="20"/>
        </w:rPr>
        <w:t>+</w:t>
      </w:r>
      <w:r>
        <w:rPr>
          <w:rFonts w:ascii="Courier New" w:hAnsi="Courier New" w:cs="Courier New"/>
          <w:color w:val="0000C0"/>
          <w:kern w:val="0"/>
          <w:szCs w:val="20"/>
        </w:rPr>
        <w:t>value</w:t>
      </w:r>
      <w:r>
        <w:rPr>
          <w:rFonts w:ascii="Courier New" w:hAnsi="Courier New" w:cs="Courier New"/>
          <w:color w:val="000000"/>
          <w:kern w:val="0"/>
          <w:szCs w:val="20"/>
        </w:rPr>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 1000);</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53372C" w:rsidRDefault="0053372C" w:rsidP="0053372C">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635B5B" w:rsidRDefault="0053372C" w:rsidP="0053372C">
      <w:pPr>
        <w:wordWrap/>
        <w:adjustRightInd w:val="0"/>
        <w:jc w:val="left"/>
        <w:rPr>
          <w:rFonts w:ascii="Courier New" w:hAnsi="Courier New" w:cs="Courier New"/>
          <w:color w:val="000000"/>
          <w:kern w:val="0"/>
          <w:sz w:val="22"/>
          <w:szCs w:val="20"/>
        </w:rPr>
      </w:pPr>
      <w:r>
        <w:rPr>
          <w:rFonts w:ascii="Courier New" w:hAnsi="Courier New" w:cs="Courier New"/>
          <w:color w:val="000000"/>
          <w:kern w:val="0"/>
          <w:szCs w:val="20"/>
        </w:rPr>
        <w:t>}</w:t>
      </w:r>
    </w:p>
    <w:p w:rsidR="00635B5B" w:rsidRPr="008E4450" w:rsidRDefault="00AC5997" w:rsidP="008E4450">
      <w:pPr>
        <w:pStyle w:val="a7"/>
        <w:numPr>
          <w:ilvl w:val="0"/>
          <w:numId w:val="2"/>
        </w:numPr>
        <w:wordWrap/>
        <w:adjustRightInd w:val="0"/>
        <w:ind w:leftChars="0"/>
        <w:jc w:val="left"/>
        <w:rPr>
          <w:rFonts w:ascii="Courier New" w:hAnsi="Courier New" w:cs="Courier New"/>
          <w:color w:val="000000"/>
          <w:kern w:val="0"/>
          <w:sz w:val="22"/>
          <w:szCs w:val="20"/>
        </w:rPr>
      </w:pPr>
      <w:r w:rsidRPr="008E4450">
        <w:rPr>
          <w:rFonts w:ascii="Courier New" w:hAnsi="Courier New" w:cs="Courier New"/>
          <w:b/>
          <w:bCs/>
          <w:color w:val="005032"/>
          <w:kern w:val="0"/>
          <w:szCs w:val="20"/>
        </w:rPr>
        <w:t>Handler</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클래스는</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쓰레드간</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메시지를</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통신하기</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위한</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장치로서</w:t>
      </w:r>
      <w:r w:rsidRPr="008E4450">
        <w:rPr>
          <w:rFonts w:ascii="Courier New" w:hAnsi="Courier New" w:cs="Courier New" w:hint="eastAsia"/>
          <w:b/>
          <w:bCs/>
          <w:color w:val="005032"/>
          <w:kern w:val="0"/>
          <w:szCs w:val="20"/>
        </w:rPr>
        <w:t xml:space="preserve"> sendMessage </w:t>
      </w:r>
      <w:r w:rsidRPr="008E4450">
        <w:rPr>
          <w:rFonts w:ascii="Courier New" w:hAnsi="Courier New" w:cs="Courier New" w:hint="eastAsia"/>
          <w:b/>
          <w:bCs/>
          <w:color w:val="005032"/>
          <w:kern w:val="0"/>
          <w:szCs w:val="20"/>
        </w:rPr>
        <w:t>메서드나</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유사</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메서드로</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특정</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핸들러에게</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메시지를</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보낼수</w:t>
      </w:r>
      <w:r w:rsidRPr="008E4450">
        <w:rPr>
          <w:rFonts w:ascii="Courier New" w:hAnsi="Courier New" w:cs="Courier New" w:hint="eastAsia"/>
          <w:b/>
          <w:bCs/>
          <w:color w:val="005032"/>
          <w:kern w:val="0"/>
          <w:szCs w:val="20"/>
        </w:rPr>
        <w:t xml:space="preserve"> </w:t>
      </w:r>
      <w:r w:rsidRPr="008E4450">
        <w:rPr>
          <w:rFonts w:ascii="Courier New" w:hAnsi="Courier New" w:cs="Courier New" w:hint="eastAsia"/>
          <w:b/>
          <w:bCs/>
          <w:color w:val="005032"/>
          <w:kern w:val="0"/>
          <w:szCs w:val="20"/>
        </w:rPr>
        <w:t>있다</w:t>
      </w:r>
      <w:r w:rsidRPr="008E4450">
        <w:rPr>
          <w:rFonts w:ascii="Courier New" w:hAnsi="Courier New" w:cs="Courier New" w:hint="eastAsia"/>
          <w:b/>
          <w:bCs/>
          <w:color w:val="005032"/>
          <w:kern w:val="0"/>
          <w:szCs w:val="20"/>
        </w:rPr>
        <w:t xml:space="preserve"> </w:t>
      </w:r>
    </w:p>
    <w:p w:rsidR="008E4450" w:rsidRPr="000166BE" w:rsidRDefault="008E4450" w:rsidP="008E4450">
      <w:pPr>
        <w:pStyle w:val="a7"/>
        <w:numPr>
          <w:ilvl w:val="0"/>
          <w:numId w:val="2"/>
        </w:numPr>
        <w:wordWrap/>
        <w:adjustRightInd w:val="0"/>
        <w:ind w:leftChars="0"/>
        <w:jc w:val="left"/>
        <w:rPr>
          <w:rFonts w:ascii="Courier New" w:hAnsi="Courier New" w:cs="Courier New"/>
          <w:color w:val="000000"/>
          <w:kern w:val="0"/>
          <w:sz w:val="22"/>
          <w:szCs w:val="20"/>
        </w:rPr>
      </w:pPr>
      <w:r>
        <w:rPr>
          <w:rFonts w:ascii="Courier New" w:hAnsi="Courier New" w:cs="Courier New"/>
          <w:b/>
          <w:bCs/>
          <w:color w:val="008000"/>
          <w:kern w:val="0"/>
          <w:szCs w:val="20"/>
        </w:rPr>
        <w:t>handleMessage</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로</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메시지가</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전달된다</w:t>
      </w:r>
      <w:r>
        <w:rPr>
          <w:rFonts w:ascii="Courier New" w:hAnsi="Courier New" w:cs="Courier New" w:hint="eastAsia"/>
          <w:b/>
          <w:bCs/>
          <w:color w:val="008000"/>
          <w:kern w:val="0"/>
          <w:szCs w:val="20"/>
        </w:rPr>
        <w:t xml:space="preserve"> </w:t>
      </w:r>
    </w:p>
    <w:p w:rsidR="000166BE" w:rsidRPr="003D1346" w:rsidRDefault="000166BE" w:rsidP="008E4450">
      <w:pPr>
        <w:pStyle w:val="a7"/>
        <w:numPr>
          <w:ilvl w:val="0"/>
          <w:numId w:val="2"/>
        </w:numPr>
        <w:wordWrap/>
        <w:adjustRightInd w:val="0"/>
        <w:ind w:leftChars="0"/>
        <w:jc w:val="left"/>
        <w:rPr>
          <w:rFonts w:ascii="Courier New" w:hAnsi="Courier New" w:cs="Courier New"/>
          <w:color w:val="000000"/>
          <w:kern w:val="0"/>
          <w:sz w:val="22"/>
          <w:szCs w:val="20"/>
        </w:rPr>
      </w:pP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빈메시지를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던진다</w:t>
      </w:r>
      <w:r>
        <w:rPr>
          <w:rFonts w:ascii="Courier New" w:hAnsi="Courier New" w:cs="Courier New" w:hint="eastAsia"/>
          <w:color w:val="000000"/>
          <w:kern w:val="0"/>
          <w:szCs w:val="20"/>
        </w:rPr>
        <w:t>.</w:t>
      </w:r>
    </w:p>
    <w:p w:rsidR="009966D4" w:rsidRDefault="003D1346" w:rsidP="003D1346">
      <w:pPr>
        <w:pStyle w:val="a7"/>
        <w:numPr>
          <w:ilvl w:val="0"/>
          <w:numId w:val="2"/>
        </w:numPr>
        <w:wordWrap/>
        <w:adjustRightInd w:val="0"/>
        <w:ind w:leftChars="0"/>
        <w:jc w:val="left"/>
        <w:rPr>
          <w:rFonts w:ascii="Courier New" w:hAnsi="Courier New" w:cs="Courier New"/>
          <w:color w:val="000000"/>
          <w:kern w:val="0"/>
          <w:szCs w:val="20"/>
        </w:rPr>
      </w:pPr>
      <w:r w:rsidRPr="003D1346">
        <w:rPr>
          <w:rFonts w:ascii="Courier New" w:hAnsi="Courier New" w:cs="Courier New"/>
          <w:color w:val="0000C0"/>
          <w:kern w:val="0"/>
          <w:szCs w:val="20"/>
        </w:rPr>
        <w:lastRenderedPageBreak/>
        <w:t>mHandler</w:t>
      </w:r>
      <w:r w:rsidRPr="003D1346">
        <w:rPr>
          <w:rFonts w:ascii="Courier New" w:hAnsi="Courier New" w:cs="Courier New"/>
          <w:color w:val="000000"/>
          <w:kern w:val="0"/>
          <w:szCs w:val="20"/>
        </w:rPr>
        <w:t>.</w:t>
      </w:r>
      <w:r w:rsidRPr="003D1346">
        <w:rPr>
          <w:rFonts w:ascii="Courier New" w:hAnsi="Courier New" w:cs="Courier New"/>
          <w:b/>
          <w:bCs/>
          <w:color w:val="008000"/>
          <w:kern w:val="0"/>
          <w:szCs w:val="20"/>
        </w:rPr>
        <w:t>sendEmptyMessageDelayed</w:t>
      </w:r>
      <w:r w:rsidRPr="003D1346">
        <w:rPr>
          <w:rFonts w:ascii="Courier New" w:hAnsi="Courier New" w:cs="Courier New"/>
          <w:color w:val="000000"/>
          <w:kern w:val="0"/>
          <w:szCs w:val="20"/>
        </w:rPr>
        <w:t>(0, 1000);</w:t>
      </w:r>
      <w:r>
        <w:rPr>
          <w:rFonts w:ascii="Courier New" w:hAnsi="Courier New" w:cs="Courier New" w:hint="eastAsia"/>
          <w:color w:val="000000"/>
          <w:kern w:val="0"/>
          <w:szCs w:val="20"/>
        </w:rPr>
        <w:t xml:space="preserve"> 1</w:t>
      </w:r>
      <w:r>
        <w:rPr>
          <w:rFonts w:ascii="Courier New" w:hAnsi="Courier New" w:cs="Courier New" w:hint="eastAsia"/>
          <w:color w:val="000000"/>
          <w:kern w:val="0"/>
          <w:szCs w:val="20"/>
        </w:rPr>
        <w:t>초로</w:t>
      </w:r>
      <w:r>
        <w:rPr>
          <w:rFonts w:ascii="Courier New" w:hAnsi="Courier New" w:cs="Courier New" w:hint="eastAsia"/>
          <w:color w:val="000000"/>
          <w:kern w:val="0"/>
          <w:szCs w:val="20"/>
        </w:rPr>
        <w:t xml:space="preserve"> </w:t>
      </w:r>
      <w:r w:rsidR="00A10A94">
        <w:rPr>
          <w:rFonts w:ascii="Courier New" w:hAnsi="Courier New" w:cs="Courier New" w:hint="eastAsia"/>
          <w:color w:val="000000"/>
          <w:kern w:val="0"/>
          <w:szCs w:val="20"/>
        </w:rPr>
        <w:t>후재귀한다</w:t>
      </w:r>
    </w:p>
    <w:p w:rsidR="00700E2E" w:rsidRDefault="00700E2E" w:rsidP="009966D4">
      <w:pPr>
        <w:widowControl/>
        <w:wordWrap/>
        <w:autoSpaceDE/>
        <w:autoSpaceDN/>
        <w:jc w:val="left"/>
        <w:rPr>
          <w:rFonts w:ascii="Courier New" w:hAnsi="Courier New" w:cs="Courier New"/>
          <w:color w:val="000000"/>
          <w:kern w:val="0"/>
          <w:szCs w:val="20"/>
        </w:rPr>
      </w:pPr>
    </w:p>
    <w:p w:rsidR="00700E2E" w:rsidRDefault="00700E2E" w:rsidP="009966D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또한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이렇게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내부에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선언하여서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사용할수도있다</w:t>
      </w:r>
      <w:r>
        <w:rPr>
          <w:rFonts w:ascii="Courier New" w:hAnsi="Courier New" w:cs="Courier New" w:hint="eastAsia"/>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=0;</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(android.os.</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700E2E" w:rsidRDefault="00700E2E" w:rsidP="00700E2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w:t>
      </w:r>
      <w:r>
        <w:rPr>
          <w:rFonts w:ascii="Courier New" w:hAnsi="Courier New" w:cs="Courier New"/>
          <w:color w:val="000000"/>
          <w:kern w:val="0"/>
          <w:szCs w:val="20"/>
        </w:rPr>
        <w:t>+</w:t>
      </w:r>
      <w:r>
        <w:rPr>
          <w:rFonts w:ascii="Courier New" w:hAnsi="Courier New" w:cs="Courier New"/>
          <w:color w:val="0000C0"/>
          <w:kern w:val="0"/>
          <w:szCs w:val="20"/>
        </w:rPr>
        <w:t>value</w:t>
      </w:r>
      <w:r>
        <w:rPr>
          <w:rFonts w:ascii="Courier New" w:hAnsi="Courier New" w:cs="Courier New"/>
          <w:color w:val="000000"/>
          <w:kern w:val="0"/>
          <w:szCs w:val="20"/>
        </w:rPr>
        <w:t>);</w:t>
      </w:r>
    </w:p>
    <w:p w:rsidR="00A10A94" w:rsidRDefault="00A10A94" w:rsidP="00700E2E">
      <w:pPr>
        <w:wordWrap/>
        <w:adjustRightInd w:val="0"/>
        <w:jc w:val="left"/>
        <w:rPr>
          <w:rFonts w:ascii="Courier New" w:hAnsi="Courier New" w:cs="Courier New"/>
          <w:kern w:val="0"/>
          <w:szCs w:val="20"/>
        </w:rPr>
      </w:pPr>
      <w:r w:rsidRPr="00A10A94">
        <w:rPr>
          <w:rFonts w:ascii="Courier New" w:hAnsi="Courier New" w:cs="Courier New"/>
          <w:color w:val="000000"/>
          <w:kern w:val="0"/>
          <w:szCs w:val="20"/>
        </w:rPr>
        <w:tab/>
      </w:r>
      <w:r>
        <w:rPr>
          <w:rFonts w:ascii="Courier New" w:hAnsi="Courier New" w:cs="Courier New" w:hint="eastAsia"/>
          <w:color w:val="000000"/>
          <w:kern w:val="0"/>
          <w:szCs w:val="20"/>
        </w:rPr>
        <w:tab/>
      </w:r>
      <w:r>
        <w:rPr>
          <w:rFonts w:ascii="Courier New" w:hAnsi="Courier New" w:cs="Courier New" w:hint="eastAsia"/>
          <w:color w:val="000000"/>
          <w:kern w:val="0"/>
          <w:szCs w:val="20"/>
        </w:rPr>
        <w:tab/>
        <w:t>if</w:t>
      </w:r>
      <w:r w:rsidRPr="00A10A94">
        <w:rPr>
          <w:rFonts w:ascii="Courier New" w:hAnsi="Courier New" w:cs="Courier New"/>
          <w:color w:val="000000"/>
          <w:kern w:val="0"/>
          <w:szCs w:val="20"/>
        </w:rPr>
        <w:t>(</w:t>
      </w:r>
      <w:r w:rsidRPr="00A10A94">
        <w:rPr>
          <w:rFonts w:ascii="Courier New" w:hAnsi="Courier New" w:cs="Courier New"/>
          <w:color w:val="0000C0"/>
          <w:kern w:val="0"/>
          <w:szCs w:val="20"/>
        </w:rPr>
        <w:t>value</w:t>
      </w:r>
      <w:r w:rsidRPr="00A10A94">
        <w:rPr>
          <w:rFonts w:ascii="Courier New" w:hAnsi="Courier New" w:cs="Courier New"/>
          <w:color w:val="000000"/>
          <w:kern w:val="0"/>
          <w:szCs w:val="20"/>
        </w:rPr>
        <w:t>&lt;5)</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 1000);</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700E2E" w:rsidRDefault="00700E2E" w:rsidP="00700E2E">
      <w:pPr>
        <w:wordWrap/>
        <w:adjustRightInd w:val="0"/>
        <w:jc w:val="left"/>
        <w:rPr>
          <w:rFonts w:ascii="Courier New" w:hAnsi="Courier New" w:cs="Courier New"/>
          <w:kern w:val="0"/>
          <w:szCs w:val="20"/>
        </w:rPr>
      </w:pP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700E2E" w:rsidRDefault="00700E2E" w:rsidP="00700E2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700E2E" w:rsidRDefault="00700E2E" w:rsidP="00700E2E">
      <w:pPr>
        <w:wordWrap/>
        <w:adjustRightInd w:val="0"/>
        <w:jc w:val="left"/>
        <w:rPr>
          <w:rFonts w:ascii="Courier New" w:hAnsi="Courier New" w:cs="Courier New"/>
          <w:kern w:val="0"/>
          <w:szCs w:val="20"/>
        </w:rPr>
      </w:pPr>
    </w:p>
    <w:p w:rsidR="00700E2E" w:rsidRDefault="00700E2E" w:rsidP="00700E2E">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w:t>
      </w:r>
    </w:p>
    <w:p w:rsidR="00553128" w:rsidRDefault="00553128" w:rsidP="00700E2E">
      <w:pPr>
        <w:widowControl/>
        <w:wordWrap/>
        <w:autoSpaceDE/>
        <w:autoSpaceDN/>
        <w:jc w:val="left"/>
        <w:rPr>
          <w:rFonts w:ascii="Courier New" w:hAnsi="Courier New" w:cs="Courier New"/>
          <w:color w:val="000000"/>
          <w:kern w:val="0"/>
          <w:szCs w:val="20"/>
        </w:rPr>
      </w:pPr>
    </w:p>
    <w:p w:rsidR="00553128" w:rsidRDefault="00553128" w:rsidP="00700E2E">
      <w:pPr>
        <w:widowControl/>
        <w:wordWrap/>
        <w:autoSpaceDE/>
        <w:autoSpaceDN/>
        <w:jc w:val="left"/>
        <w:rPr>
          <w:rFonts w:ascii="Courier New" w:hAnsi="Courier New" w:cs="Courier New"/>
          <w:color w:val="000000"/>
          <w:kern w:val="0"/>
          <w:szCs w:val="20"/>
        </w:rPr>
      </w:pPr>
    </w:p>
    <w:p w:rsidR="003D1346" w:rsidRDefault="009966D4" w:rsidP="009966D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클래스는</w:t>
      </w:r>
      <w:r>
        <w:rPr>
          <w:rFonts w:ascii="Courier New" w:hAnsi="Courier New" w:cs="Courier New" w:hint="eastAsia"/>
          <w:color w:val="000000"/>
          <w:kern w:val="0"/>
          <w:szCs w:val="20"/>
        </w:rPr>
        <w:t xml:space="preserve"> Handler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타입이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아니라</w:t>
      </w:r>
      <w:r>
        <w:rPr>
          <w:rFonts w:ascii="Courier New" w:hAnsi="Courier New" w:cs="Courier New" w:hint="eastAsia"/>
          <w:color w:val="000000"/>
          <w:kern w:val="0"/>
          <w:szCs w:val="20"/>
        </w:rPr>
        <w:t xml:space="preserve"> handleMessage</w:t>
      </w:r>
      <w:r>
        <w:rPr>
          <w:rFonts w:ascii="Courier New" w:hAnsi="Courier New" w:cs="Courier New" w:hint="eastAsia"/>
          <w:color w:val="000000"/>
          <w:kern w:val="0"/>
          <w:szCs w:val="20"/>
        </w:rPr>
        <w:t>메서드를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재정의하기위해</w:t>
      </w:r>
      <w:r>
        <w:rPr>
          <w:rFonts w:ascii="Courier New" w:hAnsi="Courier New" w:cs="Courier New" w:hint="eastAsia"/>
          <w:color w:val="000000"/>
          <w:kern w:val="0"/>
          <w:szCs w:val="20"/>
        </w:rPr>
        <w:t xml:space="preserve"> </w:t>
      </w:r>
    </w:p>
    <w:p w:rsidR="009966D4" w:rsidRDefault="009966D4" w:rsidP="009966D4">
      <w:pPr>
        <w:widowControl/>
        <w:wordWrap/>
        <w:autoSpaceDE/>
        <w:autoSpaceDN/>
        <w:jc w:val="left"/>
        <w:rPr>
          <w:rFonts w:ascii="Courier New" w:hAnsi="Courier New" w:cs="Courier New"/>
          <w:color w:val="000000"/>
          <w:kern w:val="0"/>
          <w:szCs w:val="20"/>
        </w:rPr>
      </w:pPr>
      <w:r>
        <w:rPr>
          <w:rFonts w:ascii="Courier New" w:hAnsi="Courier New" w:cs="Courier New" w:hint="eastAsia"/>
          <w:color w:val="000000"/>
          <w:kern w:val="0"/>
          <w:szCs w:val="20"/>
        </w:rPr>
        <w:t>Handler</w:t>
      </w:r>
      <w:r>
        <w:rPr>
          <w:rFonts w:ascii="Courier New" w:hAnsi="Courier New" w:cs="Courier New" w:hint="eastAsia"/>
          <w:color w:val="000000"/>
          <w:kern w:val="0"/>
          <w:szCs w:val="20"/>
        </w:rPr>
        <w:t>로부터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파생되는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익명</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클래스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타입이다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좀더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정확하게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표현하자면</w:t>
      </w:r>
      <w:r w:rsidR="0009227A">
        <w:rPr>
          <w:rFonts w:ascii="Courier New" w:hAnsi="Courier New" w:cs="Courier New" w:hint="eastAsia"/>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b/>
          <w:bCs/>
          <w:color w:val="005032"/>
          <w:kern w:val="0"/>
          <w:szCs w:val="20"/>
        </w:rPr>
        <w:t>mHandler2</w:t>
      </w:r>
      <w:r>
        <w:rPr>
          <w:rFonts w:ascii="Courier New" w:hAnsi="Courier New" w:cs="Courier New"/>
          <w:color w:val="000000"/>
          <w:kern w:val="0"/>
          <w:szCs w:val="20"/>
        </w:rPr>
        <w:t xml:space="preserve"> </w:t>
      </w:r>
      <w:r>
        <w:rPr>
          <w:rFonts w:ascii="Courier New" w:hAnsi="Courier New" w:cs="Courier New"/>
          <w:color w:val="0000C0"/>
          <w:kern w:val="0"/>
          <w:szCs w:val="20"/>
        </w:rPr>
        <w:t>handler2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mHandler2</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mHandler2</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Handler</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(android.os.</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w:t>
      </w:r>
      <w:r>
        <w:rPr>
          <w:rFonts w:ascii="Courier New" w:hAnsi="Courier New" w:cs="Courier New"/>
          <w:color w:val="000000"/>
          <w:kern w:val="0"/>
          <w:szCs w:val="20"/>
        </w:rPr>
        <w:t>+</w:t>
      </w:r>
      <w:r>
        <w:rPr>
          <w:rFonts w:ascii="Courier New" w:hAnsi="Courier New" w:cs="Courier New"/>
          <w:color w:val="0000C0"/>
          <w:kern w:val="0"/>
          <w:szCs w:val="20"/>
        </w:rPr>
        <w:t>value</w:t>
      </w:r>
      <w:r>
        <w:rPr>
          <w:rFonts w:ascii="Courier New" w:hAnsi="Courier New" w:cs="Courier New"/>
          <w:color w:val="000000"/>
          <w:kern w:val="0"/>
          <w:szCs w:val="20"/>
        </w:rPr>
        <w:t>);</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handler2</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 1000);</w:t>
      </w:r>
    </w:p>
    <w:p w:rsidR="00EB3838" w:rsidRDefault="00EB3838" w:rsidP="00EB3838">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09227A" w:rsidRDefault="00EB3838" w:rsidP="00EB383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 xml:space="preserve">    }</w:t>
      </w:r>
    </w:p>
    <w:p w:rsidR="001D78F3" w:rsidRDefault="001D78F3" w:rsidP="00EB3838">
      <w:pPr>
        <w:wordWrap/>
        <w:adjustRightInd w:val="0"/>
        <w:jc w:val="left"/>
        <w:rPr>
          <w:rFonts w:ascii="Courier New" w:hAnsi="Courier New" w:cs="Courier New"/>
          <w:color w:val="000000"/>
          <w:kern w:val="0"/>
          <w:szCs w:val="20"/>
        </w:rPr>
      </w:pPr>
    </w:p>
    <w:p w:rsidR="00553128" w:rsidRDefault="00553128">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1D78F3" w:rsidRDefault="001D78F3" w:rsidP="00EB3838">
      <w:pPr>
        <w:wordWrap/>
        <w:adjustRightInd w:val="0"/>
        <w:jc w:val="left"/>
        <w:rPr>
          <w:rFonts w:ascii="Courier New" w:hAnsi="Courier New" w:cs="Courier New"/>
          <w:color w:val="000000"/>
          <w:kern w:val="0"/>
          <w:szCs w:val="20"/>
        </w:rPr>
      </w:pPr>
    </w:p>
    <w:p w:rsidR="001D78F3" w:rsidRDefault="00E4731D" w:rsidP="00EB3838">
      <w:pPr>
        <w:wordWrap/>
        <w:adjustRightInd w:val="0"/>
        <w:jc w:val="left"/>
        <w:rPr>
          <w:rFonts w:ascii="Courier New" w:hAnsi="Courier New" w:cs="Courier New"/>
          <w:b/>
          <w:color w:val="000000"/>
          <w:kern w:val="0"/>
          <w:szCs w:val="20"/>
        </w:rPr>
      </w:pPr>
      <w:r w:rsidRPr="00E4731D">
        <w:rPr>
          <w:rFonts w:ascii="Courier New" w:hAnsi="Courier New" w:cs="Courier New" w:hint="eastAsia"/>
          <w:b/>
          <w:color w:val="000000"/>
          <w:kern w:val="0"/>
          <w:szCs w:val="20"/>
        </w:rPr>
        <w:t>타이머</w:t>
      </w:r>
      <w:r w:rsidRPr="00E4731D">
        <w:rPr>
          <w:rFonts w:ascii="Courier New" w:hAnsi="Courier New" w:cs="Courier New" w:hint="eastAsia"/>
          <w:b/>
          <w:color w:val="000000"/>
          <w:kern w:val="0"/>
          <w:szCs w:val="20"/>
        </w:rPr>
        <w:t xml:space="preserve"> </w:t>
      </w:r>
      <w:r w:rsidRPr="00E4731D">
        <w:rPr>
          <w:rFonts w:ascii="Courier New" w:hAnsi="Courier New" w:cs="Courier New" w:hint="eastAsia"/>
          <w:b/>
          <w:color w:val="000000"/>
          <w:kern w:val="0"/>
          <w:szCs w:val="20"/>
        </w:rPr>
        <w:t>클래스</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 xml:space="preserve"> = 0;</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46464"/>
          <w:kern w:val="0"/>
          <w:szCs w:val="20"/>
        </w:rPr>
        <w:t>@Override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553128" w:rsidRDefault="00DE14F8" w:rsidP="00553128">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52" style="position:absolute;margin-left:76.55pt;margin-top:8.45pt;width:369.85pt;height:201.6pt;z-index:251681792" filled="f" strokecolor="red" strokeweight="1.5pt"/>
        </w:pic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CountDownTimer</w:t>
      </w:r>
      <w:r>
        <w:rPr>
          <w:rFonts w:ascii="Courier New" w:hAnsi="Courier New" w:cs="Courier New"/>
          <w:color w:val="000000"/>
          <w:kern w:val="0"/>
          <w:szCs w:val="20"/>
        </w:rPr>
        <w:t>(10 * 1000, 1000)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onTick</w:t>
      </w:r>
      <w:r>
        <w:rPr>
          <w:rFonts w:ascii="Courier New" w:hAnsi="Courier New" w:cs="Courier New"/>
          <w:color w:val="000000"/>
          <w:kern w:val="0"/>
          <w:szCs w:val="20"/>
        </w:rPr>
        <w:t>(</w:t>
      </w:r>
      <w:r>
        <w:rPr>
          <w:rFonts w:ascii="Courier New" w:hAnsi="Courier New" w:cs="Courier New"/>
          <w:b/>
          <w:bCs/>
          <w:color w:val="7F0055"/>
          <w:kern w:val="0"/>
          <w:szCs w:val="20"/>
        </w:rPr>
        <w:t>long</w:t>
      </w:r>
      <w:r>
        <w:rPr>
          <w:rFonts w:ascii="Courier New" w:hAnsi="Courier New" w:cs="Courier New"/>
          <w:color w:val="000000"/>
          <w:kern w:val="0"/>
          <w:szCs w:val="20"/>
        </w:rPr>
        <w:t xml:space="preserve"> millisUntilFinished)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value</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 "</w:t>
      </w:r>
      <w:r>
        <w:rPr>
          <w:rFonts w:ascii="Courier New" w:hAnsi="Courier New" w:cs="Courier New"/>
          <w:color w:val="000000"/>
          <w:kern w:val="0"/>
          <w:szCs w:val="20"/>
        </w:rPr>
        <w:t xml:space="preserve"> + </w:t>
      </w:r>
      <w:r>
        <w:rPr>
          <w:rFonts w:ascii="Courier New" w:hAnsi="Courier New" w:cs="Courier New"/>
          <w:color w:val="0000C0"/>
          <w:kern w:val="0"/>
          <w:szCs w:val="20"/>
        </w:rPr>
        <w:t>value</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value</w:t>
      </w:r>
      <w:r>
        <w:rPr>
          <w:rFonts w:ascii="Courier New" w:hAnsi="Courier New" w:cs="Courier New"/>
          <w:color w:val="000000"/>
          <w:kern w:val="0"/>
          <w:szCs w:val="20"/>
        </w:rPr>
        <w:t xml:space="preserve"> == 5)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cancel</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onFinish</w:t>
      </w:r>
      <w:r>
        <w:rPr>
          <w:rFonts w:ascii="Courier New" w:hAnsi="Courier New" w:cs="Courier New"/>
          <w:color w:val="000000"/>
          <w:kern w:val="0"/>
          <w:szCs w:val="20"/>
        </w:rPr>
        <w:t>() {</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"value== Finish"</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start</w:t>
      </w:r>
      <w:r>
        <w:rPr>
          <w:rFonts w:ascii="Courier New" w:hAnsi="Courier New" w:cs="Courier New"/>
          <w:color w:val="000000"/>
          <w:kern w:val="0"/>
          <w:szCs w:val="20"/>
        </w:rPr>
        <w:t>();</w:t>
      </w:r>
    </w:p>
    <w:p w:rsidR="00553128" w:rsidRDefault="00553128" w:rsidP="00553128">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53128" w:rsidRDefault="00553128" w:rsidP="00553128">
      <w:pPr>
        <w:wordWrap/>
        <w:adjustRightInd w:val="0"/>
        <w:jc w:val="left"/>
        <w:rPr>
          <w:rFonts w:ascii="Courier New" w:hAnsi="Courier New" w:cs="Courier New"/>
          <w:kern w:val="0"/>
          <w:szCs w:val="20"/>
        </w:rPr>
      </w:pPr>
    </w:p>
    <w:p w:rsidR="00E4731D" w:rsidRPr="00E4731D" w:rsidRDefault="00553128" w:rsidP="00553128">
      <w:pPr>
        <w:wordWrap/>
        <w:adjustRightInd w:val="0"/>
        <w:jc w:val="left"/>
        <w:rPr>
          <w:rFonts w:ascii="Courier New" w:hAnsi="Courier New" w:cs="Courier New"/>
          <w:b/>
          <w:color w:val="000000"/>
          <w:kern w:val="0"/>
          <w:szCs w:val="20"/>
        </w:rPr>
      </w:pPr>
      <w:r>
        <w:rPr>
          <w:rFonts w:ascii="Courier New" w:hAnsi="Courier New" w:cs="Courier New"/>
          <w:color w:val="000000"/>
          <w:kern w:val="0"/>
          <w:szCs w:val="20"/>
        </w:rPr>
        <w:t>}</w:t>
      </w:r>
    </w:p>
    <w:p w:rsidR="001D78F3" w:rsidRDefault="001D78F3" w:rsidP="00EB3838">
      <w:pPr>
        <w:wordWrap/>
        <w:adjustRightInd w:val="0"/>
        <w:jc w:val="left"/>
        <w:rPr>
          <w:rFonts w:ascii="Courier New" w:hAnsi="Courier New" w:cs="Courier New"/>
          <w:color w:val="000000"/>
          <w:kern w:val="0"/>
          <w:szCs w:val="20"/>
        </w:rPr>
      </w:pPr>
    </w:p>
    <w:p w:rsidR="00553128" w:rsidRDefault="00553128" w:rsidP="00553128">
      <w:pPr>
        <w:wordWrap/>
        <w:adjustRightInd w:val="0"/>
        <w:jc w:val="left"/>
        <w:rPr>
          <w:rFonts w:ascii="Courier New" w:hAnsi="Courier New" w:cs="Courier New"/>
          <w:kern w:val="0"/>
          <w:szCs w:val="20"/>
        </w:rPr>
      </w:pPr>
    </w:p>
    <w:p w:rsidR="0056479C" w:rsidRDefault="0056479C" w:rsidP="00553128">
      <w:pPr>
        <w:wordWrap/>
        <w:adjustRightInd w:val="0"/>
        <w:jc w:val="left"/>
        <w:rPr>
          <w:rFonts w:ascii="Courier New" w:hAnsi="Courier New" w:cs="Courier New"/>
          <w:kern w:val="0"/>
          <w:szCs w:val="20"/>
        </w:rPr>
      </w:pPr>
      <w:r>
        <w:rPr>
          <w:rFonts w:ascii="Courier New" w:hAnsi="Courier New" w:cs="Courier New" w:hint="eastAsia"/>
          <w:kern w:val="0"/>
          <w:szCs w:val="20"/>
        </w:rPr>
        <w:t>설명</w:t>
      </w:r>
    </w:p>
    <w:p w:rsidR="001D78F3" w:rsidRDefault="00553128" w:rsidP="00EB383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CountDownTimer</w:t>
      </w:r>
      <w:r>
        <w:rPr>
          <w:rFonts w:ascii="Courier New" w:hAnsi="Courier New" w:cs="Courier New"/>
          <w:color w:val="000000"/>
          <w:kern w:val="0"/>
          <w:szCs w:val="20"/>
        </w:rPr>
        <w:t xml:space="preserve">(10 * 1000, 1000) </w:t>
      </w:r>
    </w:p>
    <w:p w:rsidR="0056479C" w:rsidRDefault="0056479C" w:rsidP="00EB383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첫번째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인자는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카운트다운할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총시간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두번째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한번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카운트할</w:t>
      </w:r>
      <w:r>
        <w:rPr>
          <w:rFonts w:ascii="Courier New" w:hAnsi="Courier New" w:cs="Courier New" w:hint="eastAsia"/>
          <w:color w:val="000000"/>
          <w:kern w:val="0"/>
          <w:szCs w:val="20"/>
        </w:rPr>
        <w:t xml:space="preserve"> </w:t>
      </w:r>
      <w:r w:rsidR="00BE2ED5">
        <w:rPr>
          <w:rFonts w:ascii="Courier New" w:hAnsi="Courier New" w:cs="Courier New" w:hint="eastAsia"/>
          <w:color w:val="000000"/>
          <w:kern w:val="0"/>
          <w:szCs w:val="20"/>
        </w:rPr>
        <w:t>주기이다</w:t>
      </w:r>
      <w:r w:rsidR="00BE2ED5">
        <w:rPr>
          <w:rFonts w:ascii="Courier New" w:hAnsi="Courier New" w:cs="Courier New" w:hint="eastAsia"/>
          <w:color w:val="000000"/>
          <w:kern w:val="0"/>
          <w:szCs w:val="20"/>
        </w:rPr>
        <w:t xml:space="preserve"> 1/1000 </w:t>
      </w:r>
      <w:r w:rsidR="00BE2ED5">
        <w:rPr>
          <w:rFonts w:ascii="Courier New" w:hAnsi="Courier New" w:cs="Courier New" w:hint="eastAsia"/>
          <w:color w:val="000000"/>
          <w:kern w:val="0"/>
          <w:szCs w:val="20"/>
        </w:rPr>
        <w:t>초이다</w:t>
      </w:r>
    </w:p>
    <w:p w:rsidR="00EE46E5" w:rsidRDefault="00E56BFC" w:rsidP="00EB3838">
      <w:pPr>
        <w:wordWrap/>
        <w:adjustRightInd w:val="0"/>
        <w:jc w:val="left"/>
        <w:rPr>
          <w:rFonts w:ascii="Courier New" w:hAnsi="Courier New" w:cs="Courier New"/>
          <w:b/>
          <w:bCs/>
          <w:color w:val="008000"/>
          <w:kern w:val="0"/>
          <w:szCs w:val="20"/>
        </w:rPr>
      </w:pPr>
      <w:r>
        <w:rPr>
          <w:rFonts w:ascii="Courier New" w:hAnsi="Courier New" w:cs="Courier New"/>
          <w:b/>
          <w:bCs/>
          <w:color w:val="008000"/>
          <w:kern w:val="0"/>
          <w:szCs w:val="20"/>
        </w:rPr>
        <w:t>onTick</w:t>
      </w:r>
      <w:r>
        <w:rPr>
          <w:rFonts w:ascii="Courier New" w:hAnsi="Courier New" w:cs="Courier New" w:hint="eastAsia"/>
          <w:b/>
          <w:bCs/>
          <w:color w:val="008000"/>
          <w:kern w:val="0"/>
          <w:szCs w:val="20"/>
        </w:rPr>
        <w:t>가</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호출된다</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카운트다운할</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총시간이지나면</w:t>
      </w:r>
      <w:r>
        <w:rPr>
          <w:rFonts w:ascii="Courier New" w:hAnsi="Courier New" w:cs="Courier New" w:hint="eastAsia"/>
          <w:b/>
          <w:bCs/>
          <w:color w:val="008000"/>
          <w:kern w:val="0"/>
          <w:szCs w:val="20"/>
        </w:rPr>
        <w:t xml:space="preserve"> onFinish</w:t>
      </w:r>
      <w:r>
        <w:rPr>
          <w:rFonts w:ascii="Courier New" w:hAnsi="Courier New" w:cs="Courier New" w:hint="eastAsia"/>
          <w:b/>
          <w:bCs/>
          <w:color w:val="008000"/>
          <w:kern w:val="0"/>
          <w:szCs w:val="20"/>
        </w:rPr>
        <w:t>가</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호출된다</w:t>
      </w:r>
    </w:p>
    <w:p w:rsidR="00EE46E5" w:rsidRDefault="00EE46E5">
      <w:pPr>
        <w:widowControl/>
        <w:wordWrap/>
        <w:autoSpaceDE/>
        <w:autoSpaceDN/>
        <w:jc w:val="left"/>
        <w:rPr>
          <w:rFonts w:ascii="Courier New" w:hAnsi="Courier New" w:cs="Courier New"/>
          <w:b/>
          <w:bCs/>
          <w:color w:val="008000"/>
          <w:kern w:val="0"/>
          <w:szCs w:val="20"/>
        </w:rPr>
      </w:pPr>
      <w:r>
        <w:rPr>
          <w:rFonts w:ascii="Courier New" w:hAnsi="Courier New" w:cs="Courier New"/>
          <w:b/>
          <w:bCs/>
          <w:color w:val="008000"/>
          <w:kern w:val="0"/>
          <w:szCs w:val="20"/>
        </w:rPr>
        <w:br w:type="page"/>
      </w:r>
    </w:p>
    <w:p w:rsidR="00E56BFC" w:rsidRDefault="00EE46E5" w:rsidP="00EB3838">
      <w:pPr>
        <w:wordWrap/>
        <w:adjustRightInd w:val="0"/>
        <w:jc w:val="left"/>
        <w:rPr>
          <w:rFonts w:ascii="Courier New" w:hAnsi="Courier New" w:cs="Courier New"/>
          <w:b/>
          <w:color w:val="000000"/>
          <w:kern w:val="0"/>
          <w:sz w:val="28"/>
          <w:szCs w:val="20"/>
        </w:rPr>
      </w:pPr>
      <w:r w:rsidRPr="00EE46E5">
        <w:rPr>
          <w:rFonts w:ascii="Courier New" w:hAnsi="Courier New" w:cs="Courier New" w:hint="eastAsia"/>
          <w:b/>
          <w:color w:val="000000"/>
          <w:kern w:val="0"/>
          <w:sz w:val="28"/>
          <w:szCs w:val="20"/>
        </w:rPr>
        <w:lastRenderedPageBreak/>
        <w:t>메뉴</w:t>
      </w:r>
    </w:p>
    <w:p w:rsidR="004B4D04" w:rsidRDefault="00F226B1" w:rsidP="00EB3838">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272</w:t>
      </w:r>
      <w:r>
        <w:rPr>
          <w:rFonts w:ascii="Courier New" w:hAnsi="Courier New" w:cs="Courier New" w:hint="eastAsia"/>
          <w:color w:val="000000"/>
          <w:kern w:val="0"/>
          <w:sz w:val="22"/>
          <w:szCs w:val="20"/>
        </w:rPr>
        <w:t>참조</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package</w:t>
      </w:r>
      <w:r>
        <w:rPr>
          <w:rFonts w:ascii="Courier New" w:hAnsi="Courier New" w:cs="Courier New"/>
          <w:color w:val="000000"/>
          <w:kern w:val="0"/>
          <w:szCs w:val="20"/>
        </w:rPr>
        <w:t xml:space="preserve"> exam.Input;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android.app.*;</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android.os.*;</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android.view.*;</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android.widget.*;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exam.AndroidExam.*;</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OptionMenu</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MyText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TextView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MyText.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메뉴</w:t>
      </w:r>
      <w:r>
        <w:rPr>
          <w:rFonts w:ascii="Courier New" w:hAnsi="Courier New" w:cs="Courier New"/>
          <w:color w:val="2A00FF"/>
          <w:kern w:val="0"/>
          <w:szCs w:val="20"/>
        </w:rPr>
        <w:t xml:space="preserve"> </w:t>
      </w:r>
      <w:r>
        <w:rPr>
          <w:rFonts w:ascii="Courier New" w:hAnsi="Courier New" w:cs="Courier New"/>
          <w:color w:val="2A00FF"/>
          <w:kern w:val="0"/>
          <w:szCs w:val="20"/>
        </w:rPr>
        <w:t>키를</w:t>
      </w:r>
      <w:r>
        <w:rPr>
          <w:rFonts w:ascii="Courier New" w:hAnsi="Courier New" w:cs="Courier New"/>
          <w:color w:val="2A00FF"/>
          <w:kern w:val="0"/>
          <w:szCs w:val="20"/>
        </w:rPr>
        <w:t xml:space="preserve"> </w:t>
      </w:r>
      <w:r>
        <w:rPr>
          <w:rFonts w:ascii="Courier New" w:hAnsi="Courier New" w:cs="Courier New"/>
          <w:color w:val="2A00FF"/>
          <w:kern w:val="0"/>
          <w:szCs w:val="20"/>
        </w:rPr>
        <w:t>누르세요</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(MyText);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onCreateOptionsMenu</w:t>
      </w:r>
      <w:r>
        <w:rPr>
          <w:rFonts w:ascii="Courier New" w:hAnsi="Courier New" w:cs="Courier New"/>
          <w:color w:val="000000"/>
          <w:kern w:val="0"/>
          <w:szCs w:val="20"/>
        </w:rPr>
        <w:t>(Menu menu)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onCreateOptionsMenu</w:t>
      </w:r>
      <w:r>
        <w:rPr>
          <w:rFonts w:ascii="Courier New" w:hAnsi="Courier New" w:cs="Courier New"/>
          <w:color w:val="000000"/>
          <w:kern w:val="0"/>
          <w:szCs w:val="20"/>
        </w:rPr>
        <w:t>(menu);</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MenuItem item=menu.</w:t>
      </w:r>
      <w:r>
        <w:rPr>
          <w:rFonts w:ascii="Courier New" w:hAnsi="Courier New" w:cs="Courier New"/>
          <w:b/>
          <w:bCs/>
          <w:color w:val="008080"/>
          <w:kern w:val="0"/>
          <w:szCs w:val="20"/>
        </w:rPr>
        <w:t>add</w:t>
      </w:r>
      <w:r>
        <w:rPr>
          <w:rFonts w:ascii="Courier New" w:hAnsi="Courier New" w:cs="Courier New"/>
          <w:color w:val="000000"/>
          <w:kern w:val="0"/>
          <w:szCs w:val="20"/>
        </w:rPr>
        <w:t>(0,1,0,</w:t>
      </w:r>
      <w:r>
        <w:rPr>
          <w:rFonts w:ascii="Courier New" w:hAnsi="Courier New" w:cs="Courier New"/>
          <w:color w:val="2A00FF"/>
          <w:kern w:val="0"/>
          <w:szCs w:val="20"/>
        </w:rPr>
        <w:t>"</w:t>
      </w:r>
      <w:r>
        <w:rPr>
          <w:rFonts w:ascii="Courier New" w:hAnsi="Courier New" w:cs="Courier New"/>
          <w:color w:val="2A00FF"/>
          <w:kern w:val="0"/>
          <w:szCs w:val="20"/>
        </w:rPr>
        <w:t>짜장</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item.</w:t>
      </w:r>
      <w:r>
        <w:rPr>
          <w:rFonts w:ascii="Courier New" w:hAnsi="Courier New" w:cs="Courier New"/>
          <w:b/>
          <w:bCs/>
          <w:color w:val="008080"/>
          <w:kern w:val="0"/>
          <w:szCs w:val="20"/>
        </w:rPr>
        <w:t>setIcon</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drawable</w:t>
      </w:r>
      <w:r>
        <w:rPr>
          <w:rFonts w:ascii="Courier New" w:hAnsi="Courier New" w:cs="Courier New"/>
          <w:color w:val="000000"/>
          <w:kern w:val="0"/>
          <w:szCs w:val="20"/>
        </w:rPr>
        <w:t>.</w:t>
      </w:r>
      <w:r>
        <w:rPr>
          <w:rFonts w:ascii="Courier New" w:hAnsi="Courier New" w:cs="Courier New"/>
          <w:i/>
          <w:iCs/>
          <w:color w:val="0000C0"/>
          <w:kern w:val="0"/>
          <w:szCs w:val="20"/>
        </w:rPr>
        <w:t>icon</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item.</w:t>
      </w:r>
      <w:r>
        <w:rPr>
          <w:rFonts w:ascii="Courier New" w:hAnsi="Courier New" w:cs="Courier New"/>
          <w:b/>
          <w:bCs/>
          <w:color w:val="008080"/>
          <w:kern w:val="0"/>
          <w:szCs w:val="20"/>
        </w:rPr>
        <w:t>setAlphabeticShortcut</w:t>
      </w:r>
      <w:r>
        <w:rPr>
          <w:rFonts w:ascii="Courier New" w:hAnsi="Courier New" w:cs="Courier New"/>
          <w:color w:val="000000"/>
          <w:kern w:val="0"/>
          <w:szCs w:val="20"/>
        </w:rPr>
        <w:t>(</w:t>
      </w:r>
      <w:r>
        <w:rPr>
          <w:rFonts w:ascii="Courier New" w:hAnsi="Courier New" w:cs="Courier New"/>
          <w:color w:val="2A00FF"/>
          <w:kern w:val="0"/>
          <w:szCs w:val="20"/>
        </w:rPr>
        <w:t>'a'</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//menu.add(0,1,0,"</w:t>
      </w:r>
      <w:r>
        <w:rPr>
          <w:rFonts w:ascii="Courier New" w:hAnsi="Courier New" w:cs="Courier New"/>
          <w:color w:val="3F7F5F"/>
          <w:kern w:val="0"/>
          <w:szCs w:val="20"/>
        </w:rPr>
        <w:t>짜장</w:t>
      </w:r>
      <w:r>
        <w:rPr>
          <w:rFonts w:ascii="Courier New" w:hAnsi="Courier New" w:cs="Courier New"/>
          <w:color w:val="3F7F5F"/>
          <w:kern w:val="0"/>
          <w:szCs w:val="20"/>
        </w:rPr>
        <w:t>").setIcon(R.drawable.icon).setAlphabeticShortcut('a');</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menu.</w:t>
      </w:r>
      <w:r>
        <w:rPr>
          <w:rFonts w:ascii="Courier New" w:hAnsi="Courier New" w:cs="Courier New"/>
          <w:b/>
          <w:bCs/>
          <w:color w:val="008080"/>
          <w:kern w:val="0"/>
          <w:szCs w:val="20"/>
        </w:rPr>
        <w:t>add</w:t>
      </w:r>
      <w:r>
        <w:rPr>
          <w:rFonts w:ascii="Courier New" w:hAnsi="Courier New" w:cs="Courier New"/>
          <w:color w:val="000000"/>
          <w:kern w:val="0"/>
          <w:szCs w:val="20"/>
        </w:rPr>
        <w:t>(0,2,0,</w:t>
      </w:r>
      <w:r>
        <w:rPr>
          <w:rFonts w:ascii="Courier New" w:hAnsi="Courier New" w:cs="Courier New"/>
          <w:color w:val="2A00FF"/>
          <w:kern w:val="0"/>
          <w:szCs w:val="20"/>
        </w:rPr>
        <w:t>"</w:t>
      </w:r>
      <w:r>
        <w:rPr>
          <w:rFonts w:ascii="Courier New" w:hAnsi="Courier New" w:cs="Courier New"/>
          <w:color w:val="2A00FF"/>
          <w:kern w:val="0"/>
          <w:szCs w:val="20"/>
        </w:rPr>
        <w:t>짬뽕</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8080"/>
          <w:kern w:val="0"/>
          <w:szCs w:val="20"/>
        </w:rPr>
        <w:t>setIcon</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drawable</w:t>
      </w:r>
      <w:r>
        <w:rPr>
          <w:rFonts w:ascii="Courier New" w:hAnsi="Courier New" w:cs="Courier New"/>
          <w:color w:val="000000"/>
          <w:kern w:val="0"/>
          <w:szCs w:val="20"/>
        </w:rPr>
        <w:t>.</w:t>
      </w:r>
      <w:r>
        <w:rPr>
          <w:rFonts w:ascii="Courier New" w:hAnsi="Courier New" w:cs="Courier New"/>
          <w:i/>
          <w:iCs/>
          <w:color w:val="0000C0"/>
          <w:kern w:val="0"/>
          <w:szCs w:val="20"/>
        </w:rPr>
        <w:t>icon</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SubMenu etc = menu.</w:t>
      </w:r>
      <w:r>
        <w:rPr>
          <w:rFonts w:ascii="Courier New" w:hAnsi="Courier New" w:cs="Courier New"/>
          <w:b/>
          <w:bCs/>
          <w:color w:val="008080"/>
          <w:kern w:val="0"/>
          <w:szCs w:val="20"/>
        </w:rPr>
        <w:t>addSubMenu</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기타</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etc.</w:t>
      </w:r>
      <w:r>
        <w:rPr>
          <w:rFonts w:ascii="Courier New" w:hAnsi="Courier New" w:cs="Courier New"/>
          <w:b/>
          <w:bCs/>
          <w:color w:val="008080"/>
          <w:kern w:val="0"/>
          <w:szCs w:val="20"/>
        </w:rPr>
        <w:t>add</w:t>
      </w:r>
      <w:r>
        <w:rPr>
          <w:rFonts w:ascii="Courier New" w:hAnsi="Courier New" w:cs="Courier New"/>
          <w:color w:val="000000"/>
          <w:kern w:val="0"/>
          <w:szCs w:val="20"/>
        </w:rPr>
        <w:t>(0,3,0,</w:t>
      </w:r>
      <w:r>
        <w:rPr>
          <w:rFonts w:ascii="Courier New" w:hAnsi="Courier New" w:cs="Courier New"/>
          <w:color w:val="2A00FF"/>
          <w:kern w:val="0"/>
          <w:szCs w:val="20"/>
        </w:rPr>
        <w:t>"</w:t>
      </w:r>
      <w:r>
        <w:rPr>
          <w:rFonts w:ascii="Courier New" w:hAnsi="Courier New" w:cs="Courier New"/>
          <w:color w:val="2A00FF"/>
          <w:kern w:val="0"/>
          <w:szCs w:val="20"/>
        </w:rPr>
        <w:t>우동</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etc.</w:t>
      </w:r>
      <w:r>
        <w:rPr>
          <w:rFonts w:ascii="Courier New" w:hAnsi="Courier New" w:cs="Courier New"/>
          <w:b/>
          <w:bCs/>
          <w:color w:val="008080"/>
          <w:kern w:val="0"/>
          <w:szCs w:val="20"/>
        </w:rPr>
        <w:t>add</w:t>
      </w:r>
      <w:r>
        <w:rPr>
          <w:rFonts w:ascii="Courier New" w:hAnsi="Courier New" w:cs="Courier New"/>
          <w:color w:val="000000"/>
          <w:kern w:val="0"/>
          <w:szCs w:val="20"/>
        </w:rPr>
        <w:t>(0,4,0,</w:t>
      </w:r>
      <w:r>
        <w:rPr>
          <w:rFonts w:ascii="Courier New" w:hAnsi="Courier New" w:cs="Courier New"/>
          <w:color w:val="2A00FF"/>
          <w:kern w:val="0"/>
          <w:szCs w:val="20"/>
        </w:rPr>
        <w:t>"</w:t>
      </w:r>
      <w:r>
        <w:rPr>
          <w:rFonts w:ascii="Courier New" w:hAnsi="Courier New" w:cs="Courier New"/>
          <w:color w:val="2A00FF"/>
          <w:kern w:val="0"/>
          <w:szCs w:val="20"/>
        </w:rPr>
        <w:t>만두</w:t>
      </w:r>
      <w:r>
        <w:rPr>
          <w:rFonts w:ascii="Courier New" w:hAnsi="Courier New" w:cs="Courier New"/>
          <w:color w:val="2A00FF"/>
          <w:kern w:val="0"/>
          <w:szCs w:val="20"/>
        </w:rPr>
        <w:t>"</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80"/>
          <w:kern w:val="0"/>
          <w:szCs w:val="20"/>
        </w:rPr>
        <w:t>onOptionsItemSelected</w:t>
      </w:r>
      <w:r>
        <w:rPr>
          <w:rFonts w:ascii="Courier New" w:hAnsi="Courier New" w:cs="Courier New"/>
          <w:color w:val="000000"/>
          <w:kern w:val="0"/>
          <w:szCs w:val="20"/>
        </w:rPr>
        <w:t>(MenuItem item)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(item.</w:t>
      </w:r>
      <w:r>
        <w:rPr>
          <w:rFonts w:ascii="Courier New" w:hAnsi="Courier New" w:cs="Courier New"/>
          <w:b/>
          <w:bCs/>
          <w:color w:val="008080"/>
          <w:kern w:val="0"/>
          <w:szCs w:val="20"/>
        </w:rPr>
        <w:t>getItemId</w:t>
      </w:r>
      <w:r>
        <w:rPr>
          <w:rFonts w:ascii="Courier New" w:hAnsi="Courier New" w:cs="Courier New"/>
          <w:color w:val="000000"/>
          <w:kern w:val="0"/>
          <w:szCs w:val="20"/>
        </w:rPr>
        <w:t>()) {</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1:</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짜장은</w:t>
      </w:r>
      <w:r>
        <w:rPr>
          <w:rFonts w:ascii="Courier New" w:hAnsi="Courier New" w:cs="Courier New"/>
          <w:color w:val="2A00FF"/>
          <w:kern w:val="0"/>
          <w:szCs w:val="20"/>
        </w:rPr>
        <w:t xml:space="preserve"> </w:t>
      </w:r>
      <w:r>
        <w:rPr>
          <w:rFonts w:ascii="Courier New" w:hAnsi="Courier New" w:cs="Courier New"/>
          <w:color w:val="2A00FF"/>
          <w:kern w:val="0"/>
          <w:szCs w:val="20"/>
        </w:rPr>
        <w:t>달콤해</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2:</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짬뽕은</w:t>
      </w:r>
      <w:r>
        <w:rPr>
          <w:rFonts w:ascii="Courier New" w:hAnsi="Courier New" w:cs="Courier New"/>
          <w:color w:val="2A00FF"/>
          <w:kern w:val="0"/>
          <w:szCs w:val="20"/>
        </w:rPr>
        <w:t xml:space="preserve"> </w:t>
      </w:r>
      <w:r>
        <w:rPr>
          <w:rFonts w:ascii="Courier New" w:hAnsi="Courier New" w:cs="Courier New"/>
          <w:color w:val="2A00FF"/>
          <w:kern w:val="0"/>
          <w:szCs w:val="20"/>
        </w:rPr>
        <w:t>매워</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3:</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우동은</w:t>
      </w:r>
      <w:r>
        <w:rPr>
          <w:rFonts w:ascii="Courier New" w:hAnsi="Courier New" w:cs="Courier New"/>
          <w:color w:val="2A00FF"/>
          <w:kern w:val="0"/>
          <w:szCs w:val="20"/>
        </w:rPr>
        <w:t xml:space="preserve"> </w:t>
      </w:r>
      <w:r>
        <w:rPr>
          <w:rFonts w:ascii="Courier New" w:hAnsi="Courier New" w:cs="Courier New"/>
          <w:color w:val="2A00FF"/>
          <w:kern w:val="0"/>
          <w:szCs w:val="20"/>
        </w:rPr>
        <w:t>시원해</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4:</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만두는</w:t>
      </w:r>
      <w:r>
        <w:rPr>
          <w:rFonts w:ascii="Courier New" w:hAnsi="Courier New" w:cs="Courier New"/>
          <w:color w:val="2A00FF"/>
          <w:kern w:val="0"/>
          <w:szCs w:val="20"/>
        </w:rPr>
        <w:t xml:space="preserve"> </w:t>
      </w:r>
      <w:r>
        <w:rPr>
          <w:rFonts w:ascii="Courier New" w:hAnsi="Courier New" w:cs="Courier New"/>
          <w:color w:val="2A00FF"/>
          <w:kern w:val="0"/>
          <w:szCs w:val="20"/>
        </w:rPr>
        <w:lastRenderedPageBreak/>
        <w:t>공짜야</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80"/>
          <w:kern w:val="0"/>
          <w:szCs w:val="20"/>
        </w:rPr>
        <w:t>show</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D15BD" w:rsidRDefault="000D15BD" w:rsidP="000D15BD">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0D15BD" w:rsidRDefault="000D15BD" w:rsidP="00EB3838">
      <w:pPr>
        <w:wordWrap/>
        <w:adjustRightInd w:val="0"/>
        <w:jc w:val="left"/>
        <w:rPr>
          <w:rFonts w:ascii="Courier New" w:hAnsi="Courier New" w:cs="Courier New"/>
          <w:color w:val="000000"/>
          <w:kern w:val="0"/>
          <w:sz w:val="22"/>
          <w:szCs w:val="20"/>
        </w:rPr>
      </w:pPr>
    </w:p>
    <w:p w:rsidR="003666F5" w:rsidRDefault="003666F5" w:rsidP="00EB3838">
      <w:pPr>
        <w:wordWrap/>
        <w:adjustRightInd w:val="0"/>
        <w:jc w:val="left"/>
        <w:rPr>
          <w:rFonts w:ascii="Courier New" w:hAnsi="Courier New" w:cs="Courier New"/>
          <w:color w:val="000000"/>
          <w:kern w:val="0"/>
          <w:sz w:val="22"/>
          <w:szCs w:val="20"/>
        </w:rPr>
      </w:pPr>
    </w:p>
    <w:p w:rsidR="003666F5" w:rsidRDefault="003666F5" w:rsidP="00EB3838">
      <w:pPr>
        <w:wordWrap/>
        <w:adjustRightInd w:val="0"/>
        <w:jc w:val="left"/>
        <w:rPr>
          <w:rFonts w:ascii="Courier New" w:hAnsi="Courier New" w:cs="Courier New"/>
          <w:b/>
          <w:color w:val="000000"/>
          <w:kern w:val="0"/>
          <w:sz w:val="22"/>
          <w:szCs w:val="20"/>
        </w:rPr>
      </w:pPr>
      <w:r w:rsidRPr="003666F5">
        <w:rPr>
          <w:rFonts w:ascii="Courier New" w:hAnsi="Courier New" w:cs="Courier New" w:hint="eastAsia"/>
          <w:b/>
          <w:color w:val="000000"/>
          <w:kern w:val="0"/>
          <w:sz w:val="22"/>
          <w:szCs w:val="20"/>
        </w:rPr>
        <w:t>게임</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GameView</w:t>
      </w:r>
      <w:r>
        <w:rPr>
          <w:rFonts w:ascii="Courier New" w:hAnsi="Courier New" w:cs="Courier New"/>
          <w:color w:val="000000"/>
          <w:kern w:val="0"/>
          <w:szCs w:val="20"/>
        </w:rPr>
        <w:t xml:space="preserve"> </w:t>
      </w:r>
      <w:r>
        <w:rPr>
          <w:rFonts w:ascii="Courier New" w:hAnsi="Courier New" w:cs="Courier New"/>
          <w:color w:val="0000C0"/>
          <w:kern w:val="0"/>
          <w:szCs w:val="20"/>
        </w:rPr>
        <w:t>gv</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gv</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GameView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color w:val="0000C0"/>
          <w:kern w:val="0"/>
          <w:szCs w:val="20"/>
        </w:rPr>
        <w:t>gv</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하나에</w:t>
      </w:r>
      <w:r>
        <w:rPr>
          <w:rFonts w:ascii="Courier New" w:hAnsi="Courier New" w:cs="Courier New"/>
          <w:color w:val="3F7F5F"/>
          <w:kern w:val="0"/>
          <w:szCs w:val="20"/>
        </w:rPr>
        <w:t xml:space="preserve"> </w:t>
      </w:r>
      <w:r>
        <w:rPr>
          <w:rFonts w:ascii="Courier New" w:hAnsi="Courier New" w:cs="Courier New"/>
          <w:color w:val="3F7F5F"/>
          <w:kern w:val="0"/>
          <w:szCs w:val="20"/>
        </w:rPr>
        <w:t>대한</w:t>
      </w:r>
      <w:r>
        <w:rPr>
          <w:rFonts w:ascii="Courier New" w:hAnsi="Courier New" w:cs="Courier New"/>
          <w:color w:val="3F7F5F"/>
          <w:kern w:val="0"/>
          <w:szCs w:val="20"/>
        </w:rPr>
        <w:t xml:space="preserve"> </w:t>
      </w:r>
      <w:r>
        <w:rPr>
          <w:rFonts w:ascii="Courier New" w:hAnsi="Courier New" w:cs="Courier New"/>
          <w:color w:val="3F7F5F"/>
          <w:kern w:val="0"/>
          <w:szCs w:val="20"/>
        </w:rPr>
        <w:t>정보</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RECT</w:t>
      </w:r>
      <w:r>
        <w:rPr>
          <w:rFonts w:ascii="Courier New" w:hAnsi="Courier New" w:cs="Courier New"/>
          <w:color w:val="000000"/>
          <w:kern w:val="0"/>
          <w:szCs w:val="20"/>
        </w:rPr>
        <w:t xml:space="preserve"> = 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CIRCLE</w:t>
      </w:r>
      <w:r>
        <w:rPr>
          <w:rFonts w:ascii="Courier New" w:hAnsi="Courier New" w:cs="Courier New"/>
          <w:color w:val="000000"/>
          <w:kern w:val="0"/>
          <w:szCs w:val="20"/>
        </w:rPr>
        <w:t xml:space="preserve"> =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TRIANGLE</w:t>
      </w:r>
      <w:r>
        <w:rPr>
          <w:rFonts w:ascii="Courier New" w:hAnsi="Courier New" w:cs="Courier New"/>
          <w:color w:val="000000"/>
          <w:kern w:val="0"/>
          <w:szCs w:val="20"/>
        </w:rPr>
        <w:t xml:space="preserve"> = 2;</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what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color</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Rect</w:t>
      </w:r>
      <w:r>
        <w:rPr>
          <w:rFonts w:ascii="Courier New" w:hAnsi="Courier New" w:cs="Courier New"/>
          <w:color w:val="000000"/>
          <w:kern w:val="0"/>
          <w:szCs w:val="20"/>
        </w:rPr>
        <w:t xml:space="preserve"> </w:t>
      </w:r>
      <w:r>
        <w:rPr>
          <w:rFonts w:ascii="Courier New" w:hAnsi="Courier New" w:cs="Courier New"/>
          <w:color w:val="0000C0"/>
          <w:kern w:val="0"/>
          <w:szCs w:val="20"/>
        </w:rPr>
        <w:t>rt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뷰</w:t>
      </w:r>
      <w:r>
        <w:rPr>
          <w:rFonts w:ascii="Courier New" w:hAnsi="Courier New" w:cs="Courier New"/>
          <w:color w:val="3F7F5F"/>
          <w:kern w:val="0"/>
          <w:szCs w:val="20"/>
        </w:rPr>
        <w:t xml:space="preserve"> : </w:t>
      </w:r>
      <w:r>
        <w:rPr>
          <w:rFonts w:ascii="Courier New" w:hAnsi="Courier New" w:cs="Courier New"/>
          <w:color w:val="3F7F5F"/>
          <w:kern w:val="0"/>
          <w:szCs w:val="20"/>
        </w:rPr>
        <w:t>실질적인</w:t>
      </w:r>
      <w:r>
        <w:rPr>
          <w:rFonts w:ascii="Courier New" w:hAnsi="Courier New" w:cs="Courier New"/>
          <w:color w:val="3F7F5F"/>
          <w:kern w:val="0"/>
          <w:szCs w:val="20"/>
        </w:rPr>
        <w:t xml:space="preserve"> </w:t>
      </w:r>
      <w:r>
        <w:rPr>
          <w:rFonts w:ascii="Courier New" w:hAnsi="Courier New" w:cs="Courier New"/>
          <w:color w:val="3F7F5F"/>
          <w:kern w:val="0"/>
          <w:szCs w:val="20"/>
        </w:rPr>
        <w:t>메인이다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GameView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그리기</w:t>
      </w:r>
      <w:r>
        <w:rPr>
          <w:rFonts w:ascii="Courier New" w:hAnsi="Courier New" w:cs="Courier New"/>
          <w:color w:val="3F7F5F"/>
          <w:kern w:val="0"/>
          <w:szCs w:val="20"/>
        </w:rPr>
        <w:t xml:space="preserve"> </w:t>
      </w:r>
      <w:r>
        <w:rPr>
          <w:rFonts w:ascii="Courier New" w:hAnsi="Courier New" w:cs="Courier New"/>
          <w:color w:val="3F7F5F"/>
          <w:kern w:val="0"/>
          <w:szCs w:val="20"/>
        </w:rPr>
        <w:t>모드</w:t>
      </w:r>
      <w:r>
        <w:rPr>
          <w:rFonts w:ascii="Courier New" w:hAnsi="Courier New" w:cs="Courier New"/>
          <w:color w:val="3F7F5F"/>
          <w:kern w:val="0"/>
          <w:szCs w:val="20"/>
        </w:rPr>
        <w:t xml:space="preserve">. </w:t>
      </w:r>
      <w:r>
        <w:rPr>
          <w:rFonts w:ascii="Courier New" w:hAnsi="Courier New" w:cs="Courier New"/>
          <w:color w:val="3F7F5F"/>
          <w:kern w:val="0"/>
          <w:szCs w:val="20"/>
        </w:rPr>
        <w:t>빈화면</w:t>
      </w:r>
      <w:r>
        <w:rPr>
          <w:rFonts w:ascii="Courier New" w:hAnsi="Courier New" w:cs="Courier New"/>
          <w:color w:val="3F7F5F"/>
          <w:kern w:val="0"/>
          <w:szCs w:val="20"/>
        </w:rPr>
        <w:t xml:space="preserve"> </w:t>
      </w:r>
      <w:r>
        <w:rPr>
          <w:rFonts w:ascii="Courier New" w:hAnsi="Courier New" w:cs="Courier New"/>
          <w:color w:val="3F7F5F"/>
          <w:kern w:val="0"/>
          <w:szCs w:val="20"/>
        </w:rPr>
        <w:t>또는</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출력</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BLANK</w:t>
      </w:r>
      <w:r>
        <w:rPr>
          <w:rFonts w:ascii="Courier New" w:hAnsi="Courier New" w:cs="Courier New"/>
          <w:color w:val="000000"/>
          <w:kern w:val="0"/>
          <w:szCs w:val="20"/>
        </w:rPr>
        <w:t xml:space="preserve"> = 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PLAY</w:t>
      </w:r>
      <w:r>
        <w:rPr>
          <w:rFonts w:ascii="Courier New" w:hAnsi="Courier New" w:cs="Courier New"/>
          <w:color w:val="000000"/>
          <w:kern w:val="0"/>
          <w:szCs w:val="20"/>
        </w:rPr>
        <w:t xml:space="preserve"> =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진행</w:t>
      </w:r>
      <w:r>
        <w:rPr>
          <w:rFonts w:ascii="Courier New" w:hAnsi="Courier New" w:cs="Courier New"/>
          <w:color w:val="3F7F5F"/>
          <w:kern w:val="0"/>
          <w:szCs w:val="20"/>
        </w:rPr>
        <w:t xml:space="preserve"> </w:t>
      </w:r>
      <w:r>
        <w:rPr>
          <w:rFonts w:ascii="Courier New" w:hAnsi="Courier New" w:cs="Courier New"/>
          <w:color w:val="3F7F5F"/>
          <w:kern w:val="0"/>
          <w:szCs w:val="20"/>
        </w:rPr>
        <w:t>속도</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i/>
          <w:iCs/>
          <w:color w:val="0000C0"/>
          <w:kern w:val="0"/>
          <w:szCs w:val="20"/>
        </w:rPr>
        <w:t>DELAY</w:t>
      </w:r>
      <w:r>
        <w:rPr>
          <w:rFonts w:ascii="Courier New" w:hAnsi="Courier New" w:cs="Courier New"/>
          <w:color w:val="000000"/>
          <w:kern w:val="0"/>
          <w:szCs w:val="20"/>
        </w:rPr>
        <w:t xml:space="preserve"> = 1500;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현재</w:t>
      </w:r>
      <w:r>
        <w:rPr>
          <w:rFonts w:ascii="Courier New" w:hAnsi="Courier New" w:cs="Courier New"/>
          <w:color w:val="3F7F5F"/>
          <w:kern w:val="0"/>
          <w:szCs w:val="20"/>
        </w:rPr>
        <w:t xml:space="preserve"> </w:t>
      </w:r>
      <w:r>
        <w:rPr>
          <w:rFonts w:ascii="Courier New" w:hAnsi="Courier New" w:cs="Courier New"/>
          <w:color w:val="3F7F5F"/>
          <w:kern w:val="0"/>
          <w:szCs w:val="20"/>
        </w:rPr>
        <w:t>그리기</w:t>
      </w:r>
      <w:r>
        <w:rPr>
          <w:rFonts w:ascii="Courier New" w:hAnsi="Courier New" w:cs="Courier New"/>
          <w:color w:val="3F7F5F"/>
          <w:kern w:val="0"/>
          <w:szCs w:val="20"/>
        </w:rPr>
        <w:t xml:space="preserve"> </w:t>
      </w:r>
      <w:r>
        <w:rPr>
          <w:rFonts w:ascii="Courier New" w:hAnsi="Courier New" w:cs="Courier New"/>
          <w:color w:val="3F7F5F"/>
          <w:kern w:val="0"/>
          <w:szCs w:val="20"/>
        </w:rPr>
        <w:t>모드</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status</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생성된</w:t>
      </w:r>
      <w:r>
        <w:rPr>
          <w:rFonts w:ascii="Courier New" w:hAnsi="Courier New" w:cs="Courier New"/>
          <w:color w:val="3F7F5F"/>
          <w:kern w:val="0"/>
          <w:szCs w:val="20"/>
        </w:rPr>
        <w:t xml:space="preserve"> </w:t>
      </w:r>
      <w:r>
        <w:rPr>
          <w:rFonts w:ascii="Courier New" w:hAnsi="Courier New" w:cs="Courier New"/>
          <w:color w:val="3F7F5F"/>
          <w:kern w:val="0"/>
          <w:szCs w:val="20"/>
        </w:rPr>
        <w:t>도형의</w:t>
      </w:r>
      <w:r>
        <w:rPr>
          <w:rFonts w:ascii="Courier New" w:hAnsi="Courier New" w:cs="Courier New"/>
          <w:color w:val="3F7F5F"/>
          <w:kern w:val="0"/>
          <w:szCs w:val="20"/>
        </w:rPr>
        <w:t xml:space="preserve"> </w:t>
      </w:r>
      <w:r>
        <w:rPr>
          <w:rFonts w:ascii="Courier New" w:hAnsi="Courier New" w:cs="Courier New"/>
          <w:color w:val="3F7F5F"/>
          <w:kern w:val="0"/>
          <w:szCs w:val="20"/>
        </w:rPr>
        <w:t>목록</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Shape</w:t>
      </w:r>
      <w:r>
        <w:rPr>
          <w:rFonts w:ascii="Courier New" w:hAnsi="Courier New" w:cs="Courier New"/>
          <w:color w:val="000000"/>
          <w:kern w:val="0"/>
          <w:szCs w:val="20"/>
        </w:rPr>
        <w:t xml:space="preserve">&gt; </w:t>
      </w:r>
      <w:r>
        <w:rPr>
          <w:rFonts w:ascii="Courier New" w:hAnsi="Courier New" w:cs="Courier New"/>
          <w:color w:val="0000C0"/>
          <w:kern w:val="0"/>
          <w:szCs w:val="20"/>
        </w:rPr>
        <w:t>arShape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Shape</w:t>
      </w:r>
      <w:r>
        <w:rPr>
          <w:rFonts w:ascii="Courier New" w:hAnsi="Courier New" w:cs="Courier New"/>
          <w:color w:val="000000"/>
          <w:kern w:val="0"/>
          <w:szCs w:val="20"/>
        </w:rPr>
        <w:t>&gt;();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Random</w:t>
      </w:r>
      <w:r>
        <w:rPr>
          <w:rFonts w:ascii="Courier New" w:hAnsi="Courier New" w:cs="Courier New"/>
          <w:color w:val="000000"/>
          <w:kern w:val="0"/>
          <w:szCs w:val="20"/>
        </w:rPr>
        <w:t xml:space="preserve"> </w:t>
      </w:r>
      <w:r>
        <w:rPr>
          <w:rFonts w:ascii="Courier New" w:hAnsi="Courier New" w:cs="Courier New"/>
          <w:color w:val="0000C0"/>
          <w:kern w:val="0"/>
          <w:szCs w:val="20"/>
        </w:rPr>
        <w:t>Rnd</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Random</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color w:val="0000C0"/>
          <w:kern w:val="0"/>
          <w:szCs w:val="20"/>
        </w:rPr>
        <w:t>mParent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00"/>
          <w:kern w:val="0"/>
          <w:szCs w:val="20"/>
        </w:rPr>
        <w:t>GameView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mParent</w:t>
      </w:r>
      <w:r>
        <w:rPr>
          <w:rFonts w:ascii="Courier New" w:hAnsi="Courier New" w:cs="Courier New"/>
          <w:color w:val="000000"/>
          <w:kern w:val="0"/>
          <w:szCs w:val="20"/>
        </w:rPr>
        <w:t xml:space="preserve"> = (</w:t>
      </w:r>
      <w:r>
        <w:rPr>
          <w:rFonts w:ascii="Courier New" w:hAnsi="Courier New" w:cs="Courier New"/>
          <w:b/>
          <w:bCs/>
          <w:color w:val="005032"/>
          <w:kern w:val="0"/>
          <w:szCs w:val="20"/>
        </w:rPr>
        <w:t>Activity</w:t>
      </w:r>
      <w:r>
        <w:rPr>
          <w:rFonts w:ascii="Courier New" w:hAnsi="Courier New" w:cs="Courier New"/>
          <w:color w:val="000000"/>
          <w:kern w:val="0"/>
          <w:szCs w:val="20"/>
        </w:rPr>
        <w:t>)context;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화면으로</w:t>
      </w:r>
      <w:r>
        <w:rPr>
          <w:rFonts w:ascii="Courier New" w:hAnsi="Courier New" w:cs="Courier New"/>
          <w:color w:val="3F7F5F"/>
          <w:kern w:val="0"/>
          <w:szCs w:val="20"/>
        </w:rPr>
        <w:t xml:space="preserve"> </w:t>
      </w:r>
      <w:r>
        <w:rPr>
          <w:rFonts w:ascii="Courier New" w:hAnsi="Courier New" w:cs="Courier New"/>
          <w:color w:val="3F7F5F"/>
          <w:kern w:val="0"/>
          <w:szCs w:val="20"/>
        </w:rPr>
        <w:t>시작하고</w:t>
      </w:r>
      <w:r>
        <w:rPr>
          <w:rFonts w:ascii="Courier New" w:hAnsi="Courier New" w:cs="Courier New"/>
          <w:color w:val="3F7F5F"/>
          <w:kern w:val="0"/>
          <w:szCs w:val="20"/>
        </w:rPr>
        <w:t xml:space="preserve"> </w:t>
      </w:r>
      <w:r>
        <w:rPr>
          <w:rFonts w:ascii="Courier New" w:hAnsi="Courier New" w:cs="Courier New"/>
          <w:color w:val="3F7F5F"/>
          <w:kern w:val="0"/>
          <w:szCs w:val="20"/>
        </w:rPr>
        <w:t>잠시</w:t>
      </w:r>
      <w:r>
        <w:rPr>
          <w:rFonts w:ascii="Courier New" w:hAnsi="Courier New" w:cs="Courier New"/>
          <w:color w:val="3F7F5F"/>
          <w:kern w:val="0"/>
          <w:szCs w:val="20"/>
        </w:rPr>
        <w:t xml:space="preserve"> </w:t>
      </w:r>
      <w:r>
        <w:rPr>
          <w:rFonts w:ascii="Courier New" w:hAnsi="Courier New" w:cs="Courier New"/>
          <w:color w:val="3F7F5F"/>
          <w:kern w:val="0"/>
          <w:szCs w:val="20"/>
        </w:rPr>
        <w:t>후에</w:t>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시작</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w:t>
      </w:r>
      <w:r>
        <w:rPr>
          <w:rFonts w:ascii="Courier New" w:hAnsi="Courier New" w:cs="Courier New"/>
          <w:i/>
          <w:iCs/>
          <w:color w:val="0000C0"/>
          <w:kern w:val="0"/>
          <w:szCs w:val="20"/>
        </w:rPr>
        <w:t>DELAY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검정색</w:t>
      </w:r>
      <w:r>
        <w:rPr>
          <w:rFonts w:ascii="Courier New" w:hAnsi="Courier New" w:cs="Courier New"/>
          <w:color w:val="3F7F5F"/>
          <w:kern w:val="0"/>
          <w:szCs w:val="20"/>
        </w:rPr>
        <w:t xml:space="preserve"> </w:t>
      </w:r>
      <w:r>
        <w:rPr>
          <w:rFonts w:ascii="Courier New" w:hAnsi="Courier New" w:cs="Courier New"/>
          <w:color w:val="3F7F5F"/>
          <w:kern w:val="0"/>
          <w:szCs w:val="20"/>
        </w:rPr>
        <w:t>배경으로</w:t>
      </w:r>
      <w:r>
        <w:rPr>
          <w:rFonts w:ascii="Courier New" w:hAnsi="Courier New" w:cs="Courier New"/>
          <w:color w:val="3F7F5F"/>
          <w:kern w:val="0"/>
          <w:szCs w:val="20"/>
        </w:rPr>
        <w:t xml:space="preserve"> </w:t>
      </w:r>
      <w:r>
        <w:rPr>
          <w:rFonts w:ascii="Courier New" w:hAnsi="Courier New" w:cs="Courier New"/>
          <w:color w:val="3F7F5F"/>
          <w:kern w:val="0"/>
          <w:szCs w:val="20"/>
        </w:rPr>
        <w:t>지운다</w:t>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화면이면</w:t>
      </w:r>
      <w:r>
        <w:rPr>
          <w:rFonts w:ascii="Courier New" w:hAnsi="Courier New" w:cs="Courier New"/>
          <w:color w:val="3F7F5F"/>
          <w:kern w:val="0"/>
          <w:szCs w:val="20"/>
        </w:rPr>
        <w:t xml:space="preserve"> </w:t>
      </w:r>
      <w:r>
        <w:rPr>
          <w:rFonts w:ascii="Courier New" w:hAnsi="Courier New" w:cs="Courier New"/>
          <w:color w:val="3F7F5F"/>
          <w:kern w:val="0"/>
          <w:szCs w:val="20"/>
        </w:rPr>
        <w:t>지우기만</w:t>
      </w:r>
      <w:r>
        <w:rPr>
          <w:rFonts w:ascii="Courier New" w:hAnsi="Courier New" w:cs="Courier New"/>
          <w:color w:val="3F7F5F"/>
          <w:kern w:val="0"/>
          <w:szCs w:val="20"/>
        </w:rPr>
        <w:t xml:space="preserve"> </w:t>
      </w:r>
      <w:r>
        <w:rPr>
          <w:rFonts w:ascii="Courier New" w:hAnsi="Courier New" w:cs="Courier New"/>
          <w:color w:val="3F7F5F"/>
          <w:kern w:val="0"/>
          <w:szCs w:val="20"/>
        </w:rPr>
        <w:t>하고</w:t>
      </w:r>
      <w:r>
        <w:rPr>
          <w:rFonts w:ascii="Courier New" w:hAnsi="Courier New" w:cs="Courier New"/>
          <w:color w:val="3F7F5F"/>
          <w:kern w:val="0"/>
          <w:szCs w:val="20"/>
        </w:rPr>
        <w:t xml:space="preserve"> </w:t>
      </w:r>
      <w:r>
        <w:rPr>
          <w:rFonts w:ascii="Courier New" w:hAnsi="Courier New" w:cs="Courier New"/>
          <w:color w:val="3F7F5F"/>
          <w:kern w:val="0"/>
          <w:szCs w:val="20"/>
        </w:rPr>
        <w:t>리턴</w:t>
      </w:r>
      <w:r>
        <w:rPr>
          <w:rFonts w:ascii="Courier New" w:hAnsi="Courier New" w:cs="Courier New"/>
          <w:color w:val="3F7F5F"/>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drawColor</w:t>
      </w:r>
      <w:r>
        <w:rPr>
          <w:rFonts w:ascii="Courier New" w:hAnsi="Courier New" w:cs="Courier New"/>
          <w:color w:val="000000"/>
          <w:kern w:val="0"/>
          <w:szCs w:val="20"/>
        </w:rPr>
        <w:t>(</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BLACK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목록을</w:t>
      </w:r>
      <w:r>
        <w:rPr>
          <w:rFonts w:ascii="Courier New" w:hAnsi="Courier New" w:cs="Courier New"/>
          <w:color w:val="3F7F5F"/>
          <w:kern w:val="0"/>
          <w:szCs w:val="20"/>
        </w:rPr>
        <w:t xml:space="preserve"> </w:t>
      </w:r>
      <w:r>
        <w:rPr>
          <w:rFonts w:ascii="Courier New" w:hAnsi="Courier New" w:cs="Courier New"/>
          <w:color w:val="3F7F5F"/>
          <w:kern w:val="0"/>
          <w:szCs w:val="20"/>
        </w:rPr>
        <w:t>순회하면서</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정보대로</w:t>
      </w:r>
      <w:r>
        <w:rPr>
          <w:rFonts w:ascii="Courier New" w:hAnsi="Courier New" w:cs="Courier New"/>
          <w:color w:val="3F7F5F"/>
          <w:kern w:val="0"/>
          <w:szCs w:val="20"/>
        </w:rPr>
        <w:t xml:space="preserve"> </w:t>
      </w:r>
      <w:r>
        <w:rPr>
          <w:rFonts w:ascii="Courier New" w:hAnsi="Courier New" w:cs="Courier New"/>
          <w:color w:val="3F7F5F"/>
          <w:kern w:val="0"/>
          <w:szCs w:val="20"/>
        </w:rPr>
        <w:t>출력한다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(idx = 0; idx &lt;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idx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Paint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00"/>
          <w:kern w:val="0"/>
          <w:szCs w:val="20"/>
        </w:rPr>
        <w:t>setColor</w:t>
      </w:r>
      <w:r>
        <w:rPr>
          <w:rFonts w:ascii="Courier New" w:hAnsi="Courier New" w:cs="Courier New"/>
          <w:color w:val="000000"/>
          <w:kern w:val="0"/>
          <w:szCs w:val="20"/>
        </w:rPr>
        <w:t>(</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color</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Rect</w:t>
      </w:r>
      <w:r>
        <w:rPr>
          <w:rFonts w:ascii="Courier New" w:hAnsi="Courier New" w:cs="Courier New"/>
          <w:color w:val="000000"/>
          <w:kern w:val="0"/>
          <w:szCs w:val="20"/>
        </w:rPr>
        <w:t xml:space="preserve"> rt =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rt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what</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w:t>
      </w:r>
      <w:r>
        <w:rPr>
          <w:rFonts w:ascii="Courier New" w:hAnsi="Courier New" w:cs="Courier New"/>
          <w:i/>
          <w:iCs/>
          <w:color w:val="0000C0"/>
          <w:kern w:val="0"/>
          <w:szCs w:val="20"/>
        </w:rPr>
        <w:t>RECT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drawRect</w:t>
      </w:r>
      <w:r>
        <w:rPr>
          <w:rFonts w:ascii="Courier New" w:hAnsi="Courier New" w:cs="Courier New"/>
          <w:color w:val="000000"/>
          <w:kern w:val="0"/>
          <w:szCs w:val="20"/>
        </w:rPr>
        <w:t>(rt, Pnt);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w:t>
      </w:r>
      <w:r>
        <w:rPr>
          <w:rFonts w:ascii="Courier New" w:hAnsi="Courier New" w:cs="Courier New"/>
          <w:i/>
          <w:iCs/>
          <w:color w:val="0000C0"/>
          <w:kern w:val="0"/>
          <w:szCs w:val="20"/>
        </w:rPr>
        <w:t>CIRCLE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drawCircle</w:t>
      </w:r>
      <w:r>
        <w:rPr>
          <w:rFonts w:ascii="Courier New" w:hAnsi="Courier New" w:cs="Courier New"/>
          <w:color w:val="000000"/>
          <w:kern w:val="0"/>
          <w:szCs w:val="20"/>
        </w:rPr>
        <w:t>(rt.</w:t>
      </w:r>
      <w:r>
        <w:rPr>
          <w:rFonts w:ascii="Courier New" w:hAnsi="Courier New" w:cs="Courier New"/>
          <w:color w:val="0000C0"/>
          <w:kern w:val="0"/>
          <w:szCs w:val="20"/>
        </w:rPr>
        <w:t>left</w:t>
      </w:r>
      <w:r>
        <w:rPr>
          <w:rFonts w:ascii="Courier New" w:hAnsi="Courier New" w:cs="Courier New"/>
          <w:color w:val="000000"/>
          <w:kern w:val="0"/>
          <w:szCs w:val="20"/>
        </w:rPr>
        <w:t xml:space="preserve"> + rt.</w:t>
      </w:r>
      <w:r>
        <w:rPr>
          <w:rFonts w:ascii="Courier New" w:hAnsi="Courier New" w:cs="Courier New"/>
          <w:b/>
          <w:bCs/>
          <w:color w:val="008000"/>
          <w:kern w:val="0"/>
          <w:szCs w:val="20"/>
        </w:rPr>
        <w:t>width</w:t>
      </w:r>
      <w:r>
        <w:rPr>
          <w:rFonts w:ascii="Courier New" w:hAnsi="Courier New" w:cs="Courier New"/>
          <w:color w:val="000000"/>
          <w:kern w:val="0"/>
          <w:szCs w:val="20"/>
        </w:rPr>
        <w:t>()/2, rt.</w:t>
      </w:r>
      <w:r>
        <w:rPr>
          <w:rFonts w:ascii="Courier New" w:hAnsi="Courier New" w:cs="Courier New"/>
          <w:color w:val="0000C0"/>
          <w:kern w:val="0"/>
          <w:szCs w:val="20"/>
        </w:rPr>
        <w:t>top</w:t>
      </w:r>
      <w:r>
        <w:rPr>
          <w:rFonts w:ascii="Courier New" w:hAnsi="Courier New" w:cs="Courier New"/>
          <w:color w:val="000000"/>
          <w:kern w:val="0"/>
          <w:szCs w:val="20"/>
        </w:rPr>
        <w:t xml:space="preserve"> + rt.</w:t>
      </w:r>
      <w:r>
        <w:rPr>
          <w:rFonts w:ascii="Courier New" w:hAnsi="Courier New" w:cs="Courier New"/>
          <w:b/>
          <w:bCs/>
          <w:color w:val="008000"/>
          <w:kern w:val="0"/>
          <w:szCs w:val="20"/>
        </w:rPr>
        <w:t>height</w:t>
      </w:r>
      <w:r>
        <w:rPr>
          <w:rFonts w:ascii="Courier New" w:hAnsi="Courier New" w:cs="Courier New"/>
          <w:color w:val="000000"/>
          <w:kern w:val="0"/>
          <w:szCs w:val="20"/>
        </w:rPr>
        <w:t>()/2,</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b/>
          <w:bCs/>
          <w:color w:val="008000"/>
          <w:kern w:val="0"/>
          <w:szCs w:val="20"/>
        </w:rPr>
        <w:t>width</w:t>
      </w:r>
      <w:r>
        <w:rPr>
          <w:rFonts w:ascii="Courier New" w:hAnsi="Courier New" w:cs="Courier New"/>
          <w:color w:val="000000"/>
          <w:kern w:val="0"/>
          <w:szCs w:val="20"/>
        </w:rPr>
        <w:t>()/2, Pnt);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Shape</w:t>
      </w:r>
      <w:r>
        <w:rPr>
          <w:rFonts w:ascii="Courier New" w:hAnsi="Courier New" w:cs="Courier New"/>
          <w:color w:val="000000"/>
          <w:kern w:val="0"/>
          <w:szCs w:val="20"/>
        </w:rPr>
        <w:t>.</w:t>
      </w:r>
      <w:r>
        <w:rPr>
          <w:rFonts w:ascii="Courier New" w:hAnsi="Courier New" w:cs="Courier New"/>
          <w:i/>
          <w:iCs/>
          <w:color w:val="0000C0"/>
          <w:kern w:val="0"/>
          <w:szCs w:val="20"/>
        </w:rPr>
        <w:t>TRIANGLE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Path</w:t>
      </w:r>
      <w:r>
        <w:rPr>
          <w:rFonts w:ascii="Courier New" w:hAnsi="Courier New" w:cs="Courier New"/>
          <w:color w:val="000000"/>
          <w:kern w:val="0"/>
          <w:szCs w:val="20"/>
        </w:rPr>
        <w:t xml:space="preserve"> path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Path</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path.</w:t>
      </w:r>
      <w:r>
        <w:rPr>
          <w:rFonts w:ascii="Courier New" w:hAnsi="Courier New" w:cs="Courier New"/>
          <w:b/>
          <w:bCs/>
          <w:color w:val="008000"/>
          <w:kern w:val="0"/>
          <w:szCs w:val="20"/>
        </w:rPr>
        <w:t>moveTo</w:t>
      </w:r>
      <w:r>
        <w:rPr>
          <w:rFonts w:ascii="Courier New" w:hAnsi="Courier New" w:cs="Courier New"/>
          <w:color w:val="000000"/>
          <w:kern w:val="0"/>
          <w:szCs w:val="20"/>
        </w:rPr>
        <w:t>(rt.</w:t>
      </w:r>
      <w:r>
        <w:rPr>
          <w:rFonts w:ascii="Courier New" w:hAnsi="Courier New" w:cs="Courier New"/>
          <w:color w:val="0000C0"/>
          <w:kern w:val="0"/>
          <w:szCs w:val="20"/>
        </w:rPr>
        <w:t>left</w:t>
      </w:r>
      <w:r>
        <w:rPr>
          <w:rFonts w:ascii="Courier New" w:hAnsi="Courier New" w:cs="Courier New"/>
          <w:color w:val="000000"/>
          <w:kern w:val="0"/>
          <w:szCs w:val="20"/>
        </w:rPr>
        <w:t xml:space="preserve"> + rt.</w:t>
      </w:r>
      <w:r>
        <w:rPr>
          <w:rFonts w:ascii="Courier New" w:hAnsi="Courier New" w:cs="Courier New"/>
          <w:b/>
          <w:bCs/>
          <w:color w:val="008000"/>
          <w:kern w:val="0"/>
          <w:szCs w:val="20"/>
        </w:rPr>
        <w:t>width</w:t>
      </w:r>
      <w:r>
        <w:rPr>
          <w:rFonts w:ascii="Courier New" w:hAnsi="Courier New" w:cs="Courier New"/>
          <w:color w:val="000000"/>
          <w:kern w:val="0"/>
          <w:szCs w:val="20"/>
        </w:rPr>
        <w:t>()/2, rt.</w:t>
      </w:r>
      <w:r>
        <w:rPr>
          <w:rFonts w:ascii="Courier New" w:hAnsi="Courier New" w:cs="Courier New"/>
          <w:color w:val="0000C0"/>
          <w:kern w:val="0"/>
          <w:szCs w:val="20"/>
        </w:rPr>
        <w:t>top</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path.</w:t>
      </w:r>
      <w:r>
        <w:rPr>
          <w:rFonts w:ascii="Courier New" w:hAnsi="Courier New" w:cs="Courier New"/>
          <w:b/>
          <w:bCs/>
          <w:color w:val="008000"/>
          <w:kern w:val="0"/>
          <w:szCs w:val="20"/>
        </w:rPr>
        <w:t>lineTo</w:t>
      </w:r>
      <w:r>
        <w:rPr>
          <w:rFonts w:ascii="Courier New" w:hAnsi="Courier New" w:cs="Courier New"/>
          <w:color w:val="000000"/>
          <w:kern w:val="0"/>
          <w:szCs w:val="20"/>
        </w:rPr>
        <w:t>(rt.</w:t>
      </w:r>
      <w:r>
        <w:rPr>
          <w:rFonts w:ascii="Courier New" w:hAnsi="Courier New" w:cs="Courier New"/>
          <w:color w:val="0000C0"/>
          <w:kern w:val="0"/>
          <w:szCs w:val="20"/>
        </w:rPr>
        <w:t>left</w:t>
      </w:r>
      <w:r>
        <w:rPr>
          <w:rFonts w:ascii="Courier New" w:hAnsi="Courier New" w:cs="Courier New"/>
          <w:color w:val="000000"/>
          <w:kern w:val="0"/>
          <w:szCs w:val="20"/>
        </w:rPr>
        <w:t>, rt.</w:t>
      </w:r>
      <w:r>
        <w:rPr>
          <w:rFonts w:ascii="Courier New" w:hAnsi="Courier New" w:cs="Courier New"/>
          <w:color w:val="0000C0"/>
          <w:kern w:val="0"/>
          <w:szCs w:val="20"/>
        </w:rPr>
        <w:t>bottom</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path.</w:t>
      </w:r>
      <w:r>
        <w:rPr>
          <w:rFonts w:ascii="Courier New" w:hAnsi="Courier New" w:cs="Courier New"/>
          <w:b/>
          <w:bCs/>
          <w:color w:val="008000"/>
          <w:kern w:val="0"/>
          <w:szCs w:val="20"/>
        </w:rPr>
        <w:t>lineTo</w:t>
      </w:r>
      <w:r>
        <w:rPr>
          <w:rFonts w:ascii="Courier New" w:hAnsi="Courier New" w:cs="Courier New"/>
          <w:color w:val="000000"/>
          <w:kern w:val="0"/>
          <w:szCs w:val="20"/>
        </w:rPr>
        <w:t>(rt.</w:t>
      </w:r>
      <w:r>
        <w:rPr>
          <w:rFonts w:ascii="Courier New" w:hAnsi="Courier New" w:cs="Courier New"/>
          <w:color w:val="0000C0"/>
          <w:kern w:val="0"/>
          <w:szCs w:val="20"/>
        </w:rPr>
        <w:t>right</w:t>
      </w:r>
      <w:r>
        <w:rPr>
          <w:rFonts w:ascii="Courier New" w:hAnsi="Courier New" w:cs="Courier New"/>
          <w:color w:val="000000"/>
          <w:kern w:val="0"/>
          <w:szCs w:val="20"/>
        </w:rPr>
        <w:t>, rt.</w:t>
      </w:r>
      <w:r>
        <w:rPr>
          <w:rFonts w:ascii="Courier New" w:hAnsi="Courier New" w:cs="Courier New"/>
          <w:color w:val="0000C0"/>
          <w:kern w:val="0"/>
          <w:szCs w:val="20"/>
        </w:rPr>
        <w:t>bottom</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00"/>
          <w:kern w:val="0"/>
          <w:szCs w:val="20"/>
        </w:rPr>
        <w:t>drawPath</w:t>
      </w:r>
      <w:r>
        <w:rPr>
          <w:rFonts w:ascii="Courier New" w:hAnsi="Courier New" w:cs="Courier New"/>
          <w:color w:val="000000"/>
          <w:kern w:val="0"/>
          <w:szCs w:val="20"/>
        </w:rPr>
        <w:t>(path, Pnt);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onTouchEvent</w:t>
      </w:r>
      <w:r>
        <w:rPr>
          <w:rFonts w:ascii="Courier New" w:hAnsi="Courier New" w:cs="Courier New"/>
          <w:color w:val="000000"/>
          <w:kern w:val="0"/>
          <w:szCs w:val="20"/>
        </w:rPr>
        <w:t>(</w:t>
      </w:r>
      <w:r>
        <w:rPr>
          <w:rFonts w:ascii="Courier New" w:hAnsi="Courier New" w:cs="Courier New"/>
          <w:b/>
          <w:bCs/>
          <w:color w:val="005032"/>
          <w:kern w:val="0"/>
          <w:szCs w:val="20"/>
        </w:rPr>
        <w:t>MotionEvent</w:t>
      </w:r>
      <w:r>
        <w:rPr>
          <w:rFonts w:ascii="Courier New" w:hAnsi="Courier New" w:cs="Courier New"/>
          <w:color w:val="000000"/>
          <w:kern w:val="0"/>
          <w:szCs w:val="20"/>
        </w:rPr>
        <w:t xml:space="preserve"> event)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(event.</w:t>
      </w:r>
      <w:r>
        <w:rPr>
          <w:rFonts w:ascii="Courier New" w:hAnsi="Courier New" w:cs="Courier New"/>
          <w:b/>
          <w:bCs/>
          <w:color w:val="008000"/>
          <w:kern w:val="0"/>
          <w:szCs w:val="20"/>
        </w:rPr>
        <w:t>getAction</w:t>
      </w:r>
      <w:r>
        <w:rPr>
          <w:rFonts w:ascii="Courier New" w:hAnsi="Courier New" w:cs="Courier New"/>
          <w:color w:val="000000"/>
          <w:kern w:val="0"/>
          <w:szCs w:val="20"/>
        </w:rPr>
        <w:t xml:space="preserve">() == </w:t>
      </w:r>
      <w:r>
        <w:rPr>
          <w:rFonts w:ascii="Courier New" w:hAnsi="Courier New" w:cs="Courier New"/>
          <w:b/>
          <w:bCs/>
          <w:color w:val="005032"/>
          <w:kern w:val="0"/>
          <w:szCs w:val="20"/>
        </w:rPr>
        <w:t>MotionEvent</w:t>
      </w:r>
      <w:r>
        <w:rPr>
          <w:rFonts w:ascii="Courier New" w:hAnsi="Courier New" w:cs="Courier New"/>
          <w:color w:val="000000"/>
          <w:kern w:val="0"/>
          <w:szCs w:val="20"/>
        </w:rPr>
        <w:t>.</w:t>
      </w:r>
      <w:r>
        <w:rPr>
          <w:rFonts w:ascii="Courier New" w:hAnsi="Courier New" w:cs="Courier New"/>
          <w:i/>
          <w:iCs/>
          <w:color w:val="0000C0"/>
          <w:kern w:val="0"/>
          <w:szCs w:val="20"/>
        </w:rPr>
        <w:t>ACTION_DOWN</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sel;</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sel = </w:t>
      </w:r>
      <w:r>
        <w:rPr>
          <w:rFonts w:ascii="Courier New" w:hAnsi="Courier New" w:cs="Courier New"/>
          <w:b/>
          <w:bCs/>
          <w:color w:val="008000"/>
          <w:kern w:val="0"/>
          <w:szCs w:val="20"/>
        </w:rPr>
        <w:t>FindShapeIdx</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)event.</w:t>
      </w:r>
      <w:r>
        <w:rPr>
          <w:rFonts w:ascii="Courier New" w:hAnsi="Courier New" w:cs="Courier New"/>
          <w:b/>
          <w:bCs/>
          <w:color w:val="008000"/>
          <w:kern w:val="0"/>
          <w:szCs w:val="20"/>
        </w:rPr>
        <w:t>getX</w:t>
      </w:r>
      <w:r>
        <w:rPr>
          <w:rFonts w:ascii="Courier New" w:hAnsi="Courier New" w:cs="Courier New"/>
          <w:color w:val="000000"/>
          <w:kern w:val="0"/>
          <w:szCs w:val="20"/>
        </w:rPr>
        <w:t>(), (</w:t>
      </w:r>
      <w:r>
        <w:rPr>
          <w:rFonts w:ascii="Courier New" w:hAnsi="Courier New" w:cs="Courier New"/>
          <w:b/>
          <w:bCs/>
          <w:color w:val="7F0055"/>
          <w:kern w:val="0"/>
          <w:szCs w:val="20"/>
        </w:rPr>
        <w:t>int</w:t>
      </w:r>
      <w:r>
        <w:rPr>
          <w:rFonts w:ascii="Courier New" w:hAnsi="Courier New" w:cs="Courier New"/>
          <w:color w:val="000000"/>
          <w:kern w:val="0"/>
          <w:szCs w:val="20"/>
        </w:rPr>
        <w:t>)event.</w:t>
      </w:r>
      <w:r>
        <w:rPr>
          <w:rFonts w:ascii="Courier New" w:hAnsi="Courier New" w:cs="Courier New"/>
          <w:b/>
          <w:bCs/>
          <w:color w:val="008000"/>
          <w:kern w:val="0"/>
          <w:szCs w:val="20"/>
        </w:rPr>
        <w:t>getY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바닥을</w:t>
      </w:r>
      <w:r>
        <w:rPr>
          <w:rFonts w:ascii="Courier New" w:hAnsi="Courier New" w:cs="Courier New"/>
          <w:color w:val="3F7F5F"/>
          <w:kern w:val="0"/>
          <w:szCs w:val="20"/>
        </w:rPr>
        <w:t xml:space="preserve"> </w:t>
      </w:r>
      <w:r>
        <w:rPr>
          <w:rFonts w:ascii="Courier New" w:hAnsi="Courier New" w:cs="Courier New"/>
          <w:color w:val="3F7F5F"/>
          <w:kern w:val="0"/>
          <w:szCs w:val="20"/>
        </w:rPr>
        <w:t>찍었으면</w:t>
      </w:r>
      <w:r>
        <w:rPr>
          <w:rFonts w:ascii="Courier New" w:hAnsi="Courier New" w:cs="Courier New"/>
          <w:color w:val="3F7F5F"/>
          <w:kern w:val="0"/>
          <w:szCs w:val="20"/>
        </w:rPr>
        <w:t xml:space="preserve"> </w:t>
      </w:r>
      <w:r>
        <w:rPr>
          <w:rFonts w:ascii="Courier New" w:hAnsi="Courier New" w:cs="Courier New"/>
          <w:color w:val="3F7F5F"/>
          <w:kern w:val="0"/>
          <w:szCs w:val="20"/>
        </w:rPr>
        <w:t>무시한다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(sel == -1)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마지막</w:t>
      </w:r>
      <w:r>
        <w:rPr>
          <w:rFonts w:ascii="Courier New" w:hAnsi="Courier New" w:cs="Courier New"/>
          <w:color w:val="3F7F5F"/>
          <w:kern w:val="0"/>
          <w:szCs w:val="20"/>
        </w:rPr>
        <w:t xml:space="preserve"> </w:t>
      </w:r>
      <w:r>
        <w:rPr>
          <w:rFonts w:ascii="Courier New" w:hAnsi="Courier New" w:cs="Courier New"/>
          <w:color w:val="3F7F5F"/>
          <w:kern w:val="0"/>
          <w:szCs w:val="20"/>
        </w:rPr>
        <w:t>추가된</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제대로</w:t>
      </w:r>
      <w:r>
        <w:rPr>
          <w:rFonts w:ascii="Courier New" w:hAnsi="Courier New" w:cs="Courier New"/>
          <w:color w:val="3F7F5F"/>
          <w:kern w:val="0"/>
          <w:szCs w:val="20"/>
        </w:rPr>
        <w:t xml:space="preserve"> </w:t>
      </w:r>
      <w:r>
        <w:rPr>
          <w:rFonts w:ascii="Courier New" w:hAnsi="Courier New" w:cs="Courier New"/>
          <w:color w:val="3F7F5F"/>
          <w:kern w:val="0"/>
          <w:szCs w:val="20"/>
        </w:rPr>
        <w:t>찍었으면</w:t>
      </w:r>
      <w:r>
        <w:rPr>
          <w:rFonts w:ascii="Courier New" w:hAnsi="Courier New" w:cs="Courier New"/>
          <w:color w:val="3F7F5F"/>
          <w:kern w:val="0"/>
          <w:szCs w:val="20"/>
        </w:rPr>
        <w:t xml:space="preserve"> </w:t>
      </w:r>
      <w:r>
        <w:rPr>
          <w:rFonts w:ascii="Courier New" w:hAnsi="Courier New" w:cs="Courier New"/>
          <w:color w:val="3F7F5F"/>
          <w:kern w:val="0"/>
          <w:szCs w:val="20"/>
        </w:rPr>
        <w:t>다음</w:t>
      </w:r>
      <w:r>
        <w:rPr>
          <w:rFonts w:ascii="Courier New" w:hAnsi="Courier New" w:cs="Courier New"/>
          <w:color w:val="3F7F5F"/>
          <w:kern w:val="0"/>
          <w:szCs w:val="20"/>
        </w:rPr>
        <w:t xml:space="preserve"> </w:t>
      </w:r>
      <w:r>
        <w:rPr>
          <w:rFonts w:ascii="Courier New" w:hAnsi="Courier New" w:cs="Courier New"/>
          <w:color w:val="3F7F5F"/>
          <w:kern w:val="0"/>
          <w:szCs w:val="20"/>
        </w:rPr>
        <w:t>단계로</w:t>
      </w:r>
      <w:r>
        <w:rPr>
          <w:rFonts w:ascii="Courier New" w:hAnsi="Courier New" w:cs="Courier New"/>
          <w:color w:val="3F7F5F"/>
          <w:kern w:val="0"/>
          <w:szCs w:val="20"/>
        </w:rPr>
        <w:t xml:space="preserve"> </w:t>
      </w:r>
      <w:r>
        <w:rPr>
          <w:rFonts w:ascii="Courier New" w:hAnsi="Courier New" w:cs="Courier New"/>
          <w:color w:val="3F7F5F"/>
          <w:kern w:val="0"/>
          <w:szCs w:val="20"/>
        </w:rPr>
        <w:t>진행</w:t>
      </w:r>
      <w:r>
        <w:rPr>
          <w:rFonts w:ascii="Courier New" w:hAnsi="Courier New" w:cs="Courier New"/>
          <w:color w:val="3F7F5F"/>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빈</w:t>
      </w:r>
      <w:r>
        <w:rPr>
          <w:rFonts w:ascii="Courier New" w:hAnsi="Courier New" w:cs="Courier New"/>
          <w:color w:val="3F7F5F"/>
          <w:kern w:val="0"/>
          <w:szCs w:val="20"/>
        </w:rPr>
        <w:t xml:space="preserve"> </w:t>
      </w:r>
      <w:r>
        <w:rPr>
          <w:rFonts w:ascii="Courier New" w:hAnsi="Courier New" w:cs="Courier New"/>
          <w:color w:val="3F7F5F"/>
          <w:kern w:val="0"/>
          <w:szCs w:val="20"/>
        </w:rPr>
        <w:t>화면</w:t>
      </w:r>
      <w:r>
        <w:rPr>
          <w:rFonts w:ascii="Courier New" w:hAnsi="Courier New" w:cs="Courier New"/>
          <w:color w:val="3F7F5F"/>
          <w:kern w:val="0"/>
          <w:szCs w:val="20"/>
        </w:rPr>
        <w:t xml:space="preserve"> </w:t>
      </w:r>
      <w:r>
        <w:rPr>
          <w:rFonts w:ascii="Courier New" w:hAnsi="Courier New" w:cs="Courier New"/>
          <w:color w:val="3F7F5F"/>
          <w:kern w:val="0"/>
          <w:szCs w:val="20"/>
        </w:rPr>
        <w:t>잠시</w:t>
      </w:r>
      <w:r>
        <w:rPr>
          <w:rFonts w:ascii="Courier New" w:hAnsi="Courier New" w:cs="Courier New"/>
          <w:color w:val="3F7F5F"/>
          <w:kern w:val="0"/>
          <w:szCs w:val="20"/>
        </w:rPr>
        <w:t xml:space="preserve"> </w:t>
      </w:r>
      <w:r>
        <w:rPr>
          <w:rFonts w:ascii="Courier New" w:hAnsi="Courier New" w:cs="Courier New"/>
          <w:color w:val="3F7F5F"/>
          <w:kern w:val="0"/>
          <w:szCs w:val="20"/>
        </w:rPr>
        <w:t>보여준</w:t>
      </w:r>
      <w:r>
        <w:rPr>
          <w:rFonts w:ascii="Courier New" w:hAnsi="Courier New" w:cs="Courier New"/>
          <w:color w:val="3F7F5F"/>
          <w:kern w:val="0"/>
          <w:szCs w:val="20"/>
        </w:rPr>
        <w:t xml:space="preserve"> </w:t>
      </w:r>
      <w:r>
        <w:rPr>
          <w:rFonts w:ascii="Courier New" w:hAnsi="Courier New" w:cs="Courier New"/>
          <w:color w:val="3F7F5F"/>
          <w:kern w:val="0"/>
          <w:szCs w:val="20"/>
        </w:rPr>
        <w:t>후</w:t>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추가</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(sel ==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()-1)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w:t>
      </w:r>
      <w:r>
        <w:rPr>
          <w:rFonts w:ascii="Courier New" w:hAnsi="Courier New" w:cs="Courier New"/>
          <w:i/>
          <w:iCs/>
          <w:color w:val="0000C0"/>
          <w:kern w:val="0"/>
          <w:szCs w:val="20"/>
        </w:rPr>
        <w:t>DELAY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엉뚱한</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찍었으면</w:t>
      </w:r>
      <w:r>
        <w:rPr>
          <w:rFonts w:ascii="Courier New" w:hAnsi="Courier New" w:cs="Courier New"/>
          <w:color w:val="3F7F5F"/>
          <w:kern w:val="0"/>
          <w:szCs w:val="20"/>
        </w:rPr>
        <w:t xml:space="preserve"> </w:t>
      </w:r>
      <w:r>
        <w:rPr>
          <w:rFonts w:ascii="Courier New" w:hAnsi="Courier New" w:cs="Courier New"/>
          <w:color w:val="3F7F5F"/>
          <w:kern w:val="0"/>
          <w:szCs w:val="20"/>
        </w:rPr>
        <w:t>질문</w:t>
      </w:r>
      <w:r>
        <w:rPr>
          <w:rFonts w:ascii="Courier New" w:hAnsi="Courier New" w:cs="Courier New"/>
          <w:color w:val="3F7F5F"/>
          <w:kern w:val="0"/>
          <w:szCs w:val="20"/>
        </w:rPr>
        <w:t xml:space="preserve"> </w:t>
      </w:r>
      <w:r>
        <w:rPr>
          <w:rFonts w:ascii="Courier New" w:hAnsi="Courier New" w:cs="Courier New"/>
          <w:color w:val="3F7F5F"/>
          <w:kern w:val="0"/>
          <w:szCs w:val="20"/>
        </w:rPr>
        <w:t>후</w:t>
      </w:r>
      <w:r>
        <w:rPr>
          <w:rFonts w:ascii="Courier New" w:hAnsi="Courier New" w:cs="Courier New"/>
          <w:color w:val="3F7F5F"/>
          <w:kern w:val="0"/>
          <w:szCs w:val="20"/>
        </w:rPr>
        <w:t xml:space="preserve"> </w:t>
      </w:r>
      <w:r>
        <w:rPr>
          <w:rFonts w:ascii="Courier New" w:hAnsi="Courier New" w:cs="Courier New"/>
          <w:color w:val="3F7F5F"/>
          <w:kern w:val="0"/>
          <w:szCs w:val="20"/>
        </w:rPr>
        <w:t>게임</w:t>
      </w:r>
      <w:r>
        <w:rPr>
          <w:rFonts w:ascii="Courier New" w:hAnsi="Courier New" w:cs="Courier New"/>
          <w:color w:val="3F7F5F"/>
          <w:kern w:val="0"/>
          <w:szCs w:val="20"/>
        </w:rPr>
        <w:t xml:space="preserve"> </w:t>
      </w:r>
      <w:r>
        <w:rPr>
          <w:rFonts w:ascii="Courier New" w:hAnsi="Courier New" w:cs="Courier New"/>
          <w:color w:val="3F7F5F"/>
          <w:kern w:val="0"/>
          <w:szCs w:val="20"/>
        </w:rPr>
        <w:t>종료</w:t>
      </w:r>
      <w:r>
        <w:rPr>
          <w:rFonts w:ascii="Courier New" w:hAnsi="Courier New" w:cs="Courier New"/>
          <w:color w:val="3F7F5F"/>
          <w:kern w:val="0"/>
          <w:szCs w:val="20"/>
        </w:rPr>
        <w:t xml:space="preserve"> </w:t>
      </w:r>
      <w:r>
        <w:rPr>
          <w:rFonts w:ascii="Courier New" w:hAnsi="Courier New" w:cs="Courier New"/>
          <w:color w:val="3F7F5F"/>
          <w:kern w:val="0"/>
          <w:szCs w:val="20"/>
        </w:rPr>
        <w:t>또는</w:t>
      </w:r>
      <w:r>
        <w:rPr>
          <w:rFonts w:ascii="Courier New" w:hAnsi="Courier New" w:cs="Courier New"/>
          <w:color w:val="3F7F5F"/>
          <w:kern w:val="0"/>
          <w:szCs w:val="20"/>
        </w:rPr>
        <w:t xml:space="preserve"> </w:t>
      </w:r>
      <w:r>
        <w:rPr>
          <w:rFonts w:ascii="Courier New" w:hAnsi="Courier New" w:cs="Courier New"/>
          <w:color w:val="3F7F5F"/>
          <w:kern w:val="0"/>
          <w:szCs w:val="20"/>
        </w:rPr>
        <w:t>재시작</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8000"/>
          <w:kern w:val="0"/>
          <w:szCs w:val="20"/>
        </w:rPr>
        <w:t>getContext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재미있지</w:t>
      </w:r>
      <w:r>
        <w:rPr>
          <w:rFonts w:ascii="Courier New" w:hAnsi="Courier New" w:cs="Courier New"/>
          <w:color w:val="2A00FF"/>
          <w:kern w:val="0"/>
          <w:szCs w:val="20"/>
        </w:rPr>
        <w:t xml:space="preserve">! </w:t>
      </w:r>
      <w:r>
        <w:rPr>
          <w:rFonts w:ascii="Courier New" w:hAnsi="Courier New" w:cs="Courier New"/>
          <w:color w:val="2A00FF"/>
          <w:kern w:val="0"/>
          <w:szCs w:val="20"/>
        </w:rPr>
        <w:t>또</w:t>
      </w:r>
      <w:r>
        <w:rPr>
          <w:rFonts w:ascii="Courier New" w:hAnsi="Courier New" w:cs="Courier New"/>
          <w:color w:val="2A00FF"/>
          <w:kern w:val="0"/>
          <w:szCs w:val="20"/>
        </w:rPr>
        <w:t xml:space="preserve"> </w:t>
      </w:r>
      <w:r>
        <w:rPr>
          <w:rFonts w:ascii="Courier New" w:hAnsi="Courier New" w:cs="Courier New"/>
          <w:color w:val="2A00FF"/>
          <w:kern w:val="0"/>
          <w:szCs w:val="20"/>
        </w:rPr>
        <w:t>할래</w:t>
      </w:r>
      <w:r>
        <w:rPr>
          <w:rFonts w:ascii="Courier New" w:hAnsi="Courier New" w:cs="Courier New"/>
          <w:color w:val="2A00FF"/>
          <w:kern w:val="0"/>
          <w:szCs w:val="20"/>
        </w:rPr>
        <w: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게임</w:t>
      </w:r>
      <w:r>
        <w:rPr>
          <w:rFonts w:ascii="Courier New" w:hAnsi="Courier New" w:cs="Courier New"/>
          <w:color w:val="2A00FF"/>
          <w:kern w:val="0"/>
          <w:szCs w:val="20"/>
        </w:rPr>
        <w:t xml:space="preserve"> </w:t>
      </w:r>
      <w:r>
        <w:rPr>
          <w:rFonts w:ascii="Courier New" w:hAnsi="Courier New" w:cs="Courier New"/>
          <w:color w:val="2A00FF"/>
          <w:kern w:val="0"/>
          <w:szCs w:val="20"/>
        </w:rPr>
        <w:t>끝</w:t>
      </w:r>
      <w:r>
        <w:rPr>
          <w:rFonts w:ascii="Courier New" w:hAnsi="Courier New" w:cs="Courier New"/>
          <w:color w:val="2A00FF"/>
          <w:kern w:val="0"/>
          <w:szCs w:val="20"/>
        </w:rPr>
        <w: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함더</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clear</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BLANK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w:t>
      </w:r>
      <w:r>
        <w:rPr>
          <w:rFonts w:ascii="Courier New" w:hAnsi="Courier New" w:cs="Courier New"/>
          <w:i/>
          <w:iCs/>
          <w:color w:val="0000C0"/>
          <w:kern w:val="0"/>
          <w:szCs w:val="20"/>
        </w:rPr>
        <w:t>DELAY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안해</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mParent</w:t>
      </w:r>
      <w:r>
        <w:rPr>
          <w:rFonts w:ascii="Courier New" w:hAnsi="Courier New" w:cs="Courier New"/>
          <w:color w:val="000000"/>
          <w:kern w:val="0"/>
          <w:szCs w:val="20"/>
        </w:rPr>
        <w:t>.</w:t>
      </w:r>
      <w:r>
        <w:rPr>
          <w:rFonts w:ascii="Courier New" w:hAnsi="Courier New" w:cs="Courier New"/>
          <w:b/>
          <w:bCs/>
          <w:color w:val="008000"/>
          <w:kern w:val="0"/>
          <w:szCs w:val="20"/>
        </w:rPr>
        <w:t>finish</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새로운</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목록에</w:t>
      </w:r>
      <w:r>
        <w:rPr>
          <w:rFonts w:ascii="Courier New" w:hAnsi="Courier New" w:cs="Courier New"/>
          <w:color w:val="3F7F5F"/>
          <w:kern w:val="0"/>
          <w:szCs w:val="20"/>
        </w:rPr>
        <w:t xml:space="preserve"> </w:t>
      </w:r>
      <w:r>
        <w:rPr>
          <w:rFonts w:ascii="Courier New" w:hAnsi="Courier New" w:cs="Courier New"/>
          <w:color w:val="3F7F5F"/>
          <w:kern w:val="0"/>
          <w:szCs w:val="20"/>
        </w:rPr>
        <w:t>추가한다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AddNewShape</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Shape</w:t>
      </w:r>
      <w:r>
        <w:rPr>
          <w:rFonts w:ascii="Courier New" w:hAnsi="Courier New" w:cs="Courier New"/>
          <w:color w:val="000000"/>
          <w:kern w:val="0"/>
          <w:szCs w:val="20"/>
        </w:rPr>
        <w:t xml:space="preserve"> shape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Shape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bFindIntersect;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Rect</w:t>
      </w:r>
      <w:r>
        <w:rPr>
          <w:rFonts w:ascii="Courier New" w:hAnsi="Courier New" w:cs="Courier New"/>
          <w:color w:val="000000"/>
          <w:kern w:val="0"/>
          <w:szCs w:val="20"/>
        </w:rPr>
        <w:t xml:space="preserve"> rt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Rect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기존</w:t>
      </w:r>
      <w:r>
        <w:rPr>
          <w:rFonts w:ascii="Courier New" w:hAnsi="Courier New" w:cs="Courier New"/>
          <w:color w:val="3F7F5F"/>
          <w:kern w:val="0"/>
          <w:szCs w:val="20"/>
        </w:rPr>
        <w:t xml:space="preserve"> </w:t>
      </w:r>
      <w:r>
        <w:rPr>
          <w:rFonts w:ascii="Courier New" w:hAnsi="Courier New" w:cs="Courier New"/>
          <w:color w:val="3F7F5F"/>
          <w:kern w:val="0"/>
          <w:szCs w:val="20"/>
        </w:rPr>
        <w:t>도형과</w:t>
      </w:r>
      <w:r>
        <w:rPr>
          <w:rFonts w:ascii="Courier New" w:hAnsi="Courier New" w:cs="Courier New"/>
          <w:color w:val="3F7F5F"/>
          <w:kern w:val="0"/>
          <w:szCs w:val="20"/>
        </w:rPr>
        <w:t xml:space="preserve"> </w:t>
      </w:r>
      <w:r>
        <w:rPr>
          <w:rFonts w:ascii="Courier New" w:hAnsi="Courier New" w:cs="Courier New"/>
          <w:color w:val="3F7F5F"/>
          <w:kern w:val="0"/>
          <w:szCs w:val="20"/>
        </w:rPr>
        <w:t>겹치지</w:t>
      </w:r>
      <w:r>
        <w:rPr>
          <w:rFonts w:ascii="Courier New" w:hAnsi="Courier New" w:cs="Courier New"/>
          <w:color w:val="3F7F5F"/>
          <w:kern w:val="0"/>
          <w:szCs w:val="20"/>
        </w:rPr>
        <w:t xml:space="preserve"> </w:t>
      </w:r>
      <w:r>
        <w:rPr>
          <w:rFonts w:ascii="Courier New" w:hAnsi="Courier New" w:cs="Courier New"/>
          <w:color w:val="3F7F5F"/>
          <w:kern w:val="0"/>
          <w:szCs w:val="20"/>
        </w:rPr>
        <w:t>않는</w:t>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위치를</w:t>
      </w:r>
      <w:r>
        <w:rPr>
          <w:rFonts w:ascii="Courier New" w:hAnsi="Courier New" w:cs="Courier New"/>
          <w:color w:val="3F7F5F"/>
          <w:kern w:val="0"/>
          <w:szCs w:val="20"/>
        </w:rPr>
        <w:t xml:space="preserve"> </w:t>
      </w:r>
      <w:r>
        <w:rPr>
          <w:rFonts w:ascii="Courier New" w:hAnsi="Courier New" w:cs="Courier New"/>
          <w:color w:val="3F7F5F"/>
          <w:kern w:val="0"/>
          <w:szCs w:val="20"/>
        </w:rPr>
        <w:t>찾는다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크기는</w:t>
      </w:r>
      <w:r>
        <w:rPr>
          <w:rFonts w:ascii="Courier New" w:hAnsi="Courier New" w:cs="Courier New"/>
          <w:color w:val="3F7F5F"/>
          <w:kern w:val="0"/>
          <w:szCs w:val="20"/>
        </w:rPr>
        <w:t xml:space="preserve"> 32, 48, 64 </w:t>
      </w:r>
      <w:r>
        <w:rPr>
          <w:rFonts w:ascii="Courier New" w:hAnsi="Courier New" w:cs="Courier New"/>
          <w:color w:val="3F7F5F"/>
          <w:kern w:val="0"/>
          <w:szCs w:val="20"/>
        </w:rPr>
        <w:t>중</w:t>
      </w:r>
      <w:r>
        <w:rPr>
          <w:rFonts w:ascii="Courier New" w:hAnsi="Courier New" w:cs="Courier New"/>
          <w:color w:val="3F7F5F"/>
          <w:kern w:val="0"/>
          <w:szCs w:val="20"/>
        </w:rPr>
        <w:t xml:space="preserve"> </w:t>
      </w:r>
      <w:r>
        <w:rPr>
          <w:rFonts w:ascii="Courier New" w:hAnsi="Courier New" w:cs="Courier New"/>
          <w:color w:val="3F7F5F"/>
          <w:kern w:val="0"/>
          <w:szCs w:val="20"/>
        </w:rPr>
        <w:t>하나</w:t>
      </w:r>
      <w:r>
        <w:rPr>
          <w:rFonts w:ascii="Courier New" w:hAnsi="Courier New" w:cs="Courier New"/>
          <w:color w:val="3F7F5F"/>
          <w:kern w:val="0"/>
          <w:szCs w:val="20"/>
        </w:rPr>
        <w:t xml:space="preserve"> </w:t>
      </w:r>
      <w:r>
        <w:rPr>
          <w:rFonts w:ascii="Courier New" w:hAnsi="Courier New" w:cs="Courier New"/>
          <w:color w:val="3F7F5F"/>
          <w:kern w:val="0"/>
          <w:szCs w:val="20"/>
        </w:rPr>
        <w:t>선택</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Size = 32 + 16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(2);</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위치는</w:t>
      </w:r>
      <w:r>
        <w:rPr>
          <w:rFonts w:ascii="Courier New" w:hAnsi="Courier New" w:cs="Courier New"/>
          <w:color w:val="3F7F5F"/>
          <w:kern w:val="0"/>
          <w:szCs w:val="20"/>
        </w:rPr>
        <w:t xml:space="preserve"> </w:t>
      </w:r>
      <w:r>
        <w:rPr>
          <w:rFonts w:ascii="Courier New" w:hAnsi="Courier New" w:cs="Courier New"/>
          <w:color w:val="3F7F5F"/>
          <w:kern w:val="0"/>
          <w:szCs w:val="20"/>
        </w:rPr>
        <w:t>난수로</w:t>
      </w:r>
      <w:r>
        <w:rPr>
          <w:rFonts w:ascii="Courier New" w:hAnsi="Courier New" w:cs="Courier New"/>
          <w:color w:val="3F7F5F"/>
          <w:kern w:val="0"/>
          <w:szCs w:val="20"/>
        </w:rPr>
        <w:t xml:space="preserve"> </w:t>
      </w:r>
      <w:r>
        <w:rPr>
          <w:rFonts w:ascii="Courier New" w:hAnsi="Courier New" w:cs="Courier New"/>
          <w:color w:val="3F7F5F"/>
          <w:kern w:val="0"/>
          <w:szCs w:val="20"/>
        </w:rPr>
        <w:t>선택</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left</w:t>
      </w:r>
      <w:r>
        <w:rPr>
          <w:rFonts w:ascii="Courier New" w:hAnsi="Courier New" w:cs="Courier New"/>
          <w:color w:val="000000"/>
          <w:kern w:val="0"/>
          <w:szCs w:val="20"/>
        </w:rPr>
        <w:t xml:space="preserve">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w:t>
      </w:r>
      <w:r>
        <w:rPr>
          <w:rFonts w:ascii="Courier New" w:hAnsi="Courier New" w:cs="Courier New"/>
          <w:b/>
          <w:bCs/>
          <w:color w:val="008000"/>
          <w:kern w:val="0"/>
          <w:szCs w:val="20"/>
        </w:rPr>
        <w:t>getWidth</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top</w:t>
      </w:r>
      <w:r>
        <w:rPr>
          <w:rFonts w:ascii="Courier New" w:hAnsi="Courier New" w:cs="Courier New"/>
          <w:color w:val="000000"/>
          <w:kern w:val="0"/>
          <w:szCs w:val="20"/>
        </w:rPr>
        <w:t xml:space="preserve">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w:t>
      </w:r>
      <w:r>
        <w:rPr>
          <w:rFonts w:ascii="Courier New" w:hAnsi="Courier New" w:cs="Courier New"/>
          <w:b/>
          <w:bCs/>
          <w:color w:val="008000"/>
          <w:kern w:val="0"/>
          <w:szCs w:val="20"/>
        </w:rPr>
        <w:t>getHeight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right</w:t>
      </w:r>
      <w:r>
        <w:rPr>
          <w:rFonts w:ascii="Courier New" w:hAnsi="Courier New" w:cs="Courier New"/>
          <w:color w:val="000000"/>
          <w:kern w:val="0"/>
          <w:szCs w:val="20"/>
        </w:rPr>
        <w:t xml:space="preserve"> = rt.</w:t>
      </w:r>
      <w:r>
        <w:rPr>
          <w:rFonts w:ascii="Courier New" w:hAnsi="Courier New" w:cs="Courier New"/>
          <w:color w:val="0000C0"/>
          <w:kern w:val="0"/>
          <w:szCs w:val="20"/>
        </w:rPr>
        <w:t>left</w:t>
      </w:r>
      <w:r>
        <w:rPr>
          <w:rFonts w:ascii="Courier New" w:hAnsi="Courier New" w:cs="Courier New"/>
          <w:color w:val="000000"/>
          <w:kern w:val="0"/>
          <w:szCs w:val="20"/>
        </w:rPr>
        <w:t xml:space="preserve"> + Size;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rt.</w:t>
      </w:r>
      <w:r>
        <w:rPr>
          <w:rFonts w:ascii="Courier New" w:hAnsi="Courier New" w:cs="Courier New"/>
          <w:color w:val="0000C0"/>
          <w:kern w:val="0"/>
          <w:szCs w:val="20"/>
        </w:rPr>
        <w:t>bottom</w:t>
      </w:r>
      <w:r>
        <w:rPr>
          <w:rFonts w:ascii="Courier New" w:hAnsi="Courier New" w:cs="Courier New"/>
          <w:color w:val="000000"/>
          <w:kern w:val="0"/>
          <w:szCs w:val="20"/>
        </w:rPr>
        <w:t xml:space="preserve"> = rt.</w:t>
      </w:r>
      <w:r>
        <w:rPr>
          <w:rFonts w:ascii="Courier New" w:hAnsi="Courier New" w:cs="Courier New"/>
          <w:color w:val="0000C0"/>
          <w:kern w:val="0"/>
          <w:szCs w:val="20"/>
        </w:rPr>
        <w:t>top</w:t>
      </w:r>
      <w:r>
        <w:rPr>
          <w:rFonts w:ascii="Courier New" w:hAnsi="Courier New" w:cs="Courier New"/>
          <w:color w:val="000000"/>
          <w:kern w:val="0"/>
          <w:szCs w:val="20"/>
        </w:rPr>
        <w:t xml:space="preserve"> + Size;</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화면을</w:t>
      </w:r>
      <w:r>
        <w:rPr>
          <w:rFonts w:ascii="Courier New" w:hAnsi="Courier New" w:cs="Courier New"/>
          <w:color w:val="3F7F5F"/>
          <w:kern w:val="0"/>
          <w:szCs w:val="20"/>
        </w:rPr>
        <w:t xml:space="preserve"> </w:t>
      </w:r>
      <w:r>
        <w:rPr>
          <w:rFonts w:ascii="Courier New" w:hAnsi="Courier New" w:cs="Courier New"/>
          <w:color w:val="3F7F5F"/>
          <w:kern w:val="0"/>
          <w:szCs w:val="20"/>
        </w:rPr>
        <w:t>벗어나면</w:t>
      </w:r>
      <w:r>
        <w:rPr>
          <w:rFonts w:ascii="Courier New" w:hAnsi="Courier New" w:cs="Courier New"/>
          <w:color w:val="3F7F5F"/>
          <w:kern w:val="0"/>
          <w:szCs w:val="20"/>
        </w:rPr>
        <w:t xml:space="preserve"> </w:t>
      </w:r>
      <w:r>
        <w:rPr>
          <w:rFonts w:ascii="Courier New" w:hAnsi="Courier New" w:cs="Courier New"/>
          <w:color w:val="3F7F5F"/>
          <w:kern w:val="0"/>
          <w:szCs w:val="20"/>
        </w:rPr>
        <w:t>안된다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(rt.</w:t>
      </w:r>
      <w:r>
        <w:rPr>
          <w:rFonts w:ascii="Courier New" w:hAnsi="Courier New" w:cs="Courier New"/>
          <w:color w:val="0000C0"/>
          <w:kern w:val="0"/>
          <w:szCs w:val="20"/>
        </w:rPr>
        <w:t>right</w:t>
      </w:r>
      <w:r>
        <w:rPr>
          <w:rFonts w:ascii="Courier New" w:hAnsi="Courier New" w:cs="Courier New"/>
          <w:color w:val="000000"/>
          <w:kern w:val="0"/>
          <w:szCs w:val="20"/>
        </w:rPr>
        <w:t xml:space="preserve"> &gt; </w:t>
      </w:r>
      <w:r>
        <w:rPr>
          <w:rFonts w:ascii="Courier New" w:hAnsi="Courier New" w:cs="Courier New"/>
          <w:b/>
          <w:bCs/>
          <w:color w:val="008000"/>
          <w:kern w:val="0"/>
          <w:szCs w:val="20"/>
        </w:rPr>
        <w:t>getWidth</w:t>
      </w:r>
      <w:r>
        <w:rPr>
          <w:rFonts w:ascii="Courier New" w:hAnsi="Courier New" w:cs="Courier New"/>
          <w:color w:val="000000"/>
          <w:kern w:val="0"/>
          <w:szCs w:val="20"/>
        </w:rPr>
        <w:t>() || rt.</w:t>
      </w:r>
      <w:r>
        <w:rPr>
          <w:rFonts w:ascii="Courier New" w:hAnsi="Courier New" w:cs="Courier New"/>
          <w:color w:val="0000C0"/>
          <w:kern w:val="0"/>
          <w:szCs w:val="20"/>
        </w:rPr>
        <w:t>bottom</w:t>
      </w:r>
      <w:r>
        <w:rPr>
          <w:rFonts w:ascii="Courier New" w:hAnsi="Courier New" w:cs="Courier New"/>
          <w:color w:val="000000"/>
          <w:kern w:val="0"/>
          <w:szCs w:val="20"/>
        </w:rPr>
        <w:t xml:space="preserve"> &gt; </w:t>
      </w:r>
      <w:r>
        <w:rPr>
          <w:rFonts w:ascii="Courier New" w:hAnsi="Courier New" w:cs="Courier New"/>
          <w:b/>
          <w:bCs/>
          <w:color w:val="008000"/>
          <w:kern w:val="0"/>
          <w:szCs w:val="20"/>
        </w:rPr>
        <w:t>getHeight</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continue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기존</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순회하며</w:t>
      </w:r>
      <w:r>
        <w:rPr>
          <w:rFonts w:ascii="Courier New" w:hAnsi="Courier New" w:cs="Courier New"/>
          <w:color w:val="3F7F5F"/>
          <w:kern w:val="0"/>
          <w:szCs w:val="20"/>
        </w:rPr>
        <w:t xml:space="preserve"> </w:t>
      </w:r>
      <w:r>
        <w:rPr>
          <w:rFonts w:ascii="Courier New" w:hAnsi="Courier New" w:cs="Courier New"/>
          <w:color w:val="3F7F5F"/>
          <w:kern w:val="0"/>
          <w:szCs w:val="20"/>
        </w:rPr>
        <w:t>겹치는지</w:t>
      </w:r>
      <w:r>
        <w:rPr>
          <w:rFonts w:ascii="Courier New" w:hAnsi="Courier New" w:cs="Courier New"/>
          <w:color w:val="3F7F5F"/>
          <w:kern w:val="0"/>
          <w:szCs w:val="20"/>
        </w:rPr>
        <w:t xml:space="preserve"> </w:t>
      </w:r>
      <w:r>
        <w:rPr>
          <w:rFonts w:ascii="Courier New" w:hAnsi="Courier New" w:cs="Courier New"/>
          <w:color w:val="3F7F5F"/>
          <w:kern w:val="0"/>
          <w:szCs w:val="20"/>
        </w:rPr>
        <w:t>조사한다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bFindIntersect =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(idx = 0; idx &lt;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idx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(rt.</w:t>
      </w:r>
      <w:r>
        <w:rPr>
          <w:rFonts w:ascii="Courier New" w:hAnsi="Courier New" w:cs="Courier New"/>
          <w:b/>
          <w:bCs/>
          <w:color w:val="008000"/>
          <w:kern w:val="0"/>
          <w:szCs w:val="20"/>
        </w:rPr>
        <w:t>intersect</w:t>
      </w:r>
      <w:r>
        <w:rPr>
          <w:rFonts w:ascii="Courier New" w:hAnsi="Courier New" w:cs="Courier New"/>
          <w:color w:val="000000"/>
          <w:kern w:val="0"/>
          <w:szCs w:val="20"/>
        </w:rPr>
        <w:t>(</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rt</w:t>
      </w:r>
      <w:r>
        <w:rPr>
          <w:rFonts w:ascii="Courier New" w:hAnsi="Courier New" w:cs="Courier New"/>
          <w:color w:val="000000"/>
          <w:kern w:val="0"/>
          <w:szCs w:val="20"/>
        </w:rPr>
        <w:t xml:space="preserve">) ==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bFindIntersect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겹치지</w:t>
      </w:r>
      <w:r>
        <w:rPr>
          <w:rFonts w:ascii="Courier New" w:hAnsi="Courier New" w:cs="Courier New"/>
          <w:color w:val="3F7F5F"/>
          <w:kern w:val="0"/>
          <w:szCs w:val="20"/>
        </w:rPr>
        <w:t xml:space="preserve"> </w:t>
      </w:r>
      <w:r>
        <w:rPr>
          <w:rFonts w:ascii="Courier New" w:hAnsi="Courier New" w:cs="Courier New"/>
          <w:color w:val="3F7F5F"/>
          <w:kern w:val="0"/>
          <w:szCs w:val="20"/>
        </w:rPr>
        <w:t>않을</w:t>
      </w:r>
      <w:r>
        <w:rPr>
          <w:rFonts w:ascii="Courier New" w:hAnsi="Courier New" w:cs="Courier New"/>
          <w:color w:val="3F7F5F"/>
          <w:kern w:val="0"/>
          <w:szCs w:val="20"/>
        </w:rPr>
        <w:t xml:space="preserve"> </w:t>
      </w:r>
      <w:r>
        <w:rPr>
          <w:rFonts w:ascii="Courier New" w:hAnsi="Courier New" w:cs="Courier New"/>
          <w:color w:val="3F7F5F"/>
          <w:kern w:val="0"/>
          <w:szCs w:val="20"/>
        </w:rPr>
        <w:t>때</w:t>
      </w:r>
      <w:r>
        <w:rPr>
          <w:rFonts w:ascii="Courier New" w:hAnsi="Courier New" w:cs="Courier New"/>
          <w:color w:val="3F7F5F"/>
          <w:kern w:val="0"/>
          <w:szCs w:val="20"/>
        </w:rPr>
        <w:t xml:space="preserve"> </w:t>
      </w:r>
      <w:r>
        <w:rPr>
          <w:rFonts w:ascii="Courier New" w:hAnsi="Courier New" w:cs="Courier New"/>
          <w:color w:val="3F7F5F"/>
          <w:kern w:val="0"/>
          <w:szCs w:val="20"/>
        </w:rPr>
        <w:t>확정한다</w:t>
      </w:r>
      <w:r>
        <w:rPr>
          <w:rFonts w:ascii="Courier New" w:hAnsi="Courier New" w:cs="Courier New"/>
          <w:color w:val="3F7F5F"/>
          <w:kern w:val="0"/>
          <w:szCs w:val="20"/>
        </w:rPr>
        <w:t xml:space="preserve">. </w:t>
      </w:r>
      <w:r>
        <w:rPr>
          <w:rFonts w:ascii="Courier New" w:hAnsi="Courier New" w:cs="Courier New"/>
          <w:color w:val="3F7F5F"/>
          <w:kern w:val="0"/>
          <w:szCs w:val="20"/>
        </w:rPr>
        <w:t>겹치면</w:t>
      </w:r>
      <w:r>
        <w:rPr>
          <w:rFonts w:ascii="Courier New" w:hAnsi="Courier New" w:cs="Courier New"/>
          <w:color w:val="3F7F5F"/>
          <w:kern w:val="0"/>
          <w:szCs w:val="20"/>
        </w:rPr>
        <w:t xml:space="preserve"> </w:t>
      </w:r>
      <w:r>
        <w:rPr>
          <w:rFonts w:ascii="Courier New" w:hAnsi="Courier New" w:cs="Courier New"/>
          <w:color w:val="3F7F5F"/>
          <w:kern w:val="0"/>
          <w:szCs w:val="20"/>
        </w:rPr>
        <w:t>계속</w:t>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위치</w:t>
      </w:r>
      <w:r>
        <w:rPr>
          <w:rFonts w:ascii="Courier New" w:hAnsi="Courier New" w:cs="Courier New"/>
          <w:color w:val="3F7F5F"/>
          <w:kern w:val="0"/>
          <w:szCs w:val="20"/>
        </w:rPr>
        <w:t xml:space="preserve"> </w:t>
      </w:r>
      <w:r>
        <w:rPr>
          <w:rFonts w:ascii="Courier New" w:hAnsi="Courier New" w:cs="Courier New"/>
          <w:color w:val="3F7F5F"/>
          <w:kern w:val="0"/>
          <w:szCs w:val="20"/>
        </w:rPr>
        <w:t>선정한다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(bFindIntersect == </w:t>
      </w:r>
      <w:r>
        <w:rPr>
          <w:rFonts w:ascii="Courier New" w:hAnsi="Courier New" w:cs="Courier New"/>
          <w:b/>
          <w:bCs/>
          <w:color w:val="7F0055"/>
          <w:kern w:val="0"/>
          <w:szCs w:val="20"/>
        </w:rPr>
        <w:t>false</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작성</w:t>
      </w:r>
      <w:r>
        <w:rPr>
          <w:rFonts w:ascii="Courier New" w:hAnsi="Courier New" w:cs="Courier New"/>
          <w:color w:val="3F7F5F"/>
          <w:kern w:val="0"/>
          <w:szCs w:val="20"/>
        </w:rPr>
        <w:t xml:space="preserve">. </w:t>
      </w:r>
      <w:r>
        <w:rPr>
          <w:rFonts w:ascii="Courier New" w:hAnsi="Courier New" w:cs="Courier New"/>
          <w:color w:val="3F7F5F"/>
          <w:kern w:val="0"/>
          <w:szCs w:val="20"/>
        </w:rPr>
        <w:t>모양</w:t>
      </w:r>
      <w:r>
        <w:rPr>
          <w:rFonts w:ascii="Courier New" w:hAnsi="Courier New" w:cs="Courier New"/>
          <w:color w:val="3F7F5F"/>
          <w:kern w:val="0"/>
          <w:szCs w:val="20"/>
        </w:rPr>
        <w:t xml:space="preserve">, </w:t>
      </w:r>
      <w:r>
        <w:rPr>
          <w:rFonts w:ascii="Courier New" w:hAnsi="Courier New" w:cs="Courier New"/>
          <w:color w:val="3F7F5F"/>
          <w:kern w:val="0"/>
          <w:szCs w:val="20"/>
        </w:rPr>
        <w:t>색상</w:t>
      </w:r>
      <w:r>
        <w:rPr>
          <w:rFonts w:ascii="Courier New" w:hAnsi="Courier New" w:cs="Courier New"/>
          <w:color w:val="3F7F5F"/>
          <w:kern w:val="0"/>
          <w:szCs w:val="20"/>
        </w:rPr>
        <w:t xml:space="preserve"> </w:t>
      </w:r>
      <w:r>
        <w:rPr>
          <w:rFonts w:ascii="Courier New" w:hAnsi="Courier New" w:cs="Courier New"/>
          <w:color w:val="3F7F5F"/>
          <w:kern w:val="0"/>
          <w:szCs w:val="20"/>
        </w:rPr>
        <w:t>등을</w:t>
      </w:r>
      <w:r>
        <w:rPr>
          <w:rFonts w:ascii="Courier New" w:hAnsi="Courier New" w:cs="Courier New"/>
          <w:color w:val="3F7F5F"/>
          <w:kern w:val="0"/>
          <w:szCs w:val="20"/>
        </w:rPr>
        <w:t xml:space="preserve"> </w:t>
      </w:r>
      <w:r>
        <w:rPr>
          <w:rFonts w:ascii="Courier New" w:hAnsi="Courier New" w:cs="Courier New"/>
          <w:color w:val="3F7F5F"/>
          <w:kern w:val="0"/>
          <w:szCs w:val="20"/>
        </w:rPr>
        <w:t>난수</w:t>
      </w:r>
      <w:r>
        <w:rPr>
          <w:rFonts w:ascii="Courier New" w:hAnsi="Courier New" w:cs="Courier New"/>
          <w:color w:val="3F7F5F"/>
          <w:kern w:val="0"/>
          <w:szCs w:val="20"/>
        </w:rPr>
        <w:t xml:space="preserve"> </w:t>
      </w:r>
      <w:r>
        <w:rPr>
          <w:rFonts w:ascii="Courier New" w:hAnsi="Courier New" w:cs="Courier New"/>
          <w:color w:val="3F7F5F"/>
          <w:kern w:val="0"/>
          <w:szCs w:val="20"/>
        </w:rPr>
        <w:t>선택한다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what</w:t>
      </w:r>
      <w:r>
        <w:rPr>
          <w:rFonts w:ascii="Courier New" w:hAnsi="Courier New" w:cs="Courier New"/>
          <w:color w:val="000000"/>
          <w:kern w:val="0"/>
          <w:szCs w:val="20"/>
        </w:rPr>
        <w:t xml:space="preserve"> =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(3);</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w:t>
      </w:r>
      <w:r>
        <w:rPr>
          <w:rFonts w:ascii="Courier New" w:hAnsi="Courier New" w:cs="Courier New"/>
          <w:color w:val="0000C0"/>
          <w:kern w:val="0"/>
          <w:szCs w:val="20"/>
        </w:rPr>
        <w:t>Rnd</w:t>
      </w:r>
      <w:r>
        <w:rPr>
          <w:rFonts w:ascii="Courier New" w:hAnsi="Courier New" w:cs="Courier New"/>
          <w:color w:val="000000"/>
          <w:kern w:val="0"/>
          <w:szCs w:val="20"/>
        </w:rPr>
        <w:t>.</w:t>
      </w:r>
      <w:r>
        <w:rPr>
          <w:rFonts w:ascii="Courier New" w:hAnsi="Courier New" w:cs="Courier New"/>
          <w:b/>
          <w:bCs/>
          <w:color w:val="008000"/>
          <w:kern w:val="0"/>
          <w:szCs w:val="20"/>
        </w:rPr>
        <w:t>nextInt</w:t>
      </w:r>
      <w:r>
        <w:rPr>
          <w:rFonts w:ascii="Courier New" w:hAnsi="Courier New" w:cs="Courier New"/>
          <w:color w:val="000000"/>
          <w:kern w:val="0"/>
          <w:szCs w:val="20"/>
        </w:rPr>
        <w:t>(5))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0:</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2:</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GREEN</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3:</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4:</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color</w:t>
      </w:r>
      <w:r>
        <w:rPr>
          <w:rFonts w:ascii="Courier New" w:hAnsi="Courier New" w:cs="Courier New"/>
          <w:color w:val="000000"/>
          <w:kern w:val="0"/>
          <w:szCs w:val="20"/>
        </w:rPr>
        <w:t xml:space="preserve">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YELLOW</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shape.</w:t>
      </w:r>
      <w:r>
        <w:rPr>
          <w:rFonts w:ascii="Courier New" w:hAnsi="Courier New" w:cs="Courier New"/>
          <w:color w:val="0000C0"/>
          <w:kern w:val="0"/>
          <w:szCs w:val="20"/>
        </w:rPr>
        <w:t>rt</w:t>
      </w:r>
      <w:r>
        <w:rPr>
          <w:rFonts w:ascii="Courier New" w:hAnsi="Courier New" w:cs="Courier New"/>
          <w:color w:val="000000"/>
          <w:kern w:val="0"/>
          <w:szCs w:val="20"/>
        </w:rPr>
        <w:t xml:space="preserve"> = rt;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(shape);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x, y </w:t>
      </w:r>
      <w:r>
        <w:rPr>
          <w:rFonts w:ascii="Courier New" w:hAnsi="Courier New" w:cs="Courier New"/>
          <w:color w:val="3F7F5F"/>
          <w:kern w:val="0"/>
          <w:szCs w:val="20"/>
        </w:rPr>
        <w:t>위치의</w:t>
      </w:r>
      <w:r>
        <w:rPr>
          <w:rFonts w:ascii="Courier New" w:hAnsi="Courier New" w:cs="Courier New"/>
          <w:color w:val="3F7F5F"/>
          <w:kern w:val="0"/>
          <w:szCs w:val="20"/>
        </w:rPr>
        <w:t xml:space="preserve"> </w:t>
      </w:r>
      <w:r>
        <w:rPr>
          <w:rFonts w:ascii="Courier New" w:hAnsi="Courier New" w:cs="Courier New"/>
          <w:color w:val="3F7F5F"/>
          <w:kern w:val="0"/>
          <w:szCs w:val="20"/>
        </w:rPr>
        <w:t>도형</w:t>
      </w:r>
      <w:r>
        <w:rPr>
          <w:rFonts w:ascii="Courier New" w:hAnsi="Courier New" w:cs="Courier New"/>
          <w:color w:val="3F7F5F"/>
          <w:kern w:val="0"/>
          <w:szCs w:val="20"/>
        </w:rPr>
        <w:t xml:space="preserve"> </w:t>
      </w:r>
      <w:r>
        <w:rPr>
          <w:rFonts w:ascii="Courier New" w:hAnsi="Courier New" w:cs="Courier New"/>
          <w:color w:val="3F7F5F"/>
          <w:kern w:val="0"/>
          <w:szCs w:val="20"/>
        </w:rPr>
        <w:t>번호를</w:t>
      </w:r>
      <w:r>
        <w:rPr>
          <w:rFonts w:ascii="Courier New" w:hAnsi="Courier New" w:cs="Courier New"/>
          <w:color w:val="3F7F5F"/>
          <w:kern w:val="0"/>
          <w:szCs w:val="20"/>
        </w:rPr>
        <w:t xml:space="preserve"> </w:t>
      </w:r>
      <w:r>
        <w:rPr>
          <w:rFonts w:ascii="Courier New" w:hAnsi="Courier New" w:cs="Courier New"/>
          <w:color w:val="3F7F5F"/>
          <w:kern w:val="0"/>
          <w:szCs w:val="20"/>
        </w:rPr>
        <w:t>찾는다</w:t>
      </w:r>
      <w:r>
        <w:rPr>
          <w:rFonts w:ascii="Courier New" w:hAnsi="Courier New" w:cs="Courier New"/>
          <w:color w:val="3F7F5F"/>
          <w:kern w:val="0"/>
          <w:szCs w:val="20"/>
        </w:rPr>
        <w:t xml:space="preserve">. </w:t>
      </w:r>
      <w:r>
        <w:rPr>
          <w:rFonts w:ascii="Courier New" w:hAnsi="Courier New" w:cs="Courier New"/>
          <w:color w:val="3F7F5F"/>
          <w:kern w:val="0"/>
          <w:szCs w:val="20"/>
        </w:rPr>
        <w:t>도형이</w:t>
      </w:r>
      <w:r>
        <w:rPr>
          <w:rFonts w:ascii="Courier New" w:hAnsi="Courier New" w:cs="Courier New"/>
          <w:color w:val="3F7F5F"/>
          <w:kern w:val="0"/>
          <w:szCs w:val="20"/>
        </w:rPr>
        <w:t xml:space="preserve"> </w:t>
      </w:r>
      <w:r>
        <w:rPr>
          <w:rFonts w:ascii="Courier New" w:hAnsi="Courier New" w:cs="Courier New"/>
          <w:color w:val="3F7F5F"/>
          <w:kern w:val="0"/>
          <w:szCs w:val="20"/>
        </w:rPr>
        <w:t>없는</w:t>
      </w:r>
      <w:r>
        <w:rPr>
          <w:rFonts w:ascii="Courier New" w:hAnsi="Courier New" w:cs="Courier New"/>
          <w:color w:val="3F7F5F"/>
          <w:kern w:val="0"/>
          <w:szCs w:val="20"/>
        </w:rPr>
        <w:t xml:space="preserve"> </w:t>
      </w:r>
      <w:r>
        <w:rPr>
          <w:rFonts w:ascii="Courier New" w:hAnsi="Courier New" w:cs="Courier New"/>
          <w:color w:val="3F7F5F"/>
          <w:kern w:val="0"/>
          <w:szCs w:val="20"/>
        </w:rPr>
        <w:t>위치면</w:t>
      </w:r>
      <w:r>
        <w:rPr>
          <w:rFonts w:ascii="Courier New" w:hAnsi="Courier New" w:cs="Courier New"/>
          <w:color w:val="3F7F5F"/>
          <w:kern w:val="0"/>
          <w:szCs w:val="20"/>
        </w:rPr>
        <w:t xml:space="preserve"> -1 </w:t>
      </w:r>
      <w:r>
        <w:rPr>
          <w:rFonts w:ascii="Courier New" w:hAnsi="Courier New" w:cs="Courier New"/>
          <w:color w:val="3F7F5F"/>
          <w:kern w:val="0"/>
          <w:szCs w:val="20"/>
        </w:rPr>
        <w:t>리턴</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b/>
          <w:bCs/>
          <w:color w:val="008000"/>
          <w:kern w:val="0"/>
          <w:szCs w:val="20"/>
        </w:rPr>
        <w:t>FindShapeIdx</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x, </w:t>
      </w:r>
      <w:r>
        <w:rPr>
          <w:rFonts w:ascii="Courier New" w:hAnsi="Courier New" w:cs="Courier New"/>
          <w:b/>
          <w:bCs/>
          <w:color w:val="7F0055"/>
          <w:kern w:val="0"/>
          <w:szCs w:val="20"/>
        </w:rPr>
        <w:t>int</w:t>
      </w:r>
      <w:r>
        <w:rPr>
          <w:rFonts w:ascii="Courier New" w:hAnsi="Courier New" w:cs="Courier New"/>
          <w:color w:val="000000"/>
          <w:kern w:val="0"/>
          <w:szCs w:val="20"/>
        </w:rPr>
        <w:t xml:space="preserve"> y)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(idx = 0; idx &lt;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idx ++)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(idx).</w:t>
      </w:r>
      <w:r>
        <w:rPr>
          <w:rFonts w:ascii="Courier New" w:hAnsi="Courier New" w:cs="Courier New"/>
          <w:color w:val="0000C0"/>
          <w:kern w:val="0"/>
          <w:szCs w:val="20"/>
        </w:rPr>
        <w:t>rt</w:t>
      </w:r>
      <w:r>
        <w:rPr>
          <w:rFonts w:ascii="Courier New" w:hAnsi="Courier New" w:cs="Courier New"/>
          <w:color w:val="000000"/>
          <w:kern w:val="0"/>
          <w:szCs w:val="20"/>
        </w:rPr>
        <w:t>.</w:t>
      </w:r>
      <w:r>
        <w:rPr>
          <w:rFonts w:ascii="Courier New" w:hAnsi="Courier New" w:cs="Courier New"/>
          <w:b/>
          <w:bCs/>
          <w:color w:val="008000"/>
          <w:kern w:val="0"/>
          <w:szCs w:val="20"/>
        </w:rPr>
        <w:t>contains</w:t>
      </w:r>
      <w:r>
        <w:rPr>
          <w:rFonts w:ascii="Courier New" w:hAnsi="Courier New" w:cs="Courier New"/>
          <w:color w:val="000000"/>
          <w:kern w:val="0"/>
          <w:szCs w:val="20"/>
        </w:rPr>
        <w:t>(x, y))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idx;</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-1;</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새</w:t>
      </w:r>
      <w:r>
        <w:rPr>
          <w:rFonts w:ascii="Courier New" w:hAnsi="Courier New" w:cs="Courier New"/>
          <w:color w:val="3F7F5F"/>
          <w:kern w:val="0"/>
          <w:szCs w:val="20"/>
        </w:rPr>
        <w:t xml:space="preserve"> </w:t>
      </w:r>
      <w:r>
        <w:rPr>
          <w:rFonts w:ascii="Courier New" w:hAnsi="Courier New" w:cs="Courier New"/>
          <w:color w:val="3F7F5F"/>
          <w:kern w:val="0"/>
          <w:szCs w:val="20"/>
        </w:rPr>
        <w:t>도형을</w:t>
      </w:r>
      <w:r>
        <w:rPr>
          <w:rFonts w:ascii="Courier New" w:hAnsi="Courier New" w:cs="Courier New"/>
          <w:color w:val="3F7F5F"/>
          <w:kern w:val="0"/>
          <w:szCs w:val="20"/>
        </w:rPr>
        <w:t xml:space="preserve"> </w:t>
      </w:r>
      <w:r>
        <w:rPr>
          <w:rFonts w:ascii="Courier New" w:hAnsi="Courier New" w:cs="Courier New"/>
          <w:color w:val="3F7F5F"/>
          <w:kern w:val="0"/>
          <w:szCs w:val="20"/>
        </w:rPr>
        <w:t>추가하고</w:t>
      </w:r>
      <w:r>
        <w:rPr>
          <w:rFonts w:ascii="Courier New" w:hAnsi="Courier New" w:cs="Courier New"/>
          <w:color w:val="3F7F5F"/>
          <w:kern w:val="0"/>
          <w:szCs w:val="20"/>
        </w:rPr>
        <w:t xml:space="preserve"> </w:t>
      </w:r>
      <w:r>
        <w:rPr>
          <w:rFonts w:ascii="Courier New" w:hAnsi="Courier New" w:cs="Courier New"/>
          <w:color w:val="3F7F5F"/>
          <w:kern w:val="0"/>
          <w:szCs w:val="20"/>
        </w:rPr>
        <w:t>화면을</w:t>
      </w:r>
      <w:r>
        <w:rPr>
          <w:rFonts w:ascii="Courier New" w:hAnsi="Courier New" w:cs="Courier New"/>
          <w:color w:val="3F7F5F"/>
          <w:kern w:val="0"/>
          <w:szCs w:val="20"/>
        </w:rPr>
        <w:t xml:space="preserve"> </w:t>
      </w:r>
      <w:r>
        <w:rPr>
          <w:rFonts w:ascii="Courier New" w:hAnsi="Courier New" w:cs="Courier New"/>
          <w:color w:val="3F7F5F"/>
          <w:kern w:val="0"/>
          <w:szCs w:val="20"/>
        </w:rPr>
        <w:t>다시</w:t>
      </w:r>
      <w:r>
        <w:rPr>
          <w:rFonts w:ascii="Courier New" w:hAnsi="Courier New" w:cs="Courier New"/>
          <w:color w:val="3F7F5F"/>
          <w:kern w:val="0"/>
          <w:szCs w:val="20"/>
        </w:rPr>
        <w:t xml:space="preserve"> </w:t>
      </w:r>
      <w:r>
        <w:rPr>
          <w:rFonts w:ascii="Courier New" w:hAnsi="Courier New" w:cs="Courier New"/>
          <w:color w:val="3F7F5F"/>
          <w:kern w:val="0"/>
          <w:szCs w:val="20"/>
        </w:rPr>
        <w:t>그린다</w:t>
      </w:r>
      <w:r>
        <w:rPr>
          <w:rFonts w:ascii="Courier New" w:hAnsi="Courier New" w:cs="Courier New"/>
          <w:color w:val="3F7F5F"/>
          <w:kern w:val="0"/>
          <w:szCs w:val="20"/>
        </w:rPr>
        <w:t xml:space="preserve">. </w:t>
      </w:r>
      <w:r>
        <w:rPr>
          <w:rFonts w:ascii="Courier New" w:hAnsi="Courier New" w:cs="Courier New"/>
          <w:color w:val="3F7F5F"/>
          <w:kern w:val="0"/>
          <w:szCs w:val="20"/>
        </w:rPr>
        <w:t>시간</w:t>
      </w:r>
      <w:r>
        <w:rPr>
          <w:rFonts w:ascii="Courier New" w:hAnsi="Courier New" w:cs="Courier New"/>
          <w:color w:val="3F7F5F"/>
          <w:kern w:val="0"/>
          <w:szCs w:val="20"/>
        </w:rPr>
        <w:t xml:space="preserve"> </w:t>
      </w:r>
      <w:r>
        <w:rPr>
          <w:rFonts w:ascii="Courier New" w:hAnsi="Courier New" w:cs="Courier New"/>
          <w:color w:val="3F7F5F"/>
          <w:kern w:val="0"/>
          <w:szCs w:val="20"/>
        </w:rPr>
        <w:t>딜레이를</w:t>
      </w:r>
      <w:r>
        <w:rPr>
          <w:rFonts w:ascii="Courier New" w:hAnsi="Courier New" w:cs="Courier New"/>
          <w:color w:val="3F7F5F"/>
          <w:kern w:val="0"/>
          <w:szCs w:val="20"/>
        </w:rPr>
        <w:t xml:space="preserve"> </w:t>
      </w:r>
      <w:r>
        <w:rPr>
          <w:rFonts w:ascii="Courier New" w:hAnsi="Courier New" w:cs="Courier New"/>
          <w:color w:val="3F7F5F"/>
          <w:kern w:val="0"/>
          <w:szCs w:val="20"/>
        </w:rPr>
        <w:t>주기</w:t>
      </w:r>
      <w:r>
        <w:rPr>
          <w:rFonts w:ascii="Courier New" w:hAnsi="Courier New" w:cs="Courier New"/>
          <w:color w:val="3F7F5F"/>
          <w:kern w:val="0"/>
          <w:szCs w:val="20"/>
        </w:rPr>
        <w:t xml:space="preserve"> </w:t>
      </w:r>
      <w:r>
        <w:rPr>
          <w:rFonts w:ascii="Courier New" w:hAnsi="Courier New" w:cs="Courier New"/>
          <w:color w:val="3F7F5F"/>
          <w:kern w:val="0"/>
          <w:szCs w:val="20"/>
        </w:rPr>
        <w:t>위해</w:t>
      </w:r>
      <w:r>
        <w:rPr>
          <w:rFonts w:ascii="Courier New" w:hAnsi="Courier New" w:cs="Courier New"/>
          <w:color w:val="3F7F5F"/>
          <w:kern w:val="0"/>
          <w:szCs w:val="20"/>
        </w:rPr>
        <w:t xml:space="preserve"> </w:t>
      </w:r>
      <w:r>
        <w:rPr>
          <w:rFonts w:ascii="Courier New" w:hAnsi="Courier New" w:cs="Courier New"/>
          <w:color w:val="3F7F5F"/>
          <w:kern w:val="0"/>
          <w:szCs w:val="20"/>
        </w:rPr>
        <w:t>핸들러를</w:t>
      </w:r>
      <w:r>
        <w:rPr>
          <w:rFonts w:ascii="Courier New" w:hAnsi="Courier New" w:cs="Courier New"/>
          <w:color w:val="3F7F5F"/>
          <w:kern w:val="0"/>
          <w:szCs w:val="20"/>
        </w:rPr>
        <w:t xml:space="preserve"> </w:t>
      </w:r>
      <w:r>
        <w:rPr>
          <w:rFonts w:ascii="Courier New" w:hAnsi="Courier New" w:cs="Courier New"/>
          <w:color w:val="3F7F5F"/>
          <w:kern w:val="0"/>
          <w:szCs w:val="20"/>
        </w:rPr>
        <w:t>사용했다</w:t>
      </w:r>
      <w:r>
        <w:rPr>
          <w:rFonts w:ascii="Courier New" w:hAnsi="Courier New" w:cs="Courier New"/>
          <w:color w:val="3F7F5F"/>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AddNewShape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status</w:t>
      </w:r>
      <w:r>
        <w:rPr>
          <w:rFonts w:ascii="Courier New" w:hAnsi="Courier New" w:cs="Courier New"/>
          <w:color w:val="000000"/>
          <w:kern w:val="0"/>
          <w:szCs w:val="20"/>
        </w:rPr>
        <w:t xml:space="preserve"> = </w:t>
      </w:r>
      <w:r>
        <w:rPr>
          <w:rFonts w:ascii="Courier New" w:hAnsi="Courier New" w:cs="Courier New"/>
          <w:i/>
          <w:iCs/>
          <w:color w:val="0000C0"/>
          <w:kern w:val="0"/>
          <w:szCs w:val="20"/>
        </w:rPr>
        <w:t>PLAY</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invalidate</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title;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title = </w:t>
      </w:r>
      <w:r>
        <w:rPr>
          <w:rFonts w:ascii="Courier New" w:hAnsi="Courier New" w:cs="Courier New"/>
          <w:color w:val="2A00FF"/>
          <w:kern w:val="0"/>
          <w:szCs w:val="20"/>
        </w:rPr>
        <w:t>"MemoryPower - "</w:t>
      </w:r>
      <w:r>
        <w:rPr>
          <w:rFonts w:ascii="Courier New" w:hAnsi="Courier New" w:cs="Courier New"/>
          <w:color w:val="000000"/>
          <w:kern w:val="0"/>
          <w:szCs w:val="20"/>
        </w:rPr>
        <w:t xml:space="preserve"> + </w:t>
      </w:r>
      <w:r>
        <w:rPr>
          <w:rFonts w:ascii="Courier New" w:hAnsi="Courier New" w:cs="Courier New"/>
          <w:color w:val="0000C0"/>
          <w:kern w:val="0"/>
          <w:szCs w:val="20"/>
        </w:rPr>
        <w:t>arShape</w:t>
      </w:r>
      <w:r>
        <w:rPr>
          <w:rFonts w:ascii="Courier New" w:hAnsi="Courier New" w:cs="Courier New"/>
          <w:color w:val="000000"/>
          <w:kern w:val="0"/>
          <w:szCs w:val="20"/>
        </w:rPr>
        <w:t>.</w:t>
      </w:r>
      <w:r>
        <w:rPr>
          <w:rFonts w:ascii="Courier New" w:hAnsi="Courier New" w:cs="Courier New"/>
          <w:b/>
          <w:bCs/>
          <w:color w:val="008000"/>
          <w:kern w:val="0"/>
          <w:szCs w:val="20"/>
        </w:rPr>
        <w:t>size</w:t>
      </w:r>
      <w:r>
        <w:rPr>
          <w:rFonts w:ascii="Courier New" w:hAnsi="Courier New" w:cs="Courier New"/>
          <w:color w:val="000000"/>
          <w:kern w:val="0"/>
          <w:szCs w:val="20"/>
        </w:rPr>
        <w:t xml:space="preserve">() + </w:t>
      </w:r>
      <w:r>
        <w:rPr>
          <w:rFonts w:ascii="Courier New" w:hAnsi="Courier New" w:cs="Courier New"/>
          <w:color w:val="2A00FF"/>
          <w:kern w:val="0"/>
          <w:szCs w:val="20"/>
        </w:rPr>
        <w:t xml:space="preserve">" </w:t>
      </w:r>
      <w:r>
        <w:rPr>
          <w:rFonts w:ascii="Courier New" w:hAnsi="Courier New" w:cs="Courier New"/>
          <w:color w:val="2A00FF"/>
          <w:kern w:val="0"/>
          <w:szCs w:val="20"/>
        </w:rPr>
        <w:t>단계</w:t>
      </w:r>
      <w:r>
        <w:rPr>
          <w:rFonts w:ascii="Courier New" w:hAnsi="Courier New" w:cs="Courier New"/>
          <w:color w:val="2A00FF"/>
          <w:kern w:val="0"/>
          <w:szCs w:val="20"/>
        </w:rPr>
        <w:t>"</w:t>
      </w:r>
      <w:r>
        <w:rPr>
          <w:rFonts w:ascii="Courier New" w:hAnsi="Courier New" w:cs="Courier New"/>
          <w:color w:val="000000"/>
          <w:kern w:val="0"/>
          <w:szCs w:val="20"/>
        </w:rPr>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mParent</w:t>
      </w:r>
      <w:r>
        <w:rPr>
          <w:rFonts w:ascii="Courier New" w:hAnsi="Courier New" w:cs="Courier New"/>
          <w:color w:val="000000"/>
          <w:kern w:val="0"/>
          <w:szCs w:val="20"/>
        </w:rPr>
        <w:t>.</w:t>
      </w:r>
      <w:r>
        <w:rPr>
          <w:rFonts w:ascii="Courier New" w:hAnsi="Courier New" w:cs="Courier New"/>
          <w:b/>
          <w:bCs/>
          <w:color w:val="008000"/>
          <w:kern w:val="0"/>
          <w:szCs w:val="20"/>
        </w:rPr>
        <w:t>setTitle</w:t>
      </w:r>
      <w:r>
        <w:rPr>
          <w:rFonts w:ascii="Courier New" w:hAnsi="Courier New" w:cs="Courier New"/>
          <w:color w:val="000000"/>
          <w:kern w:val="0"/>
          <w:szCs w:val="20"/>
        </w:rPr>
        <w:t>(title);</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F2FC4" w:rsidRDefault="003F2FC4" w:rsidP="003F2FC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F2FC4" w:rsidRDefault="003F2FC4">
      <w:pPr>
        <w:widowControl/>
        <w:wordWrap/>
        <w:autoSpaceDE/>
        <w:autoSpaceDN/>
        <w:jc w:val="left"/>
        <w:rPr>
          <w:rFonts w:ascii="Courier New" w:hAnsi="Courier New" w:cs="Courier New"/>
          <w:color w:val="000000"/>
          <w:kern w:val="0"/>
          <w:szCs w:val="20"/>
        </w:rPr>
      </w:pPr>
    </w:p>
    <w:p w:rsidR="003666F5" w:rsidRDefault="003F2FC4" w:rsidP="003F2FC4">
      <w:pPr>
        <w:wordWrap/>
        <w:adjustRightInd w:val="0"/>
        <w:jc w:val="left"/>
        <w:rPr>
          <w:rFonts w:ascii="Courier New" w:hAnsi="Courier New" w:cs="Courier New"/>
          <w:b/>
          <w:color w:val="000000"/>
          <w:kern w:val="0"/>
          <w:sz w:val="22"/>
          <w:szCs w:val="20"/>
        </w:rPr>
      </w:pPr>
      <w:r w:rsidRPr="00BF1F75">
        <w:rPr>
          <w:rFonts w:ascii="Courier New" w:hAnsi="Courier New" w:cs="Courier New" w:hint="eastAsia"/>
          <w:b/>
          <w:color w:val="000000"/>
          <w:kern w:val="0"/>
          <w:sz w:val="22"/>
          <w:szCs w:val="20"/>
        </w:rPr>
        <w:t>디버깅</w:t>
      </w:r>
    </w:p>
    <w:p w:rsidR="00BF1F75" w:rsidRDefault="005260C9" w:rsidP="003F2FC4">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디버깅을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할려면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먼저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메니페스트에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다음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플래그</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지정해야한다</w:t>
      </w:r>
    </w:p>
    <w:p w:rsidR="008A280E" w:rsidRDefault="008A280E" w:rsidP="008A280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application</w:t>
      </w:r>
      <w:r>
        <w:rPr>
          <w:rFonts w:ascii="Courier New" w:hAnsi="Courier New" w:cs="Courier New"/>
          <w:kern w:val="0"/>
          <w:szCs w:val="20"/>
        </w:rPr>
        <w:t xml:space="preserve"> </w:t>
      </w:r>
      <w:r>
        <w:rPr>
          <w:rFonts w:ascii="Courier New" w:hAnsi="Courier New" w:cs="Courier New"/>
          <w:color w:val="7F007F"/>
          <w:kern w:val="0"/>
          <w:szCs w:val="20"/>
        </w:rPr>
        <w:t>android:icon</w:t>
      </w:r>
      <w:r>
        <w:rPr>
          <w:rFonts w:ascii="Courier New" w:hAnsi="Courier New" w:cs="Courier New"/>
          <w:color w:val="000000"/>
          <w:kern w:val="0"/>
          <w:szCs w:val="20"/>
        </w:rPr>
        <w:t>=</w:t>
      </w:r>
      <w:r>
        <w:rPr>
          <w:rFonts w:ascii="Courier New" w:hAnsi="Courier New" w:cs="Courier New"/>
          <w:i/>
          <w:iCs/>
          <w:color w:val="2A00FF"/>
          <w:kern w:val="0"/>
          <w:szCs w:val="20"/>
        </w:rPr>
        <w:t>"@drawable/icon"</w:t>
      </w:r>
      <w:r>
        <w:rPr>
          <w:rFonts w:ascii="Courier New" w:hAnsi="Courier New" w:cs="Courier New"/>
          <w:kern w:val="0"/>
          <w:szCs w:val="20"/>
        </w:rPr>
        <w:t xml:space="preserve"> </w:t>
      </w:r>
      <w:r>
        <w:rPr>
          <w:rFonts w:ascii="Courier New" w:hAnsi="Courier New" w:cs="Courier New"/>
          <w:color w:val="7F007F"/>
          <w:kern w:val="0"/>
          <w:szCs w:val="20"/>
        </w:rPr>
        <w:t>android:label</w:t>
      </w:r>
      <w:r>
        <w:rPr>
          <w:rFonts w:ascii="Courier New" w:hAnsi="Courier New" w:cs="Courier New"/>
          <w:color w:val="000000"/>
          <w:kern w:val="0"/>
          <w:szCs w:val="20"/>
        </w:rPr>
        <w:t>=</w:t>
      </w:r>
      <w:r>
        <w:rPr>
          <w:rFonts w:ascii="Courier New" w:hAnsi="Courier New" w:cs="Courier New"/>
          <w:i/>
          <w:iCs/>
          <w:color w:val="2A00FF"/>
          <w:kern w:val="0"/>
          <w:szCs w:val="20"/>
        </w:rPr>
        <w:t>"@string/app_name"</w:t>
      </w:r>
      <w:r>
        <w:rPr>
          <w:rFonts w:ascii="Courier New" w:hAnsi="Courier New" w:cs="Courier New"/>
          <w:kern w:val="0"/>
          <w:szCs w:val="20"/>
        </w:rPr>
        <w:t xml:space="preserve"> </w:t>
      </w:r>
      <w:r w:rsidRPr="008A280E">
        <w:rPr>
          <w:rFonts w:ascii="Courier New" w:hAnsi="Courier New" w:cs="Courier New"/>
          <w:b/>
          <w:color w:val="7F007F"/>
          <w:kern w:val="0"/>
          <w:sz w:val="56"/>
          <w:szCs w:val="20"/>
        </w:rPr>
        <w:t>android:debuggable</w:t>
      </w:r>
      <w:r w:rsidRPr="008A280E">
        <w:rPr>
          <w:rFonts w:ascii="Courier New" w:hAnsi="Courier New" w:cs="Courier New"/>
          <w:b/>
          <w:color w:val="000000"/>
          <w:kern w:val="0"/>
          <w:sz w:val="56"/>
          <w:szCs w:val="20"/>
        </w:rPr>
        <w:t>=</w:t>
      </w:r>
      <w:r w:rsidRPr="008A280E">
        <w:rPr>
          <w:rFonts w:ascii="Courier New" w:hAnsi="Courier New" w:cs="Courier New"/>
          <w:b/>
          <w:i/>
          <w:iCs/>
          <w:color w:val="2A00FF"/>
          <w:kern w:val="0"/>
          <w:sz w:val="56"/>
          <w:szCs w:val="20"/>
        </w:rPr>
        <w:t>"true"</w:t>
      </w:r>
      <w:r w:rsidRPr="008A280E">
        <w:rPr>
          <w:rFonts w:ascii="Courier New" w:hAnsi="Courier New" w:cs="Courier New"/>
          <w:b/>
          <w:color w:val="008080"/>
          <w:kern w:val="0"/>
          <w:sz w:val="56"/>
          <w:szCs w:val="20"/>
        </w:rPr>
        <w:t>&gt;</w:t>
      </w:r>
    </w:p>
    <w:p w:rsidR="008A280E" w:rsidRDefault="008A280E" w:rsidP="008A280E">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8A280E" w:rsidRDefault="008A280E" w:rsidP="008A280E">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application</w:t>
      </w:r>
      <w:r>
        <w:rPr>
          <w:rFonts w:ascii="Courier New" w:hAnsi="Courier New" w:cs="Courier New"/>
          <w:color w:val="008080"/>
          <w:kern w:val="0"/>
          <w:szCs w:val="20"/>
        </w:rPr>
        <w:t>&gt;</w:t>
      </w:r>
    </w:p>
    <w:p w:rsidR="009D6DAD" w:rsidRDefault="009D6DAD" w:rsidP="008A280E">
      <w:pPr>
        <w:wordWrap/>
        <w:adjustRightInd w:val="0"/>
        <w:jc w:val="left"/>
        <w:rPr>
          <w:rFonts w:ascii="Courier New" w:hAnsi="Courier New" w:cs="Courier New"/>
          <w:color w:val="000000"/>
          <w:kern w:val="0"/>
          <w:szCs w:val="20"/>
        </w:rPr>
      </w:pPr>
    </w:p>
    <w:p w:rsidR="008A280E" w:rsidRDefault="008A280E" w:rsidP="008A280E">
      <w:pPr>
        <w:wordWrap/>
        <w:adjustRightInd w:val="0"/>
        <w:jc w:val="left"/>
        <w:rPr>
          <w:rFonts w:ascii="Courier New" w:hAnsi="Courier New" w:cs="Courier New"/>
          <w:color w:val="008080"/>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uses-sdk</w:t>
      </w:r>
      <w:r>
        <w:rPr>
          <w:rFonts w:ascii="Courier New" w:hAnsi="Courier New" w:cs="Courier New"/>
          <w:kern w:val="0"/>
          <w:szCs w:val="20"/>
        </w:rPr>
        <w:t xml:space="preserve"> </w:t>
      </w:r>
      <w:r>
        <w:rPr>
          <w:rFonts w:ascii="Courier New" w:hAnsi="Courier New" w:cs="Courier New"/>
          <w:color w:val="7F007F"/>
          <w:kern w:val="0"/>
          <w:szCs w:val="20"/>
        </w:rPr>
        <w:t>android:minSdkVersion</w:t>
      </w:r>
      <w:r>
        <w:rPr>
          <w:rFonts w:ascii="Courier New" w:hAnsi="Courier New" w:cs="Courier New"/>
          <w:color w:val="000000"/>
          <w:kern w:val="0"/>
          <w:szCs w:val="20"/>
        </w:rPr>
        <w:t>=</w:t>
      </w:r>
      <w:r>
        <w:rPr>
          <w:rFonts w:ascii="Courier New" w:hAnsi="Courier New" w:cs="Courier New"/>
          <w:i/>
          <w:iCs/>
          <w:color w:val="2A00FF"/>
          <w:kern w:val="0"/>
          <w:szCs w:val="20"/>
        </w:rPr>
        <w:t>"7"</w:t>
      </w:r>
      <w:r>
        <w:rPr>
          <w:rFonts w:ascii="Courier New" w:hAnsi="Courier New" w:cs="Courier New"/>
          <w:kern w:val="0"/>
          <w:szCs w:val="20"/>
        </w:rPr>
        <w:t xml:space="preserve"> </w:t>
      </w:r>
      <w:r>
        <w:rPr>
          <w:rFonts w:ascii="Courier New" w:hAnsi="Courier New" w:cs="Courier New"/>
          <w:color w:val="008080"/>
          <w:kern w:val="0"/>
          <w:szCs w:val="20"/>
        </w:rPr>
        <w:t>/&gt;</w:t>
      </w:r>
    </w:p>
    <w:p w:rsidR="009D6DAD" w:rsidRDefault="009D6DAD" w:rsidP="009D6DAD">
      <w:pPr>
        <w:wordWrap/>
        <w:adjustRightInd w:val="0"/>
        <w:jc w:val="left"/>
        <w:rPr>
          <w:rFonts w:ascii="Courier New" w:hAnsi="Courier New" w:cs="Courier New"/>
          <w:b/>
          <w:color w:val="000000"/>
          <w:kern w:val="0"/>
          <w:sz w:val="22"/>
          <w:szCs w:val="20"/>
        </w:rPr>
      </w:pPr>
    </w:p>
    <w:p w:rsidR="009D6DAD" w:rsidRDefault="009D6DAD" w:rsidP="009D6DAD">
      <w:pPr>
        <w:wordWrap/>
        <w:adjustRightInd w:val="0"/>
        <w:jc w:val="left"/>
        <w:rPr>
          <w:rFonts w:ascii="Courier New" w:hAnsi="Courier New" w:cs="Courier New"/>
          <w:b/>
          <w:color w:val="000000"/>
          <w:kern w:val="0"/>
          <w:sz w:val="22"/>
          <w:szCs w:val="20"/>
        </w:rPr>
      </w:pPr>
    </w:p>
    <w:p w:rsidR="009D6DAD" w:rsidRDefault="009D6DAD" w:rsidP="008A280E">
      <w:pPr>
        <w:wordWrap/>
        <w:adjustRightInd w:val="0"/>
        <w:jc w:val="left"/>
        <w:rPr>
          <w:rFonts w:ascii="Courier New" w:hAnsi="Courier New" w:cs="Courier New"/>
          <w:b/>
          <w:color w:val="000000"/>
          <w:kern w:val="0"/>
          <w:sz w:val="34"/>
          <w:szCs w:val="20"/>
        </w:rPr>
      </w:pPr>
      <w:r w:rsidRPr="009D6DAD">
        <w:rPr>
          <w:rFonts w:ascii="Courier New" w:hAnsi="Courier New" w:cs="Courier New" w:hint="eastAsia"/>
          <w:b/>
          <w:color w:val="000000"/>
          <w:kern w:val="0"/>
          <w:sz w:val="34"/>
          <w:szCs w:val="20"/>
        </w:rPr>
        <w:t>DDMS</w:t>
      </w:r>
    </w:p>
    <w:p w:rsidR="00A77A99" w:rsidRDefault="00A77A99" w:rsidP="008A280E">
      <w:pPr>
        <w:wordWrap/>
        <w:adjustRightInd w:val="0"/>
        <w:jc w:val="left"/>
        <w:rPr>
          <w:rFonts w:ascii="Courier New" w:hAnsi="Courier New" w:cs="Courier New"/>
          <w:color w:val="000000"/>
          <w:kern w:val="0"/>
          <w:szCs w:val="20"/>
        </w:rPr>
      </w:pPr>
      <w:r w:rsidRPr="00A77A99">
        <w:rPr>
          <w:rFonts w:ascii="Courier New" w:hAnsi="Courier New" w:cs="Courier New" w:hint="eastAsia"/>
          <w:color w:val="000000"/>
          <w:kern w:val="0"/>
          <w:szCs w:val="20"/>
        </w:rPr>
        <w:t>디버그</w:t>
      </w:r>
      <w:r w:rsidR="00500989">
        <w:rPr>
          <w:rFonts w:ascii="Courier New" w:hAnsi="Courier New" w:cs="Courier New" w:hint="eastAsia"/>
          <w:color w:val="000000"/>
          <w:kern w:val="0"/>
          <w:szCs w:val="20"/>
        </w:rPr>
        <w:t xml:space="preserve"> 300</w:t>
      </w:r>
    </w:p>
    <w:p w:rsidR="00500989" w:rsidRDefault="00500989" w:rsidP="008A280E">
      <w:pPr>
        <w:wordWrap/>
        <w:adjustRightInd w:val="0"/>
        <w:jc w:val="left"/>
        <w:rPr>
          <w:rFonts w:ascii="Courier New" w:hAnsi="Courier New" w:cs="Courier New"/>
          <w:color w:val="000000"/>
          <w:kern w:val="0"/>
          <w:szCs w:val="20"/>
        </w:rPr>
      </w:pPr>
    </w:p>
    <w:p w:rsidR="00500989" w:rsidRPr="00500989" w:rsidRDefault="00500989" w:rsidP="008A280E">
      <w:pPr>
        <w:wordWrap/>
        <w:adjustRightInd w:val="0"/>
        <w:jc w:val="left"/>
        <w:rPr>
          <w:rFonts w:ascii="Courier New" w:hAnsi="Courier New" w:cs="Courier New"/>
          <w:b/>
          <w:color w:val="000000"/>
          <w:kern w:val="0"/>
          <w:sz w:val="30"/>
          <w:szCs w:val="20"/>
        </w:rPr>
      </w:pPr>
      <w:r w:rsidRPr="00500989">
        <w:rPr>
          <w:rFonts w:ascii="Courier New" w:hAnsi="Courier New" w:cs="Courier New" w:hint="eastAsia"/>
          <w:b/>
          <w:color w:val="000000"/>
          <w:kern w:val="0"/>
          <w:sz w:val="30"/>
          <w:szCs w:val="20"/>
        </w:rPr>
        <w:t>로그</w:t>
      </w:r>
    </w:p>
    <w:p w:rsidR="008A280E" w:rsidRDefault="00172E71" w:rsidP="008A280E">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t>307</w:t>
      </w:r>
    </w:p>
    <w:p w:rsidR="004C77FA" w:rsidRDefault="004C77FA" w:rsidP="008A280E">
      <w:pPr>
        <w:wordWrap/>
        <w:adjustRightInd w:val="0"/>
        <w:jc w:val="left"/>
        <w:rPr>
          <w:rFonts w:ascii="Courier New" w:hAnsi="Courier New" w:cs="Courier New"/>
          <w:color w:val="008080"/>
          <w:kern w:val="0"/>
          <w:szCs w:val="20"/>
        </w:rPr>
      </w:pPr>
    </w:p>
    <w:p w:rsidR="004C77FA" w:rsidRDefault="00E35D15" w:rsidP="004C77FA">
      <w:pPr>
        <w:wordWrap/>
        <w:adjustRightInd w:val="0"/>
        <w:jc w:val="left"/>
        <w:rPr>
          <w:rFonts w:ascii="Courier New" w:hAnsi="Courier New" w:cs="Courier New"/>
          <w:b/>
          <w:color w:val="000000"/>
          <w:kern w:val="0"/>
          <w:sz w:val="30"/>
          <w:szCs w:val="20"/>
        </w:rPr>
      </w:pPr>
      <w:r>
        <w:rPr>
          <w:rFonts w:ascii="Courier New" w:hAnsi="Courier New" w:cs="Courier New"/>
          <w:b/>
          <w:color w:val="000000"/>
          <w:kern w:val="0"/>
          <w:sz w:val="30"/>
          <w:szCs w:val="20"/>
        </w:rPr>
        <w:t>A</w:t>
      </w:r>
      <w:r w:rsidR="004C77FA">
        <w:rPr>
          <w:rFonts w:ascii="Courier New" w:hAnsi="Courier New" w:cs="Courier New" w:hint="eastAsia"/>
          <w:b/>
          <w:color w:val="000000"/>
          <w:kern w:val="0"/>
          <w:sz w:val="30"/>
          <w:szCs w:val="20"/>
        </w:rPr>
        <w:t>db</w:t>
      </w:r>
    </w:p>
    <w:p w:rsidR="00E35D15" w:rsidRDefault="00D07698" w:rsidP="004C77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장비상태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관리하는툴</w:t>
      </w:r>
      <w:r w:rsidR="00D75F37">
        <w:rPr>
          <w:rFonts w:ascii="Courier New" w:hAnsi="Courier New" w:cs="Courier New" w:hint="eastAsia"/>
          <w:color w:val="000000"/>
          <w:kern w:val="0"/>
          <w:szCs w:val="20"/>
        </w:rPr>
        <w:t xml:space="preserve"> </w:t>
      </w:r>
    </w:p>
    <w:p w:rsidR="00D75F37" w:rsidRDefault="00D75F37" w:rsidP="004C77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개발장비와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컴퓨터간의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수행</w:t>
      </w:r>
      <w:r w:rsidR="008A4737">
        <w:rPr>
          <w:rFonts w:ascii="Courier New" w:hAnsi="Courier New" w:cs="Courier New" w:hint="eastAsia"/>
          <w:color w:val="000000"/>
          <w:kern w:val="0"/>
          <w:szCs w:val="20"/>
        </w:rPr>
        <w:t xml:space="preserve"> 311</w:t>
      </w:r>
    </w:p>
    <w:p w:rsidR="008A4737" w:rsidRDefault="008A4737" w:rsidP="004C77FA">
      <w:pPr>
        <w:wordWrap/>
        <w:adjustRightInd w:val="0"/>
        <w:jc w:val="left"/>
        <w:rPr>
          <w:rFonts w:ascii="Courier New" w:hAnsi="Courier New" w:cs="Courier New"/>
          <w:color w:val="000000"/>
          <w:kern w:val="0"/>
          <w:szCs w:val="20"/>
        </w:rPr>
      </w:pPr>
    </w:p>
    <w:p w:rsidR="008A4737" w:rsidRDefault="008A4737" w:rsidP="004C77FA">
      <w:pPr>
        <w:wordWrap/>
        <w:adjustRightInd w:val="0"/>
        <w:jc w:val="left"/>
        <w:rPr>
          <w:rFonts w:ascii="Courier New" w:hAnsi="Courier New" w:cs="Courier New"/>
          <w:b/>
          <w:color w:val="000000"/>
          <w:kern w:val="0"/>
          <w:sz w:val="26"/>
          <w:szCs w:val="20"/>
        </w:rPr>
      </w:pPr>
      <w:r w:rsidRPr="008A4737">
        <w:rPr>
          <w:rFonts w:ascii="Courier New" w:hAnsi="Courier New" w:cs="Courier New" w:hint="eastAsia"/>
          <w:b/>
          <w:color w:val="000000"/>
          <w:kern w:val="0"/>
          <w:sz w:val="26"/>
          <w:szCs w:val="20"/>
        </w:rPr>
        <w:t>리소스</w:t>
      </w:r>
    </w:p>
    <w:p w:rsidR="008A4737" w:rsidRDefault="008A4737" w:rsidP="004C77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코드와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리소스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철저하게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분리하되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한발더나아가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리소스와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애셋으로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좀더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세분화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관리한다</w:t>
      </w:r>
    </w:p>
    <w:p w:rsidR="004936A2" w:rsidRDefault="004936A2" w:rsidP="004936A2">
      <w:pPr>
        <w:pStyle w:val="a7"/>
        <w:numPr>
          <w:ilvl w:val="0"/>
          <w:numId w:val="2"/>
        </w:numPr>
        <w:wordWrap/>
        <w:adjustRightInd w:val="0"/>
        <w:ind w:leftChars="0"/>
        <w:jc w:val="left"/>
        <w:rPr>
          <w:rFonts w:ascii="Courier New" w:hAnsi="Courier New" w:cs="Courier New"/>
          <w:color w:val="000000"/>
          <w:kern w:val="0"/>
          <w:szCs w:val="20"/>
        </w:rPr>
      </w:pPr>
      <w:r w:rsidRPr="004936A2">
        <w:rPr>
          <w:rFonts w:ascii="Courier New" w:hAnsi="Courier New" w:cs="Courier New" w:hint="eastAsia"/>
          <w:color w:val="000000"/>
          <w:kern w:val="0"/>
          <w:szCs w:val="20"/>
        </w:rPr>
        <w:t>에셋은</w:t>
      </w:r>
      <w:r w:rsidRPr="004936A2">
        <w:rPr>
          <w:rFonts w:ascii="Courier New" w:hAnsi="Courier New" w:cs="Courier New" w:hint="eastAsia"/>
          <w:color w:val="000000"/>
          <w:kern w:val="0"/>
          <w:szCs w:val="20"/>
        </w:rPr>
        <w:t xml:space="preserve">(assets) </w:t>
      </w:r>
      <w:r w:rsidRPr="004936A2">
        <w:rPr>
          <w:rFonts w:ascii="Courier New" w:hAnsi="Courier New" w:cs="Courier New" w:hint="eastAsia"/>
          <w:color w:val="000000"/>
          <w:kern w:val="0"/>
          <w:szCs w:val="20"/>
        </w:rPr>
        <w:t>동영상같은</w:t>
      </w:r>
      <w:r w:rsidRPr="004936A2">
        <w:rPr>
          <w:rFonts w:ascii="Courier New" w:hAnsi="Courier New" w:cs="Courier New" w:hint="eastAsia"/>
          <w:color w:val="000000"/>
          <w:kern w:val="0"/>
          <w:szCs w:val="20"/>
        </w:rPr>
        <w:t xml:space="preserve"> </w:t>
      </w:r>
      <w:r w:rsidRPr="004936A2">
        <w:rPr>
          <w:rFonts w:ascii="Courier New" w:hAnsi="Courier New" w:cs="Courier New" w:hint="eastAsia"/>
          <w:color w:val="000000"/>
          <w:kern w:val="0"/>
          <w:szCs w:val="20"/>
        </w:rPr>
        <w:t>큰데이터의미</w:t>
      </w:r>
    </w:p>
    <w:p w:rsidR="004936A2" w:rsidRDefault="004936A2" w:rsidP="004936A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리소스는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컴파일되지만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애셋은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원본그대로</w:t>
      </w:r>
    </w:p>
    <w:p w:rsidR="004936A2" w:rsidRDefault="004936A2" w:rsidP="004936A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리소스는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비번사용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되지만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애셋은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상대적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덜빈번</w:t>
      </w:r>
    </w:p>
    <w:p w:rsidR="00BB6B5A" w:rsidRDefault="00BB6B5A" w:rsidP="00BB6B5A">
      <w:pPr>
        <w:wordWrap/>
        <w:adjustRightInd w:val="0"/>
        <w:jc w:val="left"/>
        <w:rPr>
          <w:rFonts w:ascii="Courier New" w:hAnsi="Courier New" w:cs="Courier New"/>
          <w:color w:val="000000"/>
          <w:kern w:val="0"/>
          <w:szCs w:val="20"/>
        </w:rPr>
      </w:pPr>
    </w:p>
    <w:p w:rsidR="00BB6B5A" w:rsidRDefault="00BB6B5A"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일부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폴더는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만들어져있지만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필요하면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다른것들을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생성해서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사용해야한다</w:t>
      </w:r>
    </w:p>
    <w:tbl>
      <w:tblPr>
        <w:tblStyle w:val="a4"/>
        <w:tblW w:w="0" w:type="auto"/>
        <w:tblLook w:val="04A0"/>
      </w:tblPr>
      <w:tblGrid>
        <w:gridCol w:w="2316"/>
        <w:gridCol w:w="4417"/>
        <w:gridCol w:w="2509"/>
      </w:tblGrid>
      <w:tr w:rsidR="001635D6" w:rsidTr="001635D6">
        <w:tc>
          <w:tcPr>
            <w:tcW w:w="2316"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폴더</w:t>
            </w:r>
          </w:p>
        </w:tc>
        <w:tc>
          <w:tcPr>
            <w:tcW w:w="4417"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설명</w:t>
            </w:r>
          </w:p>
        </w:tc>
        <w:tc>
          <w:tcPr>
            <w:tcW w:w="2509"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읽기메서드</w:t>
            </w:r>
          </w:p>
        </w:tc>
      </w:tr>
      <w:tr w:rsidR="001635D6" w:rsidTr="001635D6">
        <w:tc>
          <w:tcPr>
            <w:tcW w:w="2316"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D</w:t>
            </w:r>
            <w:r>
              <w:rPr>
                <w:rFonts w:ascii="Courier New" w:hAnsi="Courier New" w:cs="Courier New" w:hint="eastAsia"/>
                <w:color w:val="000000"/>
                <w:kern w:val="0"/>
                <w:szCs w:val="20"/>
              </w:rPr>
              <w:t>rawable</w:t>
            </w:r>
          </w:p>
        </w:tc>
        <w:tc>
          <w:tcPr>
            <w:tcW w:w="4417"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이미지파일도형정의</w:t>
            </w:r>
            <w:r>
              <w:rPr>
                <w:rFonts w:ascii="Courier New" w:hAnsi="Courier New" w:cs="Courier New" w:hint="eastAsia"/>
                <w:color w:val="000000"/>
                <w:kern w:val="0"/>
                <w:szCs w:val="20"/>
              </w:rPr>
              <w:t>xml</w:t>
            </w:r>
            <w:r>
              <w:rPr>
                <w:rFonts w:ascii="Courier New" w:hAnsi="Courier New" w:cs="Courier New" w:hint="eastAsia"/>
                <w:color w:val="000000"/>
                <w:kern w:val="0"/>
                <w:szCs w:val="20"/>
              </w:rPr>
              <w:t>파일저장</w:t>
            </w:r>
          </w:p>
        </w:tc>
        <w:tc>
          <w:tcPr>
            <w:tcW w:w="2509"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getDrawble</w:t>
            </w:r>
          </w:p>
        </w:tc>
      </w:tr>
      <w:tr w:rsidR="001635D6" w:rsidTr="001635D6">
        <w:tc>
          <w:tcPr>
            <w:tcW w:w="2316"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L</w:t>
            </w:r>
            <w:r>
              <w:rPr>
                <w:rFonts w:ascii="Courier New" w:hAnsi="Courier New" w:cs="Courier New" w:hint="eastAsia"/>
                <w:color w:val="000000"/>
                <w:kern w:val="0"/>
                <w:szCs w:val="20"/>
              </w:rPr>
              <w:t>ayout</w:t>
            </w:r>
          </w:p>
        </w:tc>
        <w:tc>
          <w:tcPr>
            <w:tcW w:w="4417" w:type="dxa"/>
          </w:tcPr>
          <w:p w:rsidR="00EF77A3" w:rsidRDefault="00EF77A3"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레이아웃을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저장한다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그릅과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파생클래스의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배치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상태가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레이아웃에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기록된다</w:t>
            </w:r>
          </w:p>
        </w:tc>
        <w:tc>
          <w:tcPr>
            <w:tcW w:w="2509" w:type="dxa"/>
          </w:tcPr>
          <w:p w:rsidR="00EF77A3" w:rsidRDefault="00EF77A3" w:rsidP="00BB6B5A">
            <w:pPr>
              <w:wordWrap/>
              <w:adjustRightInd w:val="0"/>
              <w:jc w:val="left"/>
              <w:rPr>
                <w:rFonts w:ascii="Courier New" w:hAnsi="Courier New" w:cs="Courier New"/>
                <w:color w:val="000000"/>
                <w:kern w:val="0"/>
                <w:szCs w:val="20"/>
              </w:rPr>
            </w:pPr>
          </w:p>
        </w:tc>
      </w:tr>
      <w:tr w:rsidR="001635D6" w:rsidTr="001635D6">
        <w:tc>
          <w:tcPr>
            <w:tcW w:w="2316"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V</w:t>
            </w:r>
            <w:r>
              <w:rPr>
                <w:rFonts w:ascii="Courier New" w:hAnsi="Courier New" w:cs="Courier New" w:hint="eastAsia"/>
                <w:color w:val="000000"/>
                <w:kern w:val="0"/>
                <w:szCs w:val="20"/>
              </w:rPr>
              <w:t>alues</w:t>
            </w:r>
          </w:p>
        </w:tc>
        <w:tc>
          <w:tcPr>
            <w:tcW w:w="4417"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문자열</w:t>
            </w:r>
            <w:r>
              <w:rPr>
                <w:rFonts w:ascii="Courier New" w:hAnsi="Courier New" w:cs="Courier New" w:hint="eastAsia"/>
                <w:color w:val="000000"/>
                <w:kern w:val="0"/>
                <w:szCs w:val="20"/>
              </w:rPr>
              <w:t>,</w:t>
            </w:r>
            <w:r>
              <w:rPr>
                <w:rFonts w:ascii="Courier New" w:hAnsi="Courier New" w:cs="Courier New" w:hint="eastAsia"/>
                <w:color w:val="000000"/>
                <w:kern w:val="0"/>
                <w:szCs w:val="20"/>
              </w:rPr>
              <w:t>색상</w:t>
            </w:r>
            <w:r>
              <w:rPr>
                <w:rFonts w:ascii="Courier New" w:hAnsi="Courier New" w:cs="Courier New" w:hint="eastAsia"/>
                <w:color w:val="000000"/>
                <w:kern w:val="0"/>
                <w:szCs w:val="20"/>
              </w:rPr>
              <w:t>,</w:t>
            </w:r>
            <w:r>
              <w:rPr>
                <w:rFonts w:ascii="Courier New" w:hAnsi="Courier New" w:cs="Courier New" w:hint="eastAsia"/>
                <w:color w:val="000000"/>
                <w:kern w:val="0"/>
                <w:szCs w:val="20"/>
              </w:rPr>
              <w:t>배열</w:t>
            </w:r>
            <w:r>
              <w:rPr>
                <w:rFonts w:ascii="Courier New" w:hAnsi="Courier New" w:cs="Courier New" w:hint="eastAsia"/>
                <w:color w:val="000000"/>
                <w:kern w:val="0"/>
                <w:szCs w:val="20"/>
              </w:rPr>
              <w:t>,</w:t>
            </w:r>
            <w:r>
              <w:rPr>
                <w:rFonts w:ascii="Courier New" w:hAnsi="Courier New" w:cs="Courier New" w:hint="eastAsia"/>
                <w:color w:val="000000"/>
                <w:kern w:val="0"/>
                <w:szCs w:val="20"/>
              </w:rPr>
              <w:t>크기</w:t>
            </w:r>
            <w:r>
              <w:rPr>
                <w:rFonts w:ascii="Courier New" w:hAnsi="Courier New" w:cs="Courier New" w:hint="eastAsia"/>
                <w:color w:val="000000"/>
                <w:kern w:val="0"/>
                <w:szCs w:val="20"/>
              </w:rPr>
              <w:t>,</w:t>
            </w:r>
            <w:r>
              <w:rPr>
                <w:rFonts w:ascii="Courier New" w:hAnsi="Courier New" w:cs="Courier New" w:hint="eastAsia"/>
                <w:color w:val="000000"/>
                <w:kern w:val="0"/>
                <w:szCs w:val="20"/>
              </w:rPr>
              <w:t>단슨드로블</w:t>
            </w:r>
            <w:r>
              <w:rPr>
                <w:rFonts w:ascii="Courier New" w:hAnsi="Courier New" w:cs="Courier New" w:hint="eastAsia"/>
                <w:color w:val="000000"/>
                <w:kern w:val="0"/>
                <w:szCs w:val="20"/>
              </w:rPr>
              <w:t>,</w:t>
            </w:r>
            <w:r>
              <w:rPr>
                <w:rFonts w:ascii="Courier New" w:hAnsi="Courier New" w:cs="Courier New" w:hint="eastAsia"/>
                <w:color w:val="000000"/>
                <w:kern w:val="0"/>
                <w:szCs w:val="20"/>
              </w:rPr>
              <w:t>스타일등</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여러가지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값들을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정의하는</w:t>
            </w:r>
            <w:r>
              <w:rPr>
                <w:rFonts w:ascii="Courier New" w:hAnsi="Courier New" w:cs="Courier New" w:hint="eastAsia"/>
                <w:color w:val="000000"/>
                <w:kern w:val="0"/>
                <w:szCs w:val="20"/>
              </w:rPr>
              <w:t>xml</w:t>
            </w:r>
            <w:r>
              <w:rPr>
                <w:rFonts w:ascii="Courier New" w:hAnsi="Courier New" w:cs="Courier New" w:hint="eastAsia"/>
                <w:color w:val="000000"/>
                <w:kern w:val="0"/>
                <w:szCs w:val="20"/>
              </w:rPr>
              <w:t>파일</w:t>
            </w:r>
          </w:p>
        </w:tc>
        <w:tc>
          <w:tcPr>
            <w:tcW w:w="2509"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getColor,</w:t>
            </w:r>
          </w:p>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getText,</w:t>
            </w:r>
          </w:p>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getString,</w:t>
            </w:r>
          </w:p>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getDimension</w:t>
            </w:r>
          </w:p>
        </w:tc>
      </w:tr>
      <w:tr w:rsidR="001635D6" w:rsidTr="001635D6">
        <w:tc>
          <w:tcPr>
            <w:tcW w:w="2316"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M</w:t>
            </w:r>
            <w:r>
              <w:rPr>
                <w:rFonts w:ascii="Courier New" w:hAnsi="Courier New" w:cs="Courier New" w:hint="eastAsia"/>
                <w:color w:val="000000"/>
                <w:kern w:val="0"/>
                <w:szCs w:val="20"/>
              </w:rPr>
              <w:t>enu</w:t>
            </w:r>
          </w:p>
        </w:tc>
        <w:tc>
          <w:tcPr>
            <w:tcW w:w="4417" w:type="dxa"/>
          </w:tcPr>
          <w:p w:rsidR="00EF77A3"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메뉴구성파일저장한다</w:t>
            </w:r>
            <w:r>
              <w:rPr>
                <w:rFonts w:ascii="Courier New" w:hAnsi="Courier New" w:cs="Courier New" w:hint="eastAsia"/>
                <w:color w:val="000000"/>
                <w:kern w:val="0"/>
                <w:szCs w:val="20"/>
              </w:rPr>
              <w:t>.</w:t>
            </w:r>
          </w:p>
        </w:tc>
        <w:tc>
          <w:tcPr>
            <w:tcW w:w="2509" w:type="dxa"/>
          </w:tcPr>
          <w:p w:rsidR="00EF77A3" w:rsidRPr="001635D6" w:rsidRDefault="00EF77A3" w:rsidP="00BB6B5A">
            <w:pPr>
              <w:wordWrap/>
              <w:adjustRightInd w:val="0"/>
              <w:jc w:val="left"/>
              <w:rPr>
                <w:rFonts w:ascii="Courier New" w:hAnsi="Courier New" w:cs="Courier New"/>
                <w:color w:val="000000"/>
                <w:kern w:val="0"/>
                <w:szCs w:val="20"/>
              </w:rPr>
            </w:pPr>
          </w:p>
        </w:tc>
      </w:tr>
      <w:tr w:rsidR="001635D6" w:rsidTr="001635D6">
        <w:tc>
          <w:tcPr>
            <w:tcW w:w="2316"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X</w:t>
            </w:r>
            <w:r>
              <w:rPr>
                <w:rFonts w:ascii="Courier New" w:hAnsi="Courier New" w:cs="Courier New" w:hint="eastAsia"/>
                <w:color w:val="000000"/>
                <w:kern w:val="0"/>
                <w:szCs w:val="20"/>
              </w:rPr>
              <w:t>ml</w:t>
            </w:r>
          </w:p>
        </w:tc>
        <w:tc>
          <w:tcPr>
            <w:tcW w:w="4417"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실행중에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읽어서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w:t>
            </w:r>
            <w:r>
              <w:rPr>
                <w:rFonts w:ascii="Courier New" w:hAnsi="Courier New" w:cs="Courier New" w:hint="eastAsia"/>
                <w:color w:val="000000"/>
                <w:kern w:val="0"/>
                <w:szCs w:val="20"/>
              </w:rPr>
              <w:t>xml</w:t>
            </w:r>
          </w:p>
        </w:tc>
        <w:tc>
          <w:tcPr>
            <w:tcW w:w="2509" w:type="dxa"/>
          </w:tcPr>
          <w:p w:rsidR="001635D6" w:rsidRP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getXml</w:t>
            </w:r>
          </w:p>
        </w:tc>
      </w:tr>
      <w:tr w:rsidR="001635D6" w:rsidTr="001635D6">
        <w:tc>
          <w:tcPr>
            <w:tcW w:w="2316" w:type="dxa"/>
          </w:tcPr>
          <w:p w:rsid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R</w:t>
            </w:r>
            <w:r>
              <w:rPr>
                <w:rFonts w:ascii="Courier New" w:hAnsi="Courier New" w:cs="Courier New" w:hint="eastAsia"/>
                <w:color w:val="000000"/>
                <w:kern w:val="0"/>
                <w:szCs w:val="20"/>
              </w:rPr>
              <w:t>aw</w:t>
            </w:r>
          </w:p>
        </w:tc>
        <w:tc>
          <w:tcPr>
            <w:tcW w:w="4417" w:type="dxa"/>
          </w:tcPr>
          <w:p w:rsid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임의의이지낲일저장</w:t>
            </w:r>
            <w:r>
              <w:rPr>
                <w:rFonts w:ascii="Courier New" w:hAnsi="Courier New" w:cs="Courier New" w:hint="eastAsia"/>
                <w:color w:val="000000"/>
                <w:kern w:val="0"/>
                <w:szCs w:val="20"/>
              </w:rPr>
              <w:t>.</w:t>
            </w:r>
          </w:p>
        </w:tc>
        <w:tc>
          <w:tcPr>
            <w:tcW w:w="2509" w:type="dxa"/>
          </w:tcPr>
          <w:p w:rsidR="001635D6" w:rsidRDefault="001635D6" w:rsidP="008756B4">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openRawResource</w:t>
            </w:r>
          </w:p>
        </w:tc>
      </w:tr>
      <w:tr w:rsidR="001635D6" w:rsidTr="001635D6">
        <w:tc>
          <w:tcPr>
            <w:tcW w:w="2316"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lastRenderedPageBreak/>
              <w:t>A</w:t>
            </w:r>
            <w:r>
              <w:rPr>
                <w:rFonts w:ascii="Courier New" w:hAnsi="Courier New" w:cs="Courier New" w:hint="eastAsia"/>
                <w:color w:val="000000"/>
                <w:kern w:val="0"/>
                <w:szCs w:val="20"/>
              </w:rPr>
              <w:t>nim</w:t>
            </w:r>
          </w:p>
        </w:tc>
        <w:tc>
          <w:tcPr>
            <w:tcW w:w="4417" w:type="dxa"/>
          </w:tcPr>
          <w:p w:rsidR="001635D6" w:rsidRDefault="001635D6" w:rsidP="00BB6B5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애니메이션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방식을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정의하는</w:t>
            </w:r>
            <w:r>
              <w:rPr>
                <w:rFonts w:ascii="Courier New" w:hAnsi="Courier New" w:cs="Courier New" w:hint="eastAsia"/>
                <w:color w:val="000000"/>
                <w:kern w:val="0"/>
                <w:szCs w:val="20"/>
              </w:rPr>
              <w:t>xml</w:t>
            </w:r>
            <w:r>
              <w:rPr>
                <w:rFonts w:ascii="Courier New" w:hAnsi="Courier New" w:cs="Courier New" w:hint="eastAsia"/>
                <w:color w:val="000000"/>
                <w:kern w:val="0"/>
                <w:szCs w:val="20"/>
              </w:rPr>
              <w:t>파일저장</w:t>
            </w:r>
          </w:p>
        </w:tc>
        <w:tc>
          <w:tcPr>
            <w:tcW w:w="2509" w:type="dxa"/>
          </w:tcPr>
          <w:p w:rsidR="001635D6" w:rsidRDefault="001635D6" w:rsidP="00BB6B5A">
            <w:pPr>
              <w:wordWrap/>
              <w:adjustRightInd w:val="0"/>
              <w:jc w:val="left"/>
              <w:rPr>
                <w:rFonts w:ascii="Courier New" w:hAnsi="Courier New" w:cs="Courier New"/>
                <w:color w:val="000000"/>
                <w:kern w:val="0"/>
                <w:szCs w:val="20"/>
              </w:rPr>
            </w:pPr>
          </w:p>
        </w:tc>
      </w:tr>
    </w:tbl>
    <w:p w:rsidR="00BB6B5A" w:rsidRPr="00BB6B5A" w:rsidRDefault="00BB6B5A" w:rsidP="00BB6B5A">
      <w:pPr>
        <w:wordWrap/>
        <w:adjustRightInd w:val="0"/>
        <w:jc w:val="left"/>
        <w:rPr>
          <w:rFonts w:ascii="Courier New" w:hAnsi="Courier New" w:cs="Courier New"/>
          <w:color w:val="000000"/>
          <w:kern w:val="0"/>
          <w:szCs w:val="20"/>
        </w:rPr>
      </w:pPr>
    </w:p>
    <w:p w:rsidR="00CA0EBD" w:rsidRDefault="00CA0EBD">
      <w:pPr>
        <w:widowControl/>
        <w:wordWrap/>
        <w:autoSpaceDE/>
        <w:autoSpaceDN/>
        <w:jc w:val="left"/>
        <w:rPr>
          <w:rFonts w:ascii="Courier New" w:hAnsi="Courier New" w:cs="Courier New"/>
          <w:color w:val="008080"/>
          <w:kern w:val="0"/>
          <w:szCs w:val="20"/>
        </w:rPr>
      </w:pPr>
      <w:r>
        <w:rPr>
          <w:rFonts w:ascii="Courier New" w:hAnsi="Courier New" w:cs="Courier New"/>
          <w:color w:val="008080"/>
          <w:kern w:val="0"/>
          <w:szCs w:val="20"/>
        </w:rPr>
        <w:br w:type="page"/>
      </w:r>
    </w:p>
    <w:tbl>
      <w:tblPr>
        <w:tblStyle w:val="a4"/>
        <w:tblW w:w="0" w:type="auto"/>
        <w:tblLook w:val="04A0"/>
      </w:tblPr>
      <w:tblGrid>
        <w:gridCol w:w="4612"/>
        <w:gridCol w:w="4612"/>
      </w:tblGrid>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lastRenderedPageBreak/>
              <w:t>리소스</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파일명</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문자열</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S</w:t>
            </w:r>
            <w:r w:rsidRPr="00C70075">
              <w:rPr>
                <w:rFonts w:ascii="Courier New" w:hAnsi="Courier New" w:cs="Courier New" w:hint="eastAsia"/>
                <w:kern w:val="0"/>
                <w:szCs w:val="20"/>
              </w:rPr>
              <w:t>trings.xml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색상</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C</w:t>
            </w:r>
            <w:r w:rsidRPr="00C70075">
              <w:rPr>
                <w:rFonts w:ascii="Courier New" w:hAnsi="Courier New" w:cs="Courier New" w:hint="eastAsia"/>
                <w:kern w:val="0"/>
                <w:szCs w:val="20"/>
              </w:rPr>
              <w:t>olors.xml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스타일</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S</w:t>
            </w:r>
            <w:r w:rsidRPr="00C70075">
              <w:rPr>
                <w:rFonts w:ascii="Courier New" w:hAnsi="Courier New" w:cs="Courier New" w:hint="eastAsia"/>
                <w:kern w:val="0"/>
                <w:szCs w:val="20"/>
              </w:rPr>
              <w:t>tyles.xml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배열</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A</w:t>
            </w:r>
            <w:r w:rsidRPr="00C70075">
              <w:rPr>
                <w:rFonts w:ascii="Courier New" w:hAnsi="Courier New" w:cs="Courier New" w:hint="eastAsia"/>
                <w:kern w:val="0"/>
                <w:szCs w:val="20"/>
              </w:rPr>
              <w:t>rrays.xml</w:t>
            </w:r>
          </w:p>
        </w:tc>
      </w:tr>
      <w:tr w:rsidR="00C70075" w:rsidTr="00C70075">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hint="eastAsia"/>
                <w:kern w:val="0"/>
                <w:szCs w:val="20"/>
              </w:rPr>
              <w:t>크기정보</w:t>
            </w:r>
          </w:p>
        </w:tc>
        <w:tc>
          <w:tcPr>
            <w:tcW w:w="4612" w:type="dxa"/>
          </w:tcPr>
          <w:p w:rsidR="00C70075" w:rsidRPr="00C70075" w:rsidRDefault="00C70075" w:rsidP="008A280E">
            <w:pPr>
              <w:wordWrap/>
              <w:adjustRightInd w:val="0"/>
              <w:jc w:val="left"/>
              <w:rPr>
                <w:rFonts w:ascii="Courier New" w:hAnsi="Courier New" w:cs="Courier New"/>
                <w:kern w:val="0"/>
                <w:szCs w:val="20"/>
              </w:rPr>
            </w:pPr>
            <w:r w:rsidRPr="00C70075">
              <w:rPr>
                <w:rFonts w:ascii="Courier New" w:hAnsi="Courier New" w:cs="Courier New"/>
                <w:kern w:val="0"/>
                <w:szCs w:val="20"/>
              </w:rPr>
              <w:t>D</w:t>
            </w:r>
            <w:r w:rsidRPr="00C70075">
              <w:rPr>
                <w:rFonts w:ascii="Courier New" w:hAnsi="Courier New" w:cs="Courier New" w:hint="eastAsia"/>
                <w:kern w:val="0"/>
                <w:szCs w:val="20"/>
              </w:rPr>
              <w:t>imens.xml</w:t>
            </w:r>
          </w:p>
        </w:tc>
      </w:tr>
    </w:tbl>
    <w:p w:rsidR="004C77FA" w:rsidRDefault="004C77FA" w:rsidP="008A280E">
      <w:pPr>
        <w:wordWrap/>
        <w:adjustRightInd w:val="0"/>
        <w:jc w:val="left"/>
        <w:rPr>
          <w:rFonts w:ascii="Courier New" w:hAnsi="Courier New" w:cs="Courier New"/>
          <w:color w:val="008080"/>
          <w:kern w:val="0"/>
          <w:szCs w:val="20"/>
        </w:rPr>
      </w:pPr>
    </w:p>
    <w:p w:rsidR="006B0069" w:rsidRDefault="006B0069" w:rsidP="008A280E">
      <w:pPr>
        <w:wordWrap/>
        <w:adjustRightInd w:val="0"/>
        <w:jc w:val="left"/>
        <w:rPr>
          <w:rFonts w:ascii="Courier New" w:hAnsi="Courier New" w:cs="Courier New"/>
          <w:kern w:val="0"/>
          <w:szCs w:val="20"/>
        </w:rPr>
      </w:pPr>
      <w:r w:rsidRPr="00AE23C0">
        <w:rPr>
          <w:rFonts w:ascii="Courier New" w:hAnsi="Courier New" w:cs="Courier New" w:hint="eastAsia"/>
          <w:kern w:val="0"/>
          <w:szCs w:val="20"/>
        </w:rPr>
        <w:t>리소스</w:t>
      </w:r>
      <w:r w:rsidRPr="00AE23C0">
        <w:rPr>
          <w:rFonts w:ascii="Courier New" w:hAnsi="Courier New" w:cs="Courier New" w:hint="eastAsia"/>
          <w:kern w:val="0"/>
          <w:szCs w:val="20"/>
        </w:rPr>
        <w:t xml:space="preserve"> </w:t>
      </w:r>
      <w:r w:rsidRPr="00AE23C0">
        <w:rPr>
          <w:rFonts w:ascii="Courier New" w:hAnsi="Courier New" w:cs="Courier New" w:hint="eastAsia"/>
          <w:kern w:val="0"/>
          <w:szCs w:val="20"/>
        </w:rPr>
        <w:t>컴파일러</w:t>
      </w:r>
      <w:r w:rsidRPr="00AE23C0">
        <w:rPr>
          <w:rFonts w:ascii="Courier New" w:hAnsi="Courier New" w:cs="Courier New" w:hint="eastAsia"/>
          <w:kern w:val="0"/>
          <w:szCs w:val="20"/>
        </w:rPr>
        <w:t xml:space="preserve"> appt</w:t>
      </w:r>
      <w:r w:rsidRPr="00AE23C0">
        <w:rPr>
          <w:rFonts w:ascii="Courier New" w:hAnsi="Courier New" w:cs="Courier New" w:hint="eastAsia"/>
          <w:kern w:val="0"/>
          <w:szCs w:val="20"/>
        </w:rPr>
        <w:t>가</w:t>
      </w:r>
      <w:r w:rsidRPr="00AE23C0">
        <w:rPr>
          <w:rFonts w:ascii="Courier New" w:hAnsi="Courier New" w:cs="Courier New" w:hint="eastAsia"/>
          <w:kern w:val="0"/>
          <w:szCs w:val="20"/>
        </w:rPr>
        <w:t xml:space="preserve"> xml </w:t>
      </w:r>
      <w:r w:rsidRPr="00AE23C0">
        <w:rPr>
          <w:rFonts w:ascii="Courier New" w:hAnsi="Courier New" w:cs="Courier New" w:hint="eastAsia"/>
          <w:kern w:val="0"/>
          <w:szCs w:val="20"/>
        </w:rPr>
        <w:t>을</w:t>
      </w:r>
      <w:r w:rsidRPr="00AE23C0">
        <w:rPr>
          <w:rFonts w:ascii="Courier New" w:hAnsi="Courier New" w:cs="Courier New" w:hint="eastAsia"/>
          <w:kern w:val="0"/>
          <w:szCs w:val="20"/>
        </w:rPr>
        <w:t xml:space="preserve"> </w:t>
      </w:r>
      <w:r w:rsidRPr="00AE23C0">
        <w:rPr>
          <w:rFonts w:ascii="Courier New" w:hAnsi="Courier New" w:cs="Courier New" w:hint="eastAsia"/>
          <w:kern w:val="0"/>
          <w:szCs w:val="20"/>
        </w:rPr>
        <w:t>소스화시킨다</w:t>
      </w:r>
      <w:r w:rsidRPr="00AE23C0">
        <w:rPr>
          <w:rFonts w:ascii="Courier New" w:hAnsi="Courier New" w:cs="Courier New" w:hint="eastAsia"/>
          <w:kern w:val="0"/>
          <w:szCs w:val="20"/>
        </w:rPr>
        <w:t xml:space="preserve"> R.</w:t>
      </w:r>
      <w:r w:rsidRPr="00AE23C0">
        <w:rPr>
          <w:rFonts w:ascii="Courier New" w:hAnsi="Courier New" w:cs="Courier New" w:hint="eastAsia"/>
          <w:kern w:val="0"/>
          <w:szCs w:val="20"/>
        </w:rPr>
        <w:t>이런걸로</w:t>
      </w:r>
      <w:r w:rsidRPr="00AE23C0">
        <w:rPr>
          <w:rFonts w:ascii="Courier New" w:hAnsi="Courier New" w:cs="Courier New" w:hint="eastAsia"/>
          <w:kern w:val="0"/>
          <w:szCs w:val="20"/>
        </w:rPr>
        <w:t>.</w:t>
      </w:r>
    </w:p>
    <w:p w:rsidR="00072FCA" w:rsidRDefault="00072FCA" w:rsidP="008A280E">
      <w:pPr>
        <w:wordWrap/>
        <w:adjustRightInd w:val="0"/>
        <w:jc w:val="left"/>
        <w:rPr>
          <w:rFonts w:ascii="Courier New" w:hAnsi="Courier New" w:cs="Courier New"/>
          <w:kern w:val="0"/>
          <w:szCs w:val="20"/>
        </w:rPr>
      </w:pPr>
    </w:p>
    <w:p w:rsidR="007F125C" w:rsidRDefault="007F125C" w:rsidP="008A280E">
      <w:pPr>
        <w:wordWrap/>
        <w:adjustRightInd w:val="0"/>
        <w:jc w:val="left"/>
        <w:rPr>
          <w:rFonts w:ascii="Courier New" w:hAnsi="Courier New" w:cs="Courier New"/>
          <w:kern w:val="0"/>
          <w:szCs w:val="20"/>
        </w:rPr>
      </w:pPr>
    </w:p>
    <w:p w:rsidR="007F125C" w:rsidRDefault="007F125C" w:rsidP="008A280E">
      <w:pPr>
        <w:wordWrap/>
        <w:adjustRightInd w:val="0"/>
        <w:jc w:val="left"/>
        <w:rPr>
          <w:rFonts w:ascii="Courier New" w:hAnsi="Courier New" w:cs="Courier New"/>
          <w:b/>
          <w:kern w:val="0"/>
          <w:sz w:val="26"/>
          <w:szCs w:val="20"/>
        </w:rPr>
      </w:pPr>
      <w:r w:rsidRPr="007F125C">
        <w:rPr>
          <w:rFonts w:ascii="Courier New" w:hAnsi="Courier New" w:cs="Courier New" w:hint="eastAsia"/>
          <w:b/>
          <w:kern w:val="0"/>
          <w:sz w:val="26"/>
          <w:szCs w:val="20"/>
        </w:rPr>
        <w:t>리소스정보를</w:t>
      </w:r>
      <w:r w:rsidRPr="007F125C">
        <w:rPr>
          <w:rFonts w:ascii="Courier New" w:hAnsi="Courier New" w:cs="Courier New" w:hint="eastAsia"/>
          <w:b/>
          <w:kern w:val="0"/>
          <w:sz w:val="26"/>
          <w:szCs w:val="20"/>
        </w:rPr>
        <w:t xml:space="preserve"> </w:t>
      </w:r>
      <w:r w:rsidRPr="007F125C">
        <w:rPr>
          <w:rFonts w:ascii="Courier New" w:hAnsi="Courier New" w:cs="Courier New" w:hint="eastAsia"/>
          <w:b/>
          <w:kern w:val="0"/>
          <w:sz w:val="26"/>
          <w:szCs w:val="20"/>
        </w:rPr>
        <w:t>바로</w:t>
      </w:r>
      <w:r w:rsidRPr="007F125C">
        <w:rPr>
          <w:rFonts w:ascii="Courier New" w:hAnsi="Courier New" w:cs="Courier New" w:hint="eastAsia"/>
          <w:b/>
          <w:kern w:val="0"/>
          <w:sz w:val="26"/>
          <w:szCs w:val="20"/>
        </w:rPr>
        <w:t xml:space="preserve"> </w:t>
      </w:r>
      <w:r w:rsidRPr="007F125C">
        <w:rPr>
          <w:rFonts w:ascii="Courier New" w:hAnsi="Courier New" w:cs="Courier New" w:hint="eastAsia"/>
          <w:b/>
          <w:kern w:val="0"/>
          <w:sz w:val="26"/>
          <w:szCs w:val="20"/>
        </w:rPr>
        <w:t>읽어드리자</w:t>
      </w:r>
      <w:r w:rsidRPr="007F125C">
        <w:rPr>
          <w:rFonts w:ascii="Courier New" w:hAnsi="Courier New" w:cs="Courier New" w:hint="eastAsia"/>
          <w:b/>
          <w:kern w:val="0"/>
          <w:sz w:val="26"/>
          <w:szCs w:val="20"/>
        </w:rPr>
        <w:t>.</w:t>
      </w:r>
    </w:p>
    <w:p w:rsidR="007F125C" w:rsidRDefault="00783C87" w:rsidP="008A280E">
      <w:pPr>
        <w:wordWrap/>
        <w:adjustRightInd w:val="0"/>
        <w:jc w:val="left"/>
        <w:rPr>
          <w:rFonts w:ascii="Courier New" w:hAnsi="Courier New" w:cs="Courier New"/>
          <w:kern w:val="0"/>
          <w:szCs w:val="20"/>
        </w:rPr>
      </w:pPr>
      <w:r>
        <w:rPr>
          <w:rFonts w:ascii="Courier New" w:hAnsi="Courier New" w:cs="Courier New" w:hint="eastAsia"/>
          <w:kern w:val="0"/>
          <w:szCs w:val="20"/>
        </w:rPr>
        <w:t xml:space="preserve">Resource </w:t>
      </w:r>
      <w:r>
        <w:rPr>
          <w:rFonts w:ascii="Courier New" w:hAnsi="Courier New" w:cs="Courier New" w:hint="eastAsia"/>
          <w:kern w:val="0"/>
          <w:szCs w:val="20"/>
        </w:rPr>
        <w:t>클래스사용</w:t>
      </w:r>
      <w:r w:rsidR="00DA51B8">
        <w:rPr>
          <w:rFonts w:ascii="Courier New" w:hAnsi="Courier New" w:cs="Courier New"/>
          <w:kern w:val="0"/>
          <w:szCs w:val="20"/>
        </w:rPr>
        <w:tab/>
      </w:r>
    </w:p>
    <w:p w:rsidR="00A06882" w:rsidRDefault="00A06882" w:rsidP="00A06882">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timer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46464"/>
          <w:kern w:val="0"/>
          <w:szCs w:val="20"/>
        </w:rPr>
        <w:t>@Override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layout</w:t>
      </w:r>
      <w:r>
        <w:rPr>
          <w:rFonts w:ascii="Courier New" w:hAnsi="Courier New" w:cs="Courier New"/>
          <w:color w:val="000000"/>
          <w:kern w:val="0"/>
          <w:szCs w:val="20"/>
          <w:u w:val="single"/>
        </w:rPr>
        <w:t>.widget_readresource</w:t>
      </w:r>
      <w:r>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u w:val="single"/>
        </w:rPr>
        <w:t>Resources</w:t>
      </w:r>
      <w:r>
        <w:rPr>
          <w:rFonts w:ascii="Courier New" w:hAnsi="Courier New" w:cs="Courier New"/>
          <w:color w:val="000000"/>
          <w:kern w:val="0"/>
          <w:szCs w:val="20"/>
        </w:rPr>
        <w:t xml:space="preserve"> res = </w:t>
      </w:r>
      <w:r>
        <w:rPr>
          <w:rFonts w:ascii="Courier New" w:hAnsi="Courier New" w:cs="Courier New"/>
          <w:b/>
          <w:bCs/>
          <w:color w:val="008000"/>
          <w:kern w:val="0"/>
          <w:szCs w:val="20"/>
        </w:rPr>
        <w:t>getResources</w:t>
      </w:r>
      <w:r>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A06882" w:rsidRDefault="00DE14F8" w:rsidP="00A06882">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54" style="position:absolute;margin-left:100.45pt;margin-top:-24.6pt;width:369.85pt;height:15.6pt;z-index:251683840" filled="f" strokecolor="red" strokeweight="1.5pt"/>
        </w:pict>
      </w:r>
      <w:r w:rsidRPr="00DE14F8">
        <w:rPr>
          <w:rFonts w:ascii="Courier New" w:hAnsi="Courier New" w:cs="Courier New"/>
          <w:noProof/>
          <w:color w:val="000000"/>
          <w:kern w:val="0"/>
          <w:szCs w:val="20"/>
        </w:rPr>
        <w:pict>
          <v:rect id="_x0000_s1053" style="position:absolute;margin-left:100.45pt;margin-top:9.85pt;width:369.85pt;height:15.6pt;z-index:251682816" filled="f" strokecolor="red" strokeweight="1.5pt"/>
        </w:pict>
      </w:r>
      <w:r w:rsidR="00A06882">
        <w:rPr>
          <w:rFonts w:ascii="Courier New" w:hAnsi="Courier New" w:cs="Courier New"/>
          <w:color w:val="000000"/>
          <w:kern w:val="0"/>
          <w:szCs w:val="20"/>
        </w:rPr>
        <w:tab/>
      </w:r>
      <w:r w:rsidR="00A06882">
        <w:rPr>
          <w:rFonts w:ascii="Courier New" w:hAnsi="Courier New" w:cs="Courier New"/>
          <w:color w:val="000000"/>
          <w:kern w:val="0"/>
          <w:szCs w:val="20"/>
        </w:rPr>
        <w:tab/>
      </w:r>
      <w:r w:rsidR="00A06882">
        <w:rPr>
          <w:rFonts w:ascii="Courier New" w:hAnsi="Courier New" w:cs="Courier New"/>
          <w:color w:val="000000"/>
          <w:kern w:val="0"/>
          <w:szCs w:val="20"/>
        </w:rPr>
        <w:tab/>
      </w:r>
      <w:r w:rsidR="00A06882">
        <w:rPr>
          <w:rFonts w:ascii="Courier New" w:hAnsi="Courier New" w:cs="Courier New"/>
          <w:b/>
          <w:bCs/>
          <w:color w:val="005032"/>
          <w:kern w:val="0"/>
          <w:szCs w:val="20"/>
        </w:rPr>
        <w:t>TextView</w:t>
      </w:r>
      <w:r w:rsidR="00A06882">
        <w:rPr>
          <w:rFonts w:ascii="Courier New" w:hAnsi="Courier New" w:cs="Courier New"/>
          <w:color w:val="000000"/>
          <w:kern w:val="0"/>
          <w:szCs w:val="20"/>
        </w:rPr>
        <w:t xml:space="preserve"> text = (</w:t>
      </w:r>
      <w:r w:rsidR="00A06882">
        <w:rPr>
          <w:rFonts w:ascii="Courier New" w:hAnsi="Courier New" w:cs="Courier New"/>
          <w:b/>
          <w:bCs/>
          <w:color w:val="005032"/>
          <w:kern w:val="0"/>
          <w:szCs w:val="20"/>
        </w:rPr>
        <w:t>TextView</w:t>
      </w:r>
      <w:r w:rsidR="00A06882">
        <w:rPr>
          <w:rFonts w:ascii="Courier New" w:hAnsi="Courier New" w:cs="Courier New"/>
          <w:color w:val="000000"/>
          <w:kern w:val="0"/>
          <w:szCs w:val="20"/>
        </w:rPr>
        <w:t>)</w:t>
      </w:r>
      <w:r w:rsidR="00A06882">
        <w:rPr>
          <w:rFonts w:ascii="Courier New" w:hAnsi="Courier New" w:cs="Courier New"/>
          <w:b/>
          <w:bCs/>
          <w:color w:val="008000"/>
          <w:kern w:val="0"/>
          <w:szCs w:val="20"/>
        </w:rPr>
        <w:t>findViewById</w:t>
      </w:r>
      <w:r w:rsidR="00A06882">
        <w:rPr>
          <w:rFonts w:ascii="Courier New" w:hAnsi="Courier New" w:cs="Courier New"/>
          <w:color w:val="000000"/>
          <w:kern w:val="0"/>
          <w:szCs w:val="20"/>
        </w:rPr>
        <w:t>(</w:t>
      </w:r>
      <w:r w:rsidR="00A06882">
        <w:rPr>
          <w:rFonts w:ascii="Courier New" w:hAnsi="Courier New" w:cs="Courier New"/>
          <w:b/>
          <w:bCs/>
          <w:color w:val="005032"/>
          <w:kern w:val="0"/>
          <w:szCs w:val="20"/>
        </w:rPr>
        <w:t>R</w:t>
      </w:r>
      <w:r w:rsidR="00A06882">
        <w:rPr>
          <w:rFonts w:ascii="Courier New" w:hAnsi="Courier New" w:cs="Courier New"/>
          <w:color w:val="000000"/>
          <w:kern w:val="0"/>
          <w:szCs w:val="20"/>
        </w:rPr>
        <w:t>.</w:t>
      </w:r>
      <w:r w:rsidR="00A06882">
        <w:rPr>
          <w:rFonts w:ascii="Courier New" w:hAnsi="Courier New" w:cs="Courier New"/>
          <w:b/>
          <w:bCs/>
          <w:color w:val="005032"/>
          <w:kern w:val="0"/>
          <w:szCs w:val="20"/>
        </w:rPr>
        <w:t>id</w:t>
      </w:r>
      <w:r w:rsidR="00A06882">
        <w:rPr>
          <w:rFonts w:ascii="Courier New" w:hAnsi="Courier New" w:cs="Courier New"/>
          <w:color w:val="000000"/>
          <w:kern w:val="0"/>
          <w:szCs w:val="20"/>
        </w:rPr>
        <w:t>.</w:t>
      </w:r>
      <w:r w:rsidR="00A06882">
        <w:rPr>
          <w:rFonts w:ascii="Courier New" w:hAnsi="Courier New" w:cs="Courier New"/>
          <w:i/>
          <w:iCs/>
          <w:color w:val="0000C0"/>
          <w:kern w:val="0"/>
          <w:szCs w:val="20"/>
        </w:rPr>
        <w:t>text</w:t>
      </w:r>
      <w:r w:rsidR="00A06882">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str = res.getString(</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w:t>
      </w:r>
      <w:r>
        <w:rPr>
          <w:rFonts w:ascii="Courier New" w:hAnsi="Courier New" w:cs="Courier New"/>
          <w:b/>
          <w:bCs/>
          <w:color w:val="005032"/>
          <w:kern w:val="0"/>
          <w:szCs w:val="20"/>
          <w:u w:val="single"/>
        </w:rPr>
        <w:t>string</w:t>
      </w:r>
      <w:r>
        <w:rPr>
          <w:rFonts w:ascii="Courier New" w:hAnsi="Courier New" w:cs="Courier New"/>
          <w:color w:val="000000"/>
          <w:kern w:val="0"/>
          <w:szCs w:val="20"/>
          <w:u w:val="single"/>
        </w:rPr>
        <w:t>.textstr</w:t>
      </w:r>
      <w:r>
        <w:rPr>
          <w:rFonts w:ascii="Courier New" w:hAnsi="Courier New" w:cs="Courier New"/>
          <w:color w:val="000000"/>
          <w:kern w:val="0"/>
          <w:szCs w:val="20"/>
        </w:rPr>
        <w:t>);</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w:t>
      </w:r>
      <w:r>
        <w:rPr>
          <w:rFonts w:ascii="Courier New" w:hAnsi="Courier New" w:cs="Courier New"/>
          <w:color w:val="000000"/>
          <w:kern w:val="0"/>
          <w:szCs w:val="20"/>
        </w:rPr>
        <w:t>(str);</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//text.setText(R.string.textstr);</w:t>
      </w:r>
      <w:r w:rsidR="00FF28B0">
        <w:rPr>
          <w:rFonts w:ascii="Courier New" w:hAnsi="Courier New" w:cs="Courier New" w:hint="eastAsia"/>
          <w:color w:val="3F7F5F"/>
          <w:kern w:val="0"/>
          <w:szCs w:val="20"/>
        </w:rPr>
        <w:t xml:space="preserve"> </w:t>
      </w:r>
      <w:r w:rsidR="00FF28B0">
        <w:rPr>
          <w:rFonts w:ascii="Courier New" w:hAnsi="Courier New" w:cs="Courier New" w:hint="eastAsia"/>
          <w:color w:val="3F7F5F"/>
          <w:kern w:val="0"/>
          <w:szCs w:val="20"/>
        </w:rPr>
        <w:t>위와결과동일하다</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textcolor = res.getColor(</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.color</w:t>
      </w:r>
      <w:r>
        <w:rPr>
          <w:rFonts w:ascii="Courier New" w:hAnsi="Courier New" w:cs="Courier New"/>
          <w:color w:val="000000"/>
          <w:kern w:val="0"/>
          <w:szCs w:val="20"/>
        </w:rPr>
        <w:t>.textcolor);</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setTextColor</w:t>
      </w:r>
      <w:r>
        <w:rPr>
          <w:rFonts w:ascii="Courier New" w:hAnsi="Courier New" w:cs="Courier New"/>
          <w:color w:val="000000"/>
          <w:kern w:val="0"/>
          <w:szCs w:val="20"/>
        </w:rPr>
        <w:t>(textcolor);</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//text.setTextColor(R.color.textcolor);</w:t>
      </w:r>
      <w:r w:rsidR="00B5191B">
        <w:rPr>
          <w:rFonts w:ascii="Courier New" w:hAnsi="Courier New" w:cs="Courier New" w:hint="eastAsia"/>
          <w:color w:val="3F7F5F"/>
          <w:kern w:val="0"/>
          <w:szCs w:val="20"/>
        </w:rPr>
        <w:t xml:space="preserve"> </w:t>
      </w:r>
      <w:r w:rsidR="00B5191B">
        <w:rPr>
          <w:rFonts w:ascii="Courier New" w:hAnsi="Courier New" w:cs="Courier New" w:hint="eastAsia"/>
          <w:color w:val="3F7F5F"/>
          <w:kern w:val="0"/>
          <w:szCs w:val="20"/>
        </w:rPr>
        <w:t>위와결과동일하다</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xml:space="preserve"> textsize = res.getDimension(</w:t>
      </w:r>
      <w:r>
        <w:rPr>
          <w:rFonts w:ascii="Courier New" w:hAnsi="Courier New" w:cs="Courier New"/>
          <w:b/>
          <w:bCs/>
          <w:color w:val="005032"/>
          <w:kern w:val="0"/>
          <w:szCs w:val="20"/>
          <w:u w:val="single"/>
        </w:rPr>
        <w:t>R</w:t>
      </w:r>
      <w:r>
        <w:rPr>
          <w:rFonts w:ascii="Courier New" w:hAnsi="Courier New" w:cs="Courier New"/>
          <w:color w:val="000000"/>
          <w:kern w:val="0"/>
          <w:szCs w:val="20"/>
          <w:u w:val="single"/>
        </w:rPr>
        <w:t>.dimen</w:t>
      </w:r>
      <w:r>
        <w:rPr>
          <w:rFonts w:ascii="Courier New" w:hAnsi="Courier New" w:cs="Courier New"/>
          <w:color w:val="000000"/>
          <w:kern w:val="0"/>
          <w:szCs w:val="20"/>
        </w:rPr>
        <w:t>.textsize);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text.</w:t>
      </w:r>
      <w:r>
        <w:rPr>
          <w:rFonts w:ascii="Courier New" w:hAnsi="Courier New" w:cs="Courier New"/>
          <w:b/>
          <w:bCs/>
          <w:color w:val="008000"/>
          <w:kern w:val="0"/>
          <w:szCs w:val="20"/>
        </w:rPr>
        <w:t>setTextSize</w:t>
      </w:r>
      <w:r>
        <w:rPr>
          <w:rFonts w:ascii="Courier New" w:hAnsi="Courier New" w:cs="Courier New"/>
          <w:color w:val="000000"/>
          <w:kern w:val="0"/>
          <w:szCs w:val="20"/>
        </w:rPr>
        <w:t>(textsize);</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//text.setTextSize(R.dimen.textsize);</w:t>
      </w:r>
      <w:r w:rsidR="000A06C3">
        <w:rPr>
          <w:rFonts w:ascii="Courier New" w:hAnsi="Courier New" w:cs="Courier New" w:hint="eastAsia"/>
          <w:color w:val="3F7F5F"/>
          <w:kern w:val="0"/>
          <w:szCs w:val="20"/>
        </w:rPr>
        <w:t xml:space="preserve"> </w:t>
      </w:r>
      <w:r w:rsidR="000A06C3">
        <w:rPr>
          <w:rFonts w:ascii="Courier New" w:hAnsi="Courier New" w:cs="Courier New" w:hint="eastAsia"/>
          <w:color w:val="3F7F5F"/>
          <w:kern w:val="0"/>
          <w:szCs w:val="20"/>
        </w:rPr>
        <w:t>위와결과</w:t>
      </w:r>
      <w:r w:rsidR="000A06C3">
        <w:rPr>
          <w:rFonts w:ascii="Courier New" w:hAnsi="Courier New" w:cs="Courier New" w:hint="eastAsia"/>
          <w:color w:val="3F7F5F"/>
          <w:kern w:val="0"/>
          <w:szCs w:val="20"/>
        </w:rPr>
        <w:t xml:space="preserve"> </w:t>
      </w:r>
      <w:r w:rsidR="000A06C3">
        <w:rPr>
          <w:rFonts w:ascii="Courier New" w:hAnsi="Courier New" w:cs="Courier New" w:hint="eastAsia"/>
          <w:color w:val="3F7F5F"/>
          <w:kern w:val="0"/>
          <w:szCs w:val="20"/>
        </w:rPr>
        <w:t>동일하다</w:t>
      </w:r>
    </w:p>
    <w:p w:rsidR="00A06882" w:rsidRDefault="00A06882" w:rsidP="00A0688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A06882" w:rsidRDefault="00A06882" w:rsidP="00A06882">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5858CE" w:rsidRDefault="005858CE" w:rsidP="00A06882">
      <w:pPr>
        <w:wordWrap/>
        <w:adjustRightInd w:val="0"/>
        <w:jc w:val="left"/>
        <w:rPr>
          <w:rFonts w:ascii="Courier New" w:hAnsi="Courier New" w:cs="Courier New"/>
          <w:color w:val="000000"/>
          <w:kern w:val="0"/>
          <w:szCs w:val="20"/>
        </w:rPr>
      </w:pPr>
    </w:p>
    <w:p w:rsidR="005858CE" w:rsidRPr="008756B4" w:rsidRDefault="005858CE" w:rsidP="00A06882">
      <w:pPr>
        <w:wordWrap/>
        <w:adjustRightInd w:val="0"/>
        <w:jc w:val="left"/>
        <w:rPr>
          <w:rFonts w:ascii="Courier New" w:hAnsi="Courier New" w:cs="Courier New"/>
          <w:b/>
          <w:kern w:val="0"/>
          <w:szCs w:val="20"/>
        </w:rPr>
      </w:pPr>
      <w:r w:rsidRPr="008756B4">
        <w:rPr>
          <w:rFonts w:ascii="Courier New" w:hAnsi="Courier New" w:cs="Courier New"/>
          <w:b/>
          <w:kern w:val="0"/>
          <w:szCs w:val="20"/>
        </w:rPr>
        <w:t>X</w:t>
      </w:r>
      <w:r w:rsidRPr="008756B4">
        <w:rPr>
          <w:rFonts w:ascii="Courier New" w:hAnsi="Courier New" w:cs="Courier New" w:hint="eastAsia"/>
          <w:b/>
          <w:kern w:val="0"/>
          <w:szCs w:val="20"/>
        </w:rPr>
        <w:t xml:space="preserve">ml </w:t>
      </w:r>
      <w:r w:rsidRPr="008756B4">
        <w:rPr>
          <w:rFonts w:ascii="Courier New" w:hAnsi="Courier New" w:cs="Courier New" w:hint="eastAsia"/>
          <w:b/>
          <w:kern w:val="0"/>
          <w:szCs w:val="20"/>
        </w:rPr>
        <w:t>에서</w:t>
      </w:r>
      <w:r w:rsidRPr="008756B4">
        <w:rPr>
          <w:rFonts w:ascii="Courier New" w:hAnsi="Courier New" w:cs="Courier New" w:hint="eastAsia"/>
          <w:b/>
          <w:kern w:val="0"/>
          <w:szCs w:val="20"/>
        </w:rPr>
        <w:t xml:space="preserve"> </w:t>
      </w:r>
      <w:r w:rsidRPr="008756B4">
        <w:rPr>
          <w:rFonts w:ascii="Courier New" w:hAnsi="Courier New" w:cs="Courier New" w:hint="eastAsia"/>
          <w:b/>
          <w:kern w:val="0"/>
          <w:szCs w:val="20"/>
        </w:rPr>
        <w:t>리소스를</w:t>
      </w:r>
      <w:r w:rsidRPr="008756B4">
        <w:rPr>
          <w:rFonts w:ascii="Courier New" w:hAnsi="Courier New" w:cs="Courier New" w:hint="eastAsia"/>
          <w:b/>
          <w:kern w:val="0"/>
          <w:szCs w:val="20"/>
        </w:rPr>
        <w:t xml:space="preserve"> </w:t>
      </w:r>
      <w:r w:rsidRPr="008756B4">
        <w:rPr>
          <w:rFonts w:ascii="Courier New" w:hAnsi="Courier New" w:cs="Courier New" w:hint="eastAsia"/>
          <w:b/>
          <w:kern w:val="0"/>
          <w:szCs w:val="20"/>
        </w:rPr>
        <w:t>참조하자</w:t>
      </w:r>
      <w:r w:rsidRPr="008756B4">
        <w:rPr>
          <w:rFonts w:ascii="Courier New" w:hAnsi="Courier New" w:cs="Courier New" w:hint="eastAsia"/>
          <w:b/>
          <w:kern w:val="0"/>
          <w:szCs w:val="20"/>
        </w:rPr>
        <w:t>.</w:t>
      </w:r>
    </w:p>
    <w:p w:rsidR="00821563" w:rsidRDefault="00821563" w:rsidP="00A06882">
      <w:pPr>
        <w:wordWrap/>
        <w:adjustRightInd w:val="0"/>
        <w:jc w:val="left"/>
        <w:rPr>
          <w:rFonts w:ascii="Courier New" w:hAnsi="Courier New" w:cs="Courier New"/>
          <w:b/>
          <w:color w:val="FF0000"/>
          <w:kern w:val="0"/>
          <w:szCs w:val="20"/>
        </w:rPr>
      </w:pPr>
      <w:r w:rsidRPr="008756B4">
        <w:rPr>
          <w:rFonts w:ascii="Courier New" w:hAnsi="Courier New" w:cs="Courier New" w:hint="eastAsia"/>
          <w:b/>
          <w:color w:val="FF0000"/>
          <w:kern w:val="0"/>
          <w:szCs w:val="20"/>
        </w:rPr>
        <w:t xml:space="preserve">&lt;TextView </w:t>
      </w:r>
      <w:r w:rsidRPr="008756B4">
        <w:rPr>
          <w:rFonts w:ascii="Courier New" w:hAnsi="Courier New" w:cs="Courier New"/>
          <w:b/>
          <w:color w:val="FF0000"/>
          <w:kern w:val="0"/>
          <w:szCs w:val="20"/>
        </w:rPr>
        <w:t>android</w:t>
      </w:r>
      <w:r w:rsidRPr="008756B4">
        <w:rPr>
          <w:rFonts w:ascii="Courier New" w:hAnsi="Courier New" w:cs="Courier New" w:hint="eastAsia"/>
          <w:b/>
          <w:color w:val="FF0000"/>
          <w:kern w:val="0"/>
          <w:szCs w:val="20"/>
        </w:rPr>
        <w:t>:text=</w:t>
      </w:r>
      <w:r w:rsidRPr="008756B4">
        <w:rPr>
          <w:rFonts w:ascii="Courier New" w:hAnsi="Courier New" w:cs="Courier New"/>
          <w:b/>
          <w:color w:val="FF0000"/>
          <w:kern w:val="0"/>
          <w:szCs w:val="20"/>
        </w:rPr>
        <w:t>”</w:t>
      </w:r>
      <w:r w:rsidRPr="008756B4">
        <w:rPr>
          <w:rFonts w:ascii="Courier New" w:hAnsi="Courier New" w:cs="Courier New" w:hint="eastAsia"/>
          <w:b/>
          <w:color w:val="FF0000"/>
          <w:kern w:val="0"/>
          <w:szCs w:val="20"/>
        </w:rPr>
        <w:t>@string/textstr</w:t>
      </w:r>
      <w:r w:rsidRPr="008756B4">
        <w:rPr>
          <w:rFonts w:ascii="Courier New" w:hAnsi="Courier New" w:cs="Courier New"/>
          <w:b/>
          <w:color w:val="FF0000"/>
          <w:kern w:val="0"/>
          <w:szCs w:val="20"/>
        </w:rPr>
        <w:t>”</w:t>
      </w:r>
      <w:r w:rsidRPr="008756B4">
        <w:rPr>
          <w:rFonts w:ascii="Courier New" w:hAnsi="Courier New" w:cs="Courier New" w:hint="eastAsia"/>
          <w:b/>
          <w:color w:val="FF0000"/>
          <w:kern w:val="0"/>
          <w:szCs w:val="20"/>
        </w:rPr>
        <w:t>/&gt;</w:t>
      </w:r>
    </w:p>
    <w:p w:rsidR="008756B4" w:rsidRDefault="008756B4" w:rsidP="00A06882">
      <w:pPr>
        <w:wordWrap/>
        <w:adjustRightInd w:val="0"/>
        <w:jc w:val="left"/>
        <w:rPr>
          <w:rFonts w:ascii="Courier New" w:hAnsi="Courier New" w:cs="Courier New"/>
          <w:kern w:val="0"/>
          <w:szCs w:val="20"/>
        </w:rPr>
      </w:pPr>
      <w:r w:rsidRPr="008756B4">
        <w:rPr>
          <w:rFonts w:ascii="Courier New" w:hAnsi="Courier New" w:cs="Courier New" w:hint="eastAsia"/>
          <w:kern w:val="0"/>
          <w:szCs w:val="20"/>
        </w:rPr>
        <w:t>이렇게</w:t>
      </w:r>
      <w:r>
        <w:rPr>
          <w:rFonts w:ascii="Courier New" w:hAnsi="Courier New" w:cs="Courier New" w:hint="eastAsia"/>
          <w:kern w:val="0"/>
          <w:szCs w:val="20"/>
        </w:rPr>
        <w:t xml:space="preserve"> </w:t>
      </w:r>
      <w:r>
        <w:rPr>
          <w:rFonts w:ascii="Courier New" w:hAnsi="Courier New" w:cs="Courier New"/>
          <w:kern w:val="0"/>
          <w:szCs w:val="20"/>
        </w:rPr>
        <w:t>“</w:t>
      </w:r>
      <w:r>
        <w:rPr>
          <w:rFonts w:ascii="Courier New" w:hAnsi="Courier New" w:cs="Courier New" w:hint="eastAsia"/>
          <w:kern w:val="0"/>
          <w:szCs w:val="20"/>
        </w:rPr>
        <w:t>@[</w:t>
      </w:r>
      <w:r>
        <w:rPr>
          <w:rFonts w:ascii="Courier New" w:hAnsi="Courier New" w:cs="Courier New" w:hint="eastAsia"/>
          <w:kern w:val="0"/>
          <w:szCs w:val="20"/>
        </w:rPr>
        <w:t>패키지</w:t>
      </w:r>
      <w:r>
        <w:rPr>
          <w:rFonts w:ascii="Courier New" w:hAnsi="Courier New" w:cs="Courier New" w:hint="eastAsia"/>
          <w:kern w:val="0"/>
          <w:szCs w:val="20"/>
        </w:rPr>
        <w:t>:/]</w:t>
      </w:r>
      <w:r>
        <w:rPr>
          <w:rFonts w:ascii="Courier New" w:hAnsi="Courier New" w:cs="Courier New" w:hint="eastAsia"/>
          <w:kern w:val="0"/>
          <w:szCs w:val="20"/>
        </w:rPr>
        <w:t>타입</w:t>
      </w:r>
      <w:r>
        <w:rPr>
          <w:rFonts w:ascii="Courier New" w:hAnsi="Courier New" w:cs="Courier New" w:hint="eastAsia"/>
          <w:kern w:val="0"/>
          <w:szCs w:val="20"/>
        </w:rPr>
        <w:t>/id</w:t>
      </w:r>
      <w:r>
        <w:rPr>
          <w:rFonts w:ascii="Courier New" w:hAnsi="Courier New" w:cs="Courier New"/>
          <w:kern w:val="0"/>
          <w:szCs w:val="20"/>
        </w:rPr>
        <w:t>”</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사용한다</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같은</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패키지내에있을땐</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패키지명을</w:t>
      </w:r>
      <w:r w:rsidR="00F80764">
        <w:rPr>
          <w:rFonts w:ascii="Courier New" w:hAnsi="Courier New" w:cs="Courier New" w:hint="eastAsia"/>
          <w:kern w:val="0"/>
          <w:szCs w:val="20"/>
        </w:rPr>
        <w:t xml:space="preserve"> </w:t>
      </w:r>
      <w:r w:rsidR="00F80764">
        <w:rPr>
          <w:rFonts w:ascii="Courier New" w:hAnsi="Courier New" w:cs="Courier New" w:hint="eastAsia"/>
          <w:kern w:val="0"/>
          <w:szCs w:val="20"/>
        </w:rPr>
        <w:t>생략</w:t>
      </w:r>
    </w:p>
    <w:tbl>
      <w:tblPr>
        <w:tblStyle w:val="a4"/>
        <w:tblW w:w="0" w:type="auto"/>
        <w:tblLook w:val="04A0"/>
      </w:tblPr>
      <w:tblGrid>
        <w:gridCol w:w="2943"/>
        <w:gridCol w:w="6281"/>
      </w:tblGrid>
      <w:tr w:rsidR="003C47A6" w:rsidTr="003C47A6">
        <w:tc>
          <w:tcPr>
            <w:tcW w:w="2943"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코드에서참조</w:t>
            </w:r>
          </w:p>
        </w:tc>
        <w:tc>
          <w:tcPr>
            <w:tcW w:w="6281"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R.</w:t>
            </w:r>
            <w:r>
              <w:rPr>
                <w:rFonts w:ascii="Courier New" w:hAnsi="Courier New" w:cs="Courier New" w:hint="eastAsia"/>
                <w:kern w:val="0"/>
                <w:szCs w:val="20"/>
              </w:rPr>
              <w:t>타입</w:t>
            </w:r>
            <w:r>
              <w:rPr>
                <w:rFonts w:ascii="Courier New" w:hAnsi="Courier New" w:cs="Courier New" w:hint="eastAsia"/>
                <w:kern w:val="0"/>
                <w:szCs w:val="20"/>
              </w:rPr>
              <w:t>.id</w:t>
            </w:r>
          </w:p>
        </w:tc>
      </w:tr>
      <w:tr w:rsidR="003C47A6" w:rsidTr="003C47A6">
        <w:tc>
          <w:tcPr>
            <w:tcW w:w="2943"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리소스에서</w:t>
            </w:r>
          </w:p>
        </w:tc>
        <w:tc>
          <w:tcPr>
            <w:tcW w:w="6281" w:type="dxa"/>
          </w:tcPr>
          <w:p w:rsidR="003C47A6" w:rsidRDefault="003C47A6" w:rsidP="00A06882">
            <w:pPr>
              <w:wordWrap/>
              <w:adjustRightInd w:val="0"/>
              <w:jc w:val="left"/>
              <w:rPr>
                <w:rFonts w:ascii="Courier New" w:hAnsi="Courier New" w:cs="Courier New"/>
                <w:kern w:val="0"/>
                <w:szCs w:val="20"/>
              </w:rPr>
            </w:pPr>
            <w:r>
              <w:rPr>
                <w:rFonts w:ascii="Courier New" w:hAnsi="Courier New" w:cs="Courier New" w:hint="eastAsia"/>
                <w:kern w:val="0"/>
                <w:szCs w:val="20"/>
              </w:rPr>
              <w:t>@</w:t>
            </w:r>
            <w:r>
              <w:rPr>
                <w:rFonts w:ascii="Courier New" w:hAnsi="Courier New" w:cs="Courier New" w:hint="eastAsia"/>
                <w:kern w:val="0"/>
                <w:szCs w:val="20"/>
              </w:rPr>
              <w:t>타입</w:t>
            </w:r>
            <w:r>
              <w:rPr>
                <w:rFonts w:ascii="Courier New" w:hAnsi="Courier New" w:cs="Courier New" w:hint="eastAsia"/>
                <w:kern w:val="0"/>
                <w:szCs w:val="20"/>
              </w:rPr>
              <w:t>/id</w:t>
            </w:r>
          </w:p>
        </w:tc>
      </w:tr>
    </w:tbl>
    <w:p w:rsidR="003C47A6" w:rsidRDefault="003C47A6" w:rsidP="00A06882">
      <w:pPr>
        <w:wordWrap/>
        <w:adjustRightInd w:val="0"/>
        <w:jc w:val="left"/>
        <w:rPr>
          <w:rFonts w:ascii="Courier New" w:hAnsi="Courier New" w:cs="Courier New"/>
          <w:kern w:val="0"/>
          <w:szCs w:val="20"/>
        </w:rPr>
      </w:pPr>
    </w:p>
    <w:p w:rsidR="00372AF0" w:rsidRPr="00372AF0" w:rsidRDefault="00372AF0" w:rsidP="00A06882">
      <w:pPr>
        <w:wordWrap/>
        <w:adjustRightInd w:val="0"/>
        <w:jc w:val="left"/>
        <w:rPr>
          <w:rFonts w:ascii="Courier New" w:hAnsi="Courier New" w:cs="Courier New"/>
          <w:b/>
          <w:kern w:val="0"/>
          <w:sz w:val="28"/>
          <w:szCs w:val="20"/>
        </w:rPr>
      </w:pPr>
      <w:r w:rsidRPr="00372AF0">
        <w:rPr>
          <w:rFonts w:ascii="Courier New" w:hAnsi="Courier New" w:cs="Courier New" w:hint="eastAsia"/>
          <w:b/>
          <w:kern w:val="0"/>
          <w:sz w:val="28"/>
          <w:szCs w:val="20"/>
        </w:rPr>
        <w:t>스타일</w:t>
      </w:r>
    </w:p>
    <w:p w:rsidR="00A62C81" w:rsidRDefault="00372AF0" w:rsidP="00A06882">
      <w:pPr>
        <w:wordWrap/>
        <w:adjustRightInd w:val="0"/>
        <w:jc w:val="left"/>
        <w:rPr>
          <w:rFonts w:ascii="Courier New" w:hAnsi="Courier New" w:cs="Courier New"/>
          <w:kern w:val="0"/>
          <w:szCs w:val="20"/>
        </w:rPr>
      </w:pPr>
      <w:r>
        <w:rPr>
          <w:rFonts w:ascii="Courier New" w:hAnsi="Courier New" w:cs="Courier New" w:hint="eastAsia"/>
          <w:kern w:val="0"/>
          <w:szCs w:val="20"/>
        </w:rPr>
        <w:t>324</w:t>
      </w:r>
      <w:r>
        <w:rPr>
          <w:rFonts w:ascii="Courier New" w:hAnsi="Courier New" w:cs="Courier New" w:hint="eastAsia"/>
          <w:kern w:val="0"/>
          <w:szCs w:val="20"/>
        </w:rPr>
        <w:t>참조</w:t>
      </w:r>
      <w:r>
        <w:rPr>
          <w:rFonts w:ascii="Courier New" w:hAnsi="Courier New" w:cs="Courier New" w:hint="eastAsia"/>
          <w:kern w:val="0"/>
          <w:szCs w:val="20"/>
        </w:rPr>
        <w:t xml:space="preserve"> </w:t>
      </w:r>
    </w:p>
    <w:p w:rsidR="00A62C81" w:rsidRDefault="00A62C81">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372AF0" w:rsidRDefault="00DE14F8" w:rsidP="00A06882">
      <w:pPr>
        <w:wordWrap/>
        <w:adjustRightInd w:val="0"/>
        <w:jc w:val="left"/>
        <w:rPr>
          <w:rFonts w:ascii="Courier New" w:hAnsi="Courier New" w:cs="Courier New"/>
          <w:kern w:val="0"/>
          <w:szCs w:val="20"/>
        </w:rPr>
      </w:pPr>
      <w:r>
        <w:rPr>
          <w:rFonts w:ascii="Courier New" w:hAnsi="Courier New" w:cs="Courier New"/>
          <w:noProof/>
          <w:kern w:val="0"/>
          <w:szCs w:val="20"/>
        </w:rPr>
        <w:lastRenderedPageBreak/>
        <w:pict>
          <v:shape id="_x0000_s1056" type="#_x0000_t32" style="position:absolute;margin-left:113.3pt;margin-top:104.65pt;width:77.05pt;height:50.7pt;flip:y;z-index:251687936" o:connectortype="straight" strokecolor="red" strokeweight="2.25pt">
            <v:stroke endarrow="block"/>
          </v:shape>
        </w:pict>
      </w:r>
      <w:r>
        <w:rPr>
          <w:rFonts w:ascii="Courier New" w:hAnsi="Courier New" w:cs="Courier New"/>
          <w:noProof/>
          <w:kern w:val="0"/>
          <w:szCs w:val="20"/>
        </w:rPr>
        <w:pict>
          <v:shape id="_x0000_s1057" type="#_x0000_t32" style="position:absolute;margin-left:119.05pt;margin-top:142.85pt;width:175.2pt;height:35.15pt;flip:y;z-index:251688960" o:connectortype="straight" strokecolor="red" strokeweight="2.25pt">
            <v:stroke endarrow="block"/>
          </v:shape>
        </w:pict>
      </w:r>
      <w:r w:rsidR="00A62C81">
        <w:rPr>
          <w:rFonts w:ascii="Courier New" w:hAnsi="Courier New" w:cs="Courier New" w:hint="eastAsia"/>
          <w:noProof/>
          <w:kern w:val="0"/>
          <w:szCs w:val="20"/>
        </w:rPr>
        <w:drawing>
          <wp:anchor distT="0" distB="0" distL="114300" distR="114300" simplePos="0" relativeHeight="251685888" behindDoc="0" locked="0" layoutInCell="1" allowOverlap="1">
            <wp:simplePos x="0" y="0"/>
            <wp:positionH relativeFrom="column">
              <wp:posOffset>2078355</wp:posOffset>
            </wp:positionH>
            <wp:positionV relativeFrom="paragraph">
              <wp:posOffset>358775</wp:posOffset>
            </wp:positionV>
            <wp:extent cx="1284605" cy="1899920"/>
            <wp:effectExtent l="19050" t="0" r="0" b="0"/>
            <wp:wrapNone/>
            <wp:docPr id="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284605" cy="1899920"/>
                    </a:xfrm>
                    <a:prstGeom prst="rect">
                      <a:avLst/>
                    </a:prstGeom>
                    <a:noFill/>
                    <a:ln w="9525">
                      <a:noFill/>
                      <a:miter lim="800000"/>
                      <a:headEnd/>
                      <a:tailEnd/>
                    </a:ln>
                  </pic:spPr>
                </pic:pic>
              </a:graphicData>
            </a:graphic>
          </wp:anchor>
        </w:drawing>
      </w:r>
      <w:r w:rsidR="00A62C81">
        <w:rPr>
          <w:rFonts w:ascii="Courier New" w:hAnsi="Courier New" w:cs="Courier New" w:hint="eastAsia"/>
          <w:noProof/>
          <w:kern w:val="0"/>
          <w:szCs w:val="20"/>
        </w:rPr>
        <w:drawing>
          <wp:anchor distT="0" distB="0" distL="114300" distR="114300" simplePos="0" relativeHeight="251686912" behindDoc="0" locked="0" layoutInCell="1" allowOverlap="1">
            <wp:simplePos x="0" y="0"/>
            <wp:positionH relativeFrom="column">
              <wp:posOffset>3466769</wp:posOffset>
            </wp:positionH>
            <wp:positionV relativeFrom="paragraph">
              <wp:posOffset>184122</wp:posOffset>
            </wp:positionV>
            <wp:extent cx="2793205" cy="1903622"/>
            <wp:effectExtent l="19050" t="0" r="7145" b="0"/>
            <wp:wrapNone/>
            <wp:docPr id="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792852" cy="1903382"/>
                    </a:xfrm>
                    <a:prstGeom prst="rect">
                      <a:avLst/>
                    </a:prstGeom>
                    <a:noFill/>
                    <a:ln w="9525">
                      <a:noFill/>
                      <a:miter lim="800000"/>
                      <a:headEnd/>
                      <a:tailEnd/>
                    </a:ln>
                  </pic:spPr>
                </pic:pic>
              </a:graphicData>
            </a:graphic>
          </wp:anchor>
        </w:drawing>
      </w:r>
      <w:r>
        <w:rPr>
          <w:rFonts w:ascii="Courier New" w:hAnsi="Courier New" w:cs="Courier New"/>
          <w:noProof/>
          <w:kern w:val="0"/>
          <w:szCs w:val="20"/>
        </w:rPr>
        <w:pict>
          <v:rect id="_x0000_s1055" style="position:absolute;margin-left:26.65pt;margin-top:135.95pt;width:106.7pt;height:57pt;z-index:251684864;mso-position-horizontal-relative:text;mso-position-vertical-relative:text" filled="f" strokecolor="red" strokeweight="1.5pt"/>
        </w:pict>
      </w:r>
      <w:r w:rsidR="00A62C81">
        <w:rPr>
          <w:rFonts w:ascii="Courier New" w:hAnsi="Courier New" w:cs="Courier New" w:hint="eastAsia"/>
          <w:noProof/>
          <w:kern w:val="0"/>
          <w:szCs w:val="20"/>
        </w:rPr>
        <w:drawing>
          <wp:inline distT="0" distB="0" distL="0" distR="0">
            <wp:extent cx="2162810" cy="3140710"/>
            <wp:effectExtent l="19050" t="0" r="889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162810" cy="3140710"/>
                    </a:xfrm>
                    <a:prstGeom prst="rect">
                      <a:avLst/>
                    </a:prstGeom>
                    <a:noFill/>
                    <a:ln w="9525">
                      <a:noFill/>
                      <a:miter lim="800000"/>
                      <a:headEnd/>
                      <a:tailEnd/>
                    </a:ln>
                  </pic:spPr>
                </pic:pic>
              </a:graphicData>
            </a:graphic>
          </wp:inline>
        </w:drawing>
      </w:r>
    </w:p>
    <w:p w:rsidR="00A62C81" w:rsidRDefault="00A62C81" w:rsidP="00A06882">
      <w:pPr>
        <w:wordWrap/>
        <w:adjustRightInd w:val="0"/>
        <w:jc w:val="left"/>
        <w:rPr>
          <w:rFonts w:ascii="Courier New" w:hAnsi="Courier New" w:cs="Courier New"/>
          <w:kern w:val="0"/>
          <w:szCs w:val="20"/>
        </w:rPr>
      </w:pPr>
      <w:r>
        <w:rPr>
          <w:rFonts w:ascii="Courier New" w:hAnsi="Courier New" w:cs="Courier New" w:hint="eastAsia"/>
          <w:kern w:val="0"/>
          <w:szCs w:val="20"/>
        </w:rPr>
        <w:t>레이아웃을</w:t>
      </w:r>
      <w:r>
        <w:rPr>
          <w:rFonts w:ascii="Courier New" w:hAnsi="Courier New" w:cs="Courier New" w:hint="eastAsia"/>
          <w:kern w:val="0"/>
          <w:szCs w:val="20"/>
        </w:rPr>
        <w:t xml:space="preserve"> </w:t>
      </w:r>
      <w:r>
        <w:rPr>
          <w:rFonts w:ascii="Courier New" w:hAnsi="Courier New" w:cs="Courier New" w:hint="eastAsia"/>
          <w:kern w:val="0"/>
          <w:szCs w:val="20"/>
        </w:rPr>
        <w:t>따로둬서</w:t>
      </w:r>
      <w:r>
        <w:rPr>
          <w:rFonts w:ascii="Courier New" w:hAnsi="Courier New" w:cs="Courier New" w:hint="eastAsia"/>
          <w:kern w:val="0"/>
          <w:szCs w:val="20"/>
        </w:rPr>
        <w:t xml:space="preserve"> </w:t>
      </w:r>
      <w:r>
        <w:rPr>
          <w:rFonts w:ascii="Courier New" w:hAnsi="Courier New" w:cs="Courier New" w:hint="eastAsia"/>
          <w:kern w:val="0"/>
          <w:szCs w:val="20"/>
        </w:rPr>
        <w:t>할수있다</w:t>
      </w:r>
      <w:r>
        <w:rPr>
          <w:rFonts w:ascii="Courier New" w:hAnsi="Courier New" w:cs="Courier New" w:hint="eastAsia"/>
          <w:kern w:val="0"/>
          <w:szCs w:val="20"/>
        </w:rPr>
        <w:t>.</w:t>
      </w:r>
    </w:p>
    <w:p w:rsidR="00A62C81" w:rsidRDefault="00A62C81" w:rsidP="00A06882">
      <w:pPr>
        <w:wordWrap/>
        <w:adjustRightInd w:val="0"/>
        <w:jc w:val="left"/>
        <w:rPr>
          <w:rFonts w:ascii="Courier New" w:hAnsi="Courier New" w:cs="Courier New"/>
          <w:kern w:val="0"/>
          <w:szCs w:val="20"/>
        </w:rPr>
      </w:pPr>
    </w:p>
    <w:p w:rsidR="004577D2" w:rsidRDefault="004577D2" w:rsidP="00A06882">
      <w:pPr>
        <w:wordWrap/>
        <w:adjustRightInd w:val="0"/>
        <w:jc w:val="left"/>
        <w:rPr>
          <w:rFonts w:ascii="Courier New" w:hAnsi="Courier New" w:cs="Courier New"/>
          <w:kern w:val="0"/>
          <w:szCs w:val="20"/>
        </w:rPr>
      </w:pPr>
    </w:p>
    <w:p w:rsidR="004577D2" w:rsidRDefault="00DE14F8" w:rsidP="00A06882">
      <w:pPr>
        <w:wordWrap/>
        <w:adjustRightInd w:val="0"/>
        <w:jc w:val="left"/>
        <w:rPr>
          <w:rFonts w:ascii="Courier New" w:hAnsi="Courier New" w:cs="Courier New"/>
          <w:b/>
          <w:kern w:val="0"/>
          <w:sz w:val="28"/>
          <w:szCs w:val="20"/>
        </w:rPr>
      </w:pPr>
      <w:r w:rsidRPr="00DE14F8">
        <w:rPr>
          <w:rFonts w:ascii="Courier New" w:hAnsi="Courier New" w:cs="Courier New"/>
          <w:noProof/>
          <w:kern w:val="0"/>
          <w:szCs w:val="20"/>
        </w:rPr>
        <w:pict>
          <v:rect id="_x0000_s1058" style="position:absolute;margin-left:124.7pt;margin-top:16.45pt;width:75.65pt;height:24.45pt;z-index:251689984">
            <v:textbox>
              <w:txbxContent>
                <w:p w:rsidR="00E05E9B" w:rsidRDefault="00E05E9B" w:rsidP="00D73D52">
                  <w:pPr>
                    <w:jc w:val="center"/>
                  </w:pPr>
                  <w:r>
                    <w:rPr>
                      <w:rFonts w:hint="eastAsia"/>
                    </w:rPr>
                    <w:t>View</w:t>
                  </w:r>
                </w:p>
              </w:txbxContent>
            </v:textbox>
          </v:rect>
        </w:pict>
      </w:r>
      <w:r w:rsidRPr="00DE14F8">
        <w:rPr>
          <w:rFonts w:ascii="Courier New" w:hAnsi="Courier New" w:cs="Courier New"/>
          <w:noProof/>
          <w:kern w:val="0"/>
          <w:szCs w:val="20"/>
        </w:rPr>
        <w:pict>
          <v:rect id="_x0000_s1061" style="position:absolute;margin-left:170.4pt;margin-top:82.25pt;width:75.65pt;height:25.05pt;z-index:251693056">
            <v:textbox>
              <w:txbxContent>
                <w:p w:rsidR="00E05E9B" w:rsidRDefault="00E05E9B" w:rsidP="00D73D52">
                  <w:pPr>
                    <w:jc w:val="center"/>
                  </w:pPr>
                  <w:r>
                    <w:rPr>
                      <w:rFonts w:hint="eastAsia"/>
                    </w:rPr>
                    <w:t>EditText</w:t>
                  </w:r>
                </w:p>
              </w:txbxContent>
            </v:textbox>
          </v:rect>
        </w:pict>
      </w:r>
      <w:r w:rsidRPr="00DE14F8">
        <w:rPr>
          <w:rFonts w:ascii="Courier New" w:hAnsi="Courier New" w:cs="Courier New"/>
          <w:noProof/>
          <w:kern w:val="0"/>
          <w:szCs w:val="20"/>
        </w:rPr>
        <w:pict>
          <v:rect id="_x0000_s1060" style="position:absolute;margin-left:74pt;margin-top:82.25pt;width:75.65pt;height:25.05pt;z-index:251692032">
            <v:textbox>
              <w:txbxContent>
                <w:p w:rsidR="00E05E9B" w:rsidRDefault="00E05E9B" w:rsidP="00D73D52">
                  <w:pPr>
                    <w:jc w:val="center"/>
                  </w:pPr>
                  <w:r>
                    <w:rPr>
                      <w:rFonts w:hint="eastAsia"/>
                    </w:rPr>
                    <w:t>Button</w:t>
                  </w:r>
                </w:p>
              </w:txbxContent>
            </v:textbox>
          </v:rect>
        </w:pict>
      </w:r>
      <w:r w:rsidRPr="00DE14F8">
        <w:rPr>
          <w:rFonts w:ascii="Courier New" w:hAnsi="Courier New" w:cs="Courier New"/>
          <w:noProof/>
          <w:kern w:val="0"/>
          <w:szCs w:val="20"/>
        </w:rPr>
        <w:pict>
          <v:rect id="_x0000_s1059" style="position:absolute;margin-left:124.7pt;margin-top:51.55pt;width:75.65pt;height:25.05pt;z-index:251691008">
            <v:textbox>
              <w:txbxContent>
                <w:p w:rsidR="00E05E9B" w:rsidRDefault="00E05E9B" w:rsidP="00D73D52">
                  <w:pPr>
                    <w:jc w:val="center"/>
                  </w:pPr>
                  <w:r>
                    <w:rPr>
                      <w:rFonts w:hint="eastAsia"/>
                    </w:rPr>
                    <w:t>TextView</w:t>
                  </w:r>
                </w:p>
              </w:txbxContent>
            </v:textbox>
          </v:rect>
        </w:pict>
      </w:r>
      <w:r w:rsidR="004577D2" w:rsidRPr="004577D2">
        <w:rPr>
          <w:rFonts w:ascii="Courier New" w:hAnsi="Courier New" w:cs="Courier New" w:hint="eastAsia"/>
          <w:b/>
          <w:kern w:val="0"/>
          <w:sz w:val="28"/>
          <w:szCs w:val="20"/>
        </w:rPr>
        <w:t>텍스트뷰</w:t>
      </w:r>
      <w:r w:rsidR="004577D2" w:rsidRPr="004577D2">
        <w:rPr>
          <w:rFonts w:ascii="Courier New" w:hAnsi="Courier New" w:cs="Courier New" w:hint="eastAsia"/>
          <w:b/>
          <w:kern w:val="0"/>
          <w:sz w:val="28"/>
          <w:szCs w:val="20"/>
        </w:rPr>
        <w:t>.</w:t>
      </w:r>
    </w:p>
    <w:p w:rsidR="004577D2" w:rsidRDefault="00397936" w:rsidP="00A06882">
      <w:pPr>
        <w:wordWrap/>
        <w:adjustRightInd w:val="0"/>
        <w:jc w:val="left"/>
        <w:rPr>
          <w:rFonts w:ascii="Courier New" w:hAnsi="Courier New" w:cs="Courier New"/>
          <w:kern w:val="0"/>
          <w:szCs w:val="20"/>
        </w:rPr>
      </w:pPr>
      <w:r>
        <w:rPr>
          <w:rFonts w:ascii="Courier New" w:hAnsi="Courier New" w:cs="Courier New" w:hint="eastAsia"/>
          <w:kern w:val="0"/>
          <w:szCs w:val="20"/>
        </w:rPr>
        <w:t>336</w:t>
      </w:r>
      <w:r>
        <w:rPr>
          <w:rFonts w:ascii="Courier New" w:hAnsi="Courier New" w:cs="Courier New" w:hint="eastAsia"/>
          <w:kern w:val="0"/>
          <w:szCs w:val="20"/>
        </w:rPr>
        <w:t>참조</w:t>
      </w: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4B598B" w:rsidRDefault="004B598B" w:rsidP="00A06882">
      <w:pPr>
        <w:wordWrap/>
        <w:adjustRightInd w:val="0"/>
        <w:jc w:val="left"/>
        <w:rPr>
          <w:rFonts w:ascii="Courier New" w:hAnsi="Courier New" w:cs="Courier New"/>
          <w:kern w:val="0"/>
          <w:szCs w:val="20"/>
        </w:rPr>
      </w:pPr>
    </w:p>
    <w:p w:rsidR="00637BDC" w:rsidRPr="00637BDC" w:rsidRDefault="004B598B" w:rsidP="00637BDC">
      <w:pPr>
        <w:pStyle w:val="a7"/>
        <w:numPr>
          <w:ilvl w:val="0"/>
          <w:numId w:val="2"/>
        </w:numPr>
        <w:wordWrap/>
        <w:adjustRightInd w:val="0"/>
        <w:ind w:leftChars="0"/>
        <w:jc w:val="left"/>
        <w:rPr>
          <w:rFonts w:ascii="Courier New" w:hAnsi="Courier New" w:cs="Courier New"/>
          <w:kern w:val="0"/>
          <w:szCs w:val="20"/>
        </w:rPr>
      </w:pPr>
      <w:r w:rsidRPr="00637BDC">
        <w:rPr>
          <w:rFonts w:ascii="Courier New" w:hAnsi="Courier New" w:cs="Courier New" w:hint="eastAsia"/>
          <w:b/>
          <w:kern w:val="0"/>
          <w:szCs w:val="20"/>
        </w:rPr>
        <w:t>커서관리</w:t>
      </w:r>
      <w:r w:rsidRPr="00637BDC">
        <w:rPr>
          <w:rFonts w:ascii="Courier New" w:hAnsi="Courier New" w:cs="Courier New" w:hint="eastAsia"/>
          <w:b/>
          <w:kern w:val="0"/>
          <w:szCs w:val="20"/>
        </w:rPr>
        <w:t xml:space="preserve"> </w:t>
      </w:r>
      <w:r w:rsidRPr="00637BDC">
        <w:rPr>
          <w:rFonts w:ascii="Courier New" w:hAnsi="Courier New" w:cs="Courier New" w:hint="eastAsia"/>
          <w:b/>
          <w:kern w:val="0"/>
          <w:szCs w:val="20"/>
        </w:rPr>
        <w:t>및</w:t>
      </w:r>
      <w:r w:rsidRPr="00637BDC">
        <w:rPr>
          <w:rFonts w:ascii="Courier New" w:hAnsi="Courier New" w:cs="Courier New" w:hint="eastAsia"/>
          <w:b/>
          <w:kern w:val="0"/>
          <w:szCs w:val="20"/>
        </w:rPr>
        <w:t xml:space="preserve"> </w:t>
      </w:r>
      <w:r w:rsidRPr="00637BDC">
        <w:rPr>
          <w:rFonts w:ascii="Courier New" w:hAnsi="Courier New" w:cs="Courier New" w:hint="eastAsia"/>
          <w:b/>
          <w:kern w:val="0"/>
          <w:szCs w:val="20"/>
        </w:rPr>
        <w:t>선택</w:t>
      </w:r>
    </w:p>
    <w:p w:rsidR="004B598B" w:rsidRPr="00637BDC" w:rsidRDefault="002860C6" w:rsidP="00637BDC">
      <w:pPr>
        <w:pStyle w:val="a7"/>
        <w:numPr>
          <w:ilvl w:val="1"/>
          <w:numId w:val="2"/>
        </w:numPr>
        <w:wordWrap/>
        <w:adjustRightInd w:val="0"/>
        <w:ind w:leftChars="0"/>
        <w:jc w:val="left"/>
        <w:rPr>
          <w:rFonts w:ascii="Courier New" w:hAnsi="Courier New" w:cs="Courier New"/>
          <w:kern w:val="0"/>
          <w:szCs w:val="20"/>
        </w:rPr>
      </w:pPr>
      <w:r w:rsidRPr="00637BDC">
        <w:rPr>
          <w:rFonts w:ascii="Courier New" w:hAnsi="Courier New" w:cs="Courier New" w:hint="eastAsia"/>
          <w:kern w:val="0"/>
          <w:szCs w:val="20"/>
        </w:rPr>
        <w:t>354</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텍스트뷰에</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포커스왔을</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때</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커서를</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어따가</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둘지</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불록울</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잡을지</w:t>
      </w:r>
      <w:r w:rsidR="00BC5F00" w:rsidRPr="00637BDC">
        <w:rPr>
          <w:rFonts w:ascii="Courier New" w:hAnsi="Courier New" w:cs="Courier New" w:hint="eastAsia"/>
          <w:kern w:val="0"/>
          <w:szCs w:val="20"/>
        </w:rPr>
        <w:t xml:space="preserve"> </w:t>
      </w:r>
      <w:r w:rsidR="00BC5F00" w:rsidRPr="00637BDC">
        <w:rPr>
          <w:rFonts w:ascii="Courier New" w:hAnsi="Courier New" w:cs="Courier New" w:hint="eastAsia"/>
          <w:kern w:val="0"/>
          <w:szCs w:val="20"/>
        </w:rPr>
        <w:t>지정</w:t>
      </w:r>
    </w:p>
    <w:p w:rsidR="00637BDC" w:rsidRDefault="00637BDC" w:rsidP="00637BDC">
      <w:pPr>
        <w:wordWrap/>
        <w:adjustRightInd w:val="0"/>
        <w:jc w:val="left"/>
        <w:rPr>
          <w:rFonts w:ascii="Courier New" w:hAnsi="Courier New" w:cs="Courier New"/>
          <w:kern w:val="0"/>
          <w:szCs w:val="20"/>
        </w:rPr>
      </w:pPr>
    </w:p>
    <w:p w:rsidR="00637BDC" w:rsidRDefault="00637BDC" w:rsidP="00637BDC">
      <w:pPr>
        <w:pStyle w:val="a7"/>
        <w:numPr>
          <w:ilvl w:val="0"/>
          <w:numId w:val="2"/>
        </w:numPr>
        <w:wordWrap/>
        <w:adjustRightInd w:val="0"/>
        <w:ind w:leftChars="0"/>
        <w:jc w:val="left"/>
        <w:rPr>
          <w:rFonts w:ascii="Courier New" w:hAnsi="Courier New" w:cs="Courier New"/>
          <w:b/>
          <w:kern w:val="0"/>
          <w:szCs w:val="20"/>
        </w:rPr>
      </w:pPr>
      <w:r w:rsidRPr="00637BDC">
        <w:rPr>
          <w:rFonts w:ascii="Courier New" w:hAnsi="Courier New" w:cs="Courier New" w:hint="eastAsia"/>
          <w:b/>
          <w:kern w:val="0"/>
          <w:szCs w:val="20"/>
        </w:rPr>
        <w:t>키보드관리</w:t>
      </w:r>
    </w:p>
    <w:p w:rsidR="00637BDC" w:rsidRDefault="00637BDC" w:rsidP="00637BDC">
      <w:pPr>
        <w:pStyle w:val="a7"/>
        <w:numPr>
          <w:ilvl w:val="1"/>
          <w:numId w:val="2"/>
        </w:numPr>
        <w:wordWrap/>
        <w:adjustRightInd w:val="0"/>
        <w:ind w:leftChars="0"/>
        <w:jc w:val="left"/>
        <w:rPr>
          <w:rFonts w:ascii="Courier New" w:hAnsi="Courier New" w:cs="Courier New"/>
          <w:kern w:val="0"/>
          <w:szCs w:val="20"/>
        </w:rPr>
      </w:pPr>
      <w:r w:rsidRPr="00637BDC">
        <w:rPr>
          <w:rFonts w:ascii="Courier New" w:hAnsi="Courier New" w:cs="Courier New" w:hint="eastAsia"/>
          <w:kern w:val="0"/>
          <w:szCs w:val="20"/>
        </w:rPr>
        <w:t>키보드의</w:t>
      </w:r>
      <w:r>
        <w:rPr>
          <w:rFonts w:ascii="Courier New" w:hAnsi="Courier New" w:cs="Courier New" w:hint="eastAsia"/>
          <w:kern w:val="0"/>
          <w:szCs w:val="20"/>
        </w:rPr>
        <w:t xml:space="preserve"> </w:t>
      </w:r>
      <w:r>
        <w:rPr>
          <w:rFonts w:ascii="Courier New" w:hAnsi="Courier New" w:cs="Courier New" w:hint="eastAsia"/>
          <w:kern w:val="0"/>
          <w:szCs w:val="20"/>
        </w:rPr>
        <w:t>나타나는</w:t>
      </w:r>
      <w:r>
        <w:rPr>
          <w:rFonts w:ascii="Courier New" w:hAnsi="Courier New" w:cs="Courier New" w:hint="eastAsia"/>
          <w:kern w:val="0"/>
          <w:szCs w:val="20"/>
        </w:rPr>
        <w:t xml:space="preserve"> </w:t>
      </w:r>
      <w:r>
        <w:rPr>
          <w:rFonts w:ascii="Courier New" w:hAnsi="Courier New" w:cs="Courier New" w:hint="eastAsia"/>
          <w:kern w:val="0"/>
          <w:szCs w:val="20"/>
        </w:rPr>
        <w:t>종류를</w:t>
      </w:r>
      <w:r>
        <w:rPr>
          <w:rFonts w:ascii="Courier New" w:hAnsi="Courier New" w:cs="Courier New" w:hint="eastAsia"/>
          <w:kern w:val="0"/>
          <w:szCs w:val="20"/>
        </w:rPr>
        <w:t xml:space="preserve"> </w:t>
      </w:r>
      <w:r>
        <w:rPr>
          <w:rFonts w:ascii="Courier New" w:hAnsi="Courier New" w:cs="Courier New" w:hint="eastAsia"/>
          <w:kern w:val="0"/>
          <w:szCs w:val="20"/>
        </w:rPr>
        <w:t>지정할수있다</w:t>
      </w:r>
      <w:r>
        <w:rPr>
          <w:rFonts w:ascii="Courier New" w:hAnsi="Courier New" w:cs="Courier New" w:hint="eastAsia"/>
          <w:kern w:val="0"/>
          <w:szCs w:val="20"/>
        </w:rPr>
        <w:t>. 358</w:t>
      </w:r>
    </w:p>
    <w:p w:rsidR="00E87CEA" w:rsidRDefault="00E87CEA" w:rsidP="00E87CEA">
      <w:pPr>
        <w:wordWrap/>
        <w:adjustRightInd w:val="0"/>
        <w:jc w:val="left"/>
        <w:rPr>
          <w:rFonts w:ascii="Courier New" w:hAnsi="Courier New" w:cs="Courier New"/>
          <w:kern w:val="0"/>
          <w:szCs w:val="20"/>
        </w:rPr>
      </w:pPr>
    </w:p>
    <w:p w:rsidR="00FF793A" w:rsidRDefault="00FF793A">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E87CEA" w:rsidRDefault="00E87CEA" w:rsidP="00E87CEA">
      <w:pPr>
        <w:wordWrap/>
        <w:adjustRightInd w:val="0"/>
        <w:jc w:val="left"/>
        <w:rPr>
          <w:rFonts w:ascii="Courier New" w:hAnsi="Courier New" w:cs="Courier New"/>
          <w:b/>
          <w:kern w:val="0"/>
          <w:szCs w:val="20"/>
        </w:rPr>
      </w:pPr>
      <w:r w:rsidRPr="00E87CEA">
        <w:rPr>
          <w:rFonts w:ascii="Courier New" w:hAnsi="Courier New" w:cs="Courier New" w:hint="eastAsia"/>
          <w:b/>
          <w:kern w:val="0"/>
          <w:szCs w:val="20"/>
        </w:rPr>
        <w:lastRenderedPageBreak/>
        <w:t>소프트키를</w:t>
      </w:r>
      <w:r w:rsidRPr="00E87CEA">
        <w:rPr>
          <w:rFonts w:ascii="Courier New" w:hAnsi="Courier New" w:cs="Courier New" w:hint="eastAsia"/>
          <w:b/>
          <w:kern w:val="0"/>
          <w:szCs w:val="20"/>
        </w:rPr>
        <w:t xml:space="preserve"> </w:t>
      </w:r>
      <w:r w:rsidRPr="00E87CEA">
        <w:rPr>
          <w:rFonts w:ascii="Courier New" w:hAnsi="Courier New" w:cs="Courier New" w:hint="eastAsia"/>
          <w:b/>
          <w:kern w:val="0"/>
          <w:szCs w:val="20"/>
        </w:rPr>
        <w:t>보이거나</w:t>
      </w:r>
      <w:r w:rsidRPr="00E87CEA">
        <w:rPr>
          <w:rFonts w:ascii="Courier New" w:hAnsi="Courier New" w:cs="Courier New" w:hint="eastAsia"/>
          <w:b/>
          <w:kern w:val="0"/>
          <w:szCs w:val="20"/>
        </w:rPr>
        <w:t xml:space="preserve"> </w:t>
      </w:r>
      <w:r w:rsidRPr="00E87CEA">
        <w:rPr>
          <w:rFonts w:ascii="Courier New" w:hAnsi="Courier New" w:cs="Courier New" w:hint="eastAsia"/>
          <w:b/>
          <w:kern w:val="0"/>
          <w:szCs w:val="20"/>
        </w:rPr>
        <w:t>숨긴다</w:t>
      </w:r>
      <w:r w:rsidRPr="00E87CEA">
        <w:rPr>
          <w:rFonts w:ascii="Courier New" w:hAnsi="Courier New" w:cs="Courier New" w:hint="eastAsia"/>
          <w:b/>
          <w:kern w:val="0"/>
          <w:szCs w:val="20"/>
        </w:rPr>
        <w:t xml:space="preserve">. </w:t>
      </w:r>
      <w:r w:rsidRPr="00E87CEA">
        <w:rPr>
          <w:rFonts w:ascii="Courier New" w:hAnsi="Courier New" w:cs="Courier New" w:hint="eastAsia"/>
          <w:b/>
          <w:kern w:val="0"/>
          <w:szCs w:val="20"/>
        </w:rPr>
        <w:t>예제</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InputMethodManager</w:t>
      </w:r>
      <w:r>
        <w:rPr>
          <w:rFonts w:ascii="Courier New" w:hAnsi="Courier New" w:cs="Courier New"/>
          <w:color w:val="000000"/>
          <w:kern w:val="0"/>
          <w:szCs w:val="20"/>
        </w:rPr>
        <w:t xml:space="preserve"> </w:t>
      </w:r>
      <w:r>
        <w:rPr>
          <w:rFonts w:ascii="Courier New" w:hAnsi="Courier New" w:cs="Courier New"/>
          <w:color w:val="0000C0"/>
          <w:kern w:val="0"/>
          <w:szCs w:val="20"/>
        </w:rPr>
        <w:t>mImm</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w:t>
      </w:r>
      <w:r>
        <w:rPr>
          <w:rFonts w:ascii="Courier New" w:hAnsi="Courier New" w:cs="Courier New"/>
          <w:color w:val="0000C0"/>
          <w:kern w:val="0"/>
          <w:szCs w:val="20"/>
        </w:rPr>
        <w:t>mEdit</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widget_showhidekey</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p>
    <w:p w:rsidR="00FF793A" w:rsidRDefault="00DE14F8" w:rsidP="00FF793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3" style="position:absolute;margin-left:-5.65pt;margin-top:-.2pt;width:458.3pt;height:38.3pt;z-index:251695104" filled="f" strokecolor="red" strokeweight="1.5pt"/>
        </w:pict>
      </w:r>
      <w:r w:rsidR="00FF793A">
        <w:rPr>
          <w:rFonts w:ascii="Courier New" w:hAnsi="Courier New" w:cs="Courier New"/>
          <w:color w:val="000000"/>
          <w:kern w:val="0"/>
          <w:szCs w:val="20"/>
        </w:rPr>
        <w:tab/>
      </w:r>
      <w:r w:rsidR="00FF793A">
        <w:rPr>
          <w:rFonts w:ascii="Courier New" w:hAnsi="Courier New" w:cs="Courier New"/>
          <w:color w:val="000000"/>
          <w:kern w:val="0"/>
          <w:szCs w:val="20"/>
        </w:rPr>
        <w:tab/>
      </w:r>
      <w:r w:rsidR="00FF793A">
        <w:rPr>
          <w:rFonts w:ascii="Courier New" w:hAnsi="Courier New" w:cs="Courier New"/>
          <w:color w:val="0000C0"/>
          <w:kern w:val="0"/>
          <w:szCs w:val="20"/>
        </w:rPr>
        <w:t>mImm</w:t>
      </w:r>
      <w:r w:rsidR="00FF793A">
        <w:rPr>
          <w:rFonts w:ascii="Courier New" w:hAnsi="Courier New" w:cs="Courier New"/>
          <w:color w:val="000000"/>
          <w:kern w:val="0"/>
          <w:szCs w:val="20"/>
        </w:rPr>
        <w:t xml:space="preserve"> = (</w:t>
      </w:r>
      <w:r w:rsidR="00FF793A">
        <w:rPr>
          <w:rFonts w:ascii="Courier New" w:hAnsi="Courier New" w:cs="Courier New"/>
          <w:b/>
          <w:bCs/>
          <w:color w:val="005032"/>
          <w:kern w:val="0"/>
          <w:szCs w:val="20"/>
        </w:rPr>
        <w:t>InputMethodManager</w:t>
      </w:r>
      <w:r w:rsidR="00FF793A">
        <w:rPr>
          <w:rFonts w:ascii="Courier New" w:hAnsi="Courier New" w:cs="Courier New"/>
          <w:color w:val="000000"/>
          <w:kern w:val="0"/>
          <w:szCs w:val="20"/>
        </w:rPr>
        <w:t>)</w:t>
      </w:r>
      <w:r w:rsidR="00FF793A">
        <w:rPr>
          <w:rFonts w:ascii="Courier New" w:hAnsi="Courier New" w:cs="Courier New"/>
          <w:b/>
          <w:bCs/>
          <w:color w:val="008000"/>
          <w:kern w:val="0"/>
          <w:szCs w:val="20"/>
        </w:rPr>
        <w:t>getSystemService</w:t>
      </w:r>
      <w:r w:rsidR="00FF793A">
        <w:rPr>
          <w:rFonts w:ascii="Courier New" w:hAnsi="Courier New" w:cs="Courier New"/>
          <w:color w:val="000000"/>
          <w:kern w:val="0"/>
          <w:szCs w:val="20"/>
        </w:rPr>
        <w:t>(</w:t>
      </w:r>
      <w:r w:rsidR="00FF793A">
        <w:rPr>
          <w:rFonts w:ascii="Courier New" w:hAnsi="Courier New" w:cs="Courier New"/>
          <w:i/>
          <w:iCs/>
          <w:color w:val="0000C0"/>
          <w:kern w:val="0"/>
          <w:szCs w:val="20"/>
        </w:rPr>
        <w:t>INPUT_METHOD_SERVICE</w:t>
      </w:r>
      <w:r w:rsidR="00FF793A">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mEdit</w:t>
      </w:r>
      <w:r>
        <w:rPr>
          <w:rFonts w:ascii="Courier New" w:hAnsi="Courier New" w:cs="Courier New"/>
          <w:color w:val="000000"/>
          <w:kern w:val="0"/>
          <w:szCs w:val="20"/>
        </w:rPr>
        <w:t xml:space="preserve">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edit</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show</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hide</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F793A" w:rsidRDefault="00DE14F8" w:rsidP="00FF793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2" style="position:absolute;margin-left:-5.65pt;margin-top:9.4pt;width:458.3pt;height:162.75pt;z-index:251694080" filled="f" strokecolor="red" strokeweight="1.5pt"/>
        </w:pic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show</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mImm</w:t>
      </w:r>
      <w:r>
        <w:rPr>
          <w:rFonts w:ascii="Courier New" w:hAnsi="Courier New" w:cs="Courier New"/>
          <w:color w:val="000000"/>
          <w:kern w:val="0"/>
          <w:szCs w:val="20"/>
        </w:rPr>
        <w:t>.</w:t>
      </w:r>
      <w:r>
        <w:rPr>
          <w:rFonts w:ascii="Courier New" w:hAnsi="Courier New" w:cs="Courier New"/>
          <w:b/>
          <w:bCs/>
          <w:color w:val="008000"/>
          <w:kern w:val="0"/>
          <w:szCs w:val="20"/>
        </w:rPr>
        <w:t>showSoftInput</w:t>
      </w:r>
      <w:r>
        <w:rPr>
          <w:rFonts w:ascii="Courier New" w:hAnsi="Courier New" w:cs="Courier New"/>
          <w:color w:val="000000"/>
          <w:kern w:val="0"/>
          <w:szCs w:val="20"/>
        </w:rPr>
        <w:t>(</w:t>
      </w:r>
      <w:r>
        <w:rPr>
          <w:rFonts w:ascii="Courier New" w:hAnsi="Courier New" w:cs="Courier New"/>
          <w:color w:val="0000C0"/>
          <w:kern w:val="0"/>
          <w:szCs w:val="20"/>
        </w:rPr>
        <w:t>mEdit</w:t>
      </w:r>
      <w:r>
        <w:rPr>
          <w:rFonts w:ascii="Courier New" w:hAnsi="Courier New" w:cs="Courier New"/>
          <w:color w:val="000000"/>
          <w:kern w:val="0"/>
          <w:szCs w:val="20"/>
        </w:rPr>
        <w:t>, 0);</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hide</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mImm</w:t>
      </w:r>
      <w:r>
        <w:rPr>
          <w:rFonts w:ascii="Courier New" w:hAnsi="Courier New" w:cs="Courier New"/>
          <w:color w:val="000000"/>
          <w:kern w:val="0"/>
          <w:szCs w:val="20"/>
        </w:rPr>
        <w:t>.</w:t>
      </w:r>
      <w:r>
        <w:rPr>
          <w:rFonts w:ascii="Courier New" w:hAnsi="Courier New" w:cs="Courier New"/>
          <w:b/>
          <w:bCs/>
          <w:color w:val="008000"/>
          <w:kern w:val="0"/>
          <w:szCs w:val="20"/>
        </w:rPr>
        <w:t>hideSoftInputFromWindow</w:t>
      </w:r>
      <w:r>
        <w:rPr>
          <w:rFonts w:ascii="Courier New" w:hAnsi="Courier New" w:cs="Courier New"/>
          <w:color w:val="000000"/>
          <w:kern w:val="0"/>
          <w:szCs w:val="20"/>
        </w:rPr>
        <w:t>(</w:t>
      </w:r>
      <w:r>
        <w:rPr>
          <w:rFonts w:ascii="Courier New" w:hAnsi="Courier New" w:cs="Courier New"/>
          <w:color w:val="0000C0"/>
          <w:kern w:val="0"/>
          <w:szCs w:val="20"/>
        </w:rPr>
        <w:t>mEdit</w:t>
      </w:r>
      <w:r>
        <w:rPr>
          <w:rFonts w:ascii="Courier New" w:hAnsi="Courier New" w:cs="Courier New"/>
          <w:color w:val="000000"/>
          <w:kern w:val="0"/>
          <w:szCs w:val="20"/>
        </w:rPr>
        <w:t>.</w:t>
      </w:r>
      <w:r>
        <w:rPr>
          <w:rFonts w:ascii="Courier New" w:hAnsi="Courier New" w:cs="Courier New"/>
          <w:b/>
          <w:bCs/>
          <w:color w:val="008000"/>
          <w:kern w:val="0"/>
          <w:szCs w:val="20"/>
        </w:rPr>
        <w:t>getWindowToken</w:t>
      </w:r>
      <w:r>
        <w:rPr>
          <w:rFonts w:ascii="Courier New" w:hAnsi="Courier New" w:cs="Courier New"/>
          <w:color w:val="000000"/>
          <w:kern w:val="0"/>
          <w:szCs w:val="20"/>
        </w:rPr>
        <w:t>(), 0);</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F793A" w:rsidRDefault="00FF793A" w:rsidP="00FF793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87CEA" w:rsidRDefault="00FF793A" w:rsidP="00FF793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E1E71" w:rsidRDefault="003E1E71" w:rsidP="00FF793A">
      <w:pPr>
        <w:wordWrap/>
        <w:adjustRightInd w:val="0"/>
        <w:jc w:val="left"/>
        <w:rPr>
          <w:rFonts w:ascii="Courier New" w:hAnsi="Courier New" w:cs="Courier New"/>
          <w:color w:val="000000"/>
          <w:kern w:val="0"/>
          <w:szCs w:val="20"/>
        </w:rPr>
      </w:pPr>
    </w:p>
    <w:p w:rsidR="003E1E71" w:rsidRDefault="003E1E71" w:rsidP="00FF793A">
      <w:pPr>
        <w:wordWrap/>
        <w:adjustRightInd w:val="0"/>
        <w:jc w:val="left"/>
        <w:rPr>
          <w:rFonts w:ascii="Courier New" w:hAnsi="Courier New" w:cs="Courier New"/>
          <w:color w:val="000000"/>
          <w:kern w:val="0"/>
          <w:szCs w:val="20"/>
        </w:rPr>
      </w:pPr>
    </w:p>
    <w:p w:rsidR="003E1E71" w:rsidRDefault="003E1E71" w:rsidP="00FF793A">
      <w:pPr>
        <w:wordWrap/>
        <w:adjustRightInd w:val="0"/>
        <w:jc w:val="left"/>
        <w:rPr>
          <w:rFonts w:ascii="Courier New" w:hAnsi="Courier New" w:cs="Courier New"/>
          <w:color w:val="000000"/>
          <w:kern w:val="0"/>
          <w:szCs w:val="20"/>
        </w:rPr>
      </w:pPr>
    </w:p>
    <w:p w:rsidR="003E1E71" w:rsidRDefault="003E1E71" w:rsidP="00FF793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키보드가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나왔을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Activity </w:t>
      </w:r>
      <w:r>
        <w:rPr>
          <w:rFonts w:ascii="Courier New" w:hAnsi="Courier New" w:cs="Courier New" w:hint="eastAsia"/>
          <w:color w:val="000000"/>
          <w:kern w:val="0"/>
          <w:szCs w:val="20"/>
        </w:rPr>
        <w:t>화면이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어떻게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보여질지</w:t>
      </w:r>
      <w:r>
        <w:rPr>
          <w:rFonts w:ascii="Courier New" w:hAnsi="Courier New" w:cs="Courier New"/>
          <w:color w:val="000000"/>
          <w:kern w:val="0"/>
          <w:szCs w:val="20"/>
        </w:rPr>
        <w:t>…</w:t>
      </w:r>
      <w:r>
        <w:rPr>
          <w:rFonts w:ascii="Courier New" w:hAnsi="Courier New" w:cs="Courier New" w:hint="eastAsia"/>
          <w:color w:val="000000"/>
          <w:kern w:val="0"/>
          <w:szCs w:val="20"/>
        </w:rPr>
        <w:t>나타낸다</w:t>
      </w:r>
      <w:r>
        <w:rPr>
          <w:rFonts w:ascii="Courier New" w:hAnsi="Courier New" w:cs="Courier New" w:hint="eastAsia"/>
          <w:color w:val="000000"/>
          <w:kern w:val="0"/>
          <w:szCs w:val="20"/>
        </w:rPr>
        <w:t>.</w:t>
      </w:r>
    </w:p>
    <w:p w:rsidR="003E1E71" w:rsidRDefault="00422B46" w:rsidP="00FF793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360</w:t>
      </w:r>
    </w:p>
    <w:tbl>
      <w:tblPr>
        <w:tblStyle w:val="a4"/>
        <w:tblW w:w="0" w:type="auto"/>
        <w:tblLook w:val="04A0"/>
      </w:tblPr>
      <w:tblGrid>
        <w:gridCol w:w="2802"/>
        <w:gridCol w:w="6422"/>
      </w:tblGrid>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WindowSoftInputMode</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설명</w:t>
            </w:r>
          </w:p>
        </w:tc>
      </w:tr>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adjustPan</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포커스를</w:t>
            </w:r>
            <w:r>
              <w:rPr>
                <w:rFonts w:ascii="Courier New" w:hAnsi="Courier New" w:cs="Courier New" w:hint="eastAsia"/>
                <w:b/>
                <w:kern w:val="0"/>
                <w:szCs w:val="20"/>
              </w:rPr>
              <w:t xml:space="preserve"> </w:t>
            </w:r>
            <w:r>
              <w:rPr>
                <w:rFonts w:ascii="Courier New" w:hAnsi="Courier New" w:cs="Courier New" w:hint="eastAsia"/>
                <w:b/>
                <w:kern w:val="0"/>
                <w:szCs w:val="20"/>
              </w:rPr>
              <w:t>받은</w:t>
            </w:r>
            <w:r>
              <w:rPr>
                <w:rFonts w:ascii="Courier New" w:hAnsi="Courier New" w:cs="Courier New" w:hint="eastAsia"/>
                <w:b/>
                <w:kern w:val="0"/>
                <w:szCs w:val="20"/>
              </w:rPr>
              <w:t xml:space="preserve"> </w:t>
            </w:r>
            <w:r>
              <w:rPr>
                <w:rFonts w:ascii="Courier New" w:hAnsi="Courier New" w:cs="Courier New" w:hint="eastAsia"/>
                <w:b/>
                <w:kern w:val="0"/>
                <w:szCs w:val="20"/>
              </w:rPr>
              <w:t>뷰가</w:t>
            </w:r>
            <w:r>
              <w:rPr>
                <w:rFonts w:ascii="Courier New" w:hAnsi="Courier New" w:cs="Courier New" w:hint="eastAsia"/>
                <w:b/>
                <w:kern w:val="0"/>
                <w:szCs w:val="20"/>
              </w:rPr>
              <w:t xml:space="preserve"> </w:t>
            </w:r>
            <w:r>
              <w:rPr>
                <w:rFonts w:ascii="Courier New" w:hAnsi="Courier New" w:cs="Courier New" w:hint="eastAsia"/>
                <w:b/>
                <w:kern w:val="0"/>
                <w:szCs w:val="20"/>
              </w:rPr>
              <w:t>보이도록</w:t>
            </w:r>
            <w:r>
              <w:rPr>
                <w:rFonts w:ascii="Courier New" w:hAnsi="Courier New" w:cs="Courier New" w:hint="eastAsia"/>
                <w:b/>
                <w:kern w:val="0"/>
                <w:szCs w:val="20"/>
              </w:rPr>
              <w:t xml:space="preserve"> </w:t>
            </w:r>
            <w:r>
              <w:rPr>
                <w:rFonts w:ascii="Courier New" w:hAnsi="Courier New" w:cs="Courier New" w:hint="eastAsia"/>
                <w:b/>
                <w:kern w:val="0"/>
                <w:szCs w:val="20"/>
              </w:rPr>
              <w:t>스클홀하여</w:t>
            </w:r>
            <w:r>
              <w:rPr>
                <w:rFonts w:ascii="Courier New" w:hAnsi="Courier New" w:cs="Courier New" w:hint="eastAsia"/>
                <w:b/>
                <w:kern w:val="0"/>
                <w:szCs w:val="20"/>
              </w:rPr>
              <w:t xml:space="preserve"> </w:t>
            </w:r>
            <w:r>
              <w:rPr>
                <w:rFonts w:ascii="Courier New" w:hAnsi="Courier New" w:cs="Courier New" w:hint="eastAsia"/>
                <w:b/>
                <w:kern w:val="0"/>
                <w:szCs w:val="20"/>
              </w:rPr>
              <w:t>이동한다</w:t>
            </w:r>
            <w:r>
              <w:rPr>
                <w:rFonts w:ascii="Courier New" w:hAnsi="Courier New" w:cs="Courier New" w:hint="eastAsia"/>
                <w:b/>
                <w:kern w:val="0"/>
                <w:szCs w:val="20"/>
              </w:rPr>
              <w:t xml:space="preserve">  </w:t>
            </w:r>
            <w:r>
              <w:rPr>
                <w:rFonts w:ascii="Courier New" w:hAnsi="Courier New" w:cs="Courier New" w:hint="eastAsia"/>
                <w:b/>
                <w:kern w:val="0"/>
                <w:szCs w:val="20"/>
              </w:rPr>
              <w:t>입력받은</w:t>
            </w:r>
            <w:r>
              <w:rPr>
                <w:rFonts w:ascii="Courier New" w:hAnsi="Courier New" w:cs="Courier New" w:hint="eastAsia"/>
                <w:b/>
                <w:kern w:val="0"/>
                <w:szCs w:val="20"/>
              </w:rPr>
              <w:t xml:space="preserve"> </w:t>
            </w:r>
            <w:r>
              <w:rPr>
                <w:rFonts w:ascii="Courier New" w:hAnsi="Courier New" w:cs="Courier New" w:hint="eastAsia"/>
                <w:b/>
                <w:kern w:val="0"/>
                <w:szCs w:val="20"/>
              </w:rPr>
              <w:t>뷰는</w:t>
            </w:r>
            <w:r>
              <w:rPr>
                <w:rFonts w:ascii="Courier New" w:hAnsi="Courier New" w:cs="Courier New" w:hint="eastAsia"/>
                <w:b/>
                <w:kern w:val="0"/>
                <w:szCs w:val="20"/>
              </w:rPr>
              <w:t xml:space="preserve"> </w:t>
            </w:r>
            <w:r>
              <w:rPr>
                <w:rFonts w:ascii="Courier New" w:hAnsi="Courier New" w:cs="Courier New" w:hint="eastAsia"/>
                <w:b/>
                <w:kern w:val="0"/>
                <w:szCs w:val="20"/>
              </w:rPr>
              <w:t>보이지만</w:t>
            </w:r>
            <w:r>
              <w:rPr>
                <w:rFonts w:ascii="Courier New" w:hAnsi="Courier New" w:cs="Courier New" w:hint="eastAsia"/>
                <w:b/>
                <w:kern w:val="0"/>
                <w:szCs w:val="20"/>
              </w:rPr>
              <w:t xml:space="preserve"> </w:t>
            </w:r>
            <w:r>
              <w:rPr>
                <w:rFonts w:ascii="Courier New" w:hAnsi="Courier New" w:cs="Courier New" w:hint="eastAsia"/>
                <w:b/>
                <w:kern w:val="0"/>
                <w:szCs w:val="20"/>
              </w:rPr>
              <w:t>다른뷰들이</w:t>
            </w:r>
            <w:r>
              <w:rPr>
                <w:rFonts w:ascii="Courier New" w:hAnsi="Courier New" w:cs="Courier New" w:hint="eastAsia"/>
                <w:b/>
                <w:kern w:val="0"/>
                <w:szCs w:val="20"/>
              </w:rPr>
              <w:t xml:space="preserve"> </w:t>
            </w:r>
            <w:r>
              <w:rPr>
                <w:rFonts w:ascii="Courier New" w:hAnsi="Courier New" w:cs="Courier New" w:hint="eastAsia"/>
                <w:b/>
                <w:kern w:val="0"/>
                <w:szCs w:val="20"/>
              </w:rPr>
              <w:t>가려져</w:t>
            </w:r>
            <w:r>
              <w:rPr>
                <w:rFonts w:ascii="Courier New" w:hAnsi="Courier New" w:cs="Courier New" w:hint="eastAsia"/>
                <w:b/>
                <w:kern w:val="0"/>
                <w:szCs w:val="20"/>
              </w:rPr>
              <w:t xml:space="preserve"> </w:t>
            </w:r>
            <w:r>
              <w:rPr>
                <w:rFonts w:ascii="Courier New" w:hAnsi="Courier New" w:cs="Courier New" w:hint="eastAsia"/>
                <w:b/>
                <w:kern w:val="0"/>
                <w:szCs w:val="20"/>
              </w:rPr>
              <w:t>문제가</w:t>
            </w:r>
            <w:r>
              <w:rPr>
                <w:rFonts w:ascii="Courier New" w:hAnsi="Courier New" w:cs="Courier New" w:hint="eastAsia"/>
                <w:b/>
                <w:kern w:val="0"/>
                <w:szCs w:val="20"/>
              </w:rPr>
              <w:t xml:space="preserve"> </w:t>
            </w:r>
            <w:r>
              <w:rPr>
                <w:rFonts w:ascii="Courier New" w:hAnsi="Courier New" w:cs="Courier New" w:hint="eastAsia"/>
                <w:b/>
                <w:kern w:val="0"/>
                <w:szCs w:val="20"/>
              </w:rPr>
              <w:t>있다</w:t>
            </w:r>
            <w:r>
              <w:rPr>
                <w:rFonts w:ascii="Courier New" w:hAnsi="Courier New" w:cs="Courier New" w:hint="eastAsia"/>
                <w:b/>
                <w:kern w:val="0"/>
                <w:szCs w:val="20"/>
              </w:rPr>
              <w:t xml:space="preserve"> </w:t>
            </w:r>
          </w:p>
        </w:tc>
      </w:tr>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adjustResize</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윈도우</w:t>
            </w:r>
            <w:r>
              <w:rPr>
                <w:rFonts w:ascii="Courier New" w:hAnsi="Courier New" w:cs="Courier New" w:hint="eastAsia"/>
                <w:b/>
                <w:kern w:val="0"/>
                <w:szCs w:val="20"/>
              </w:rPr>
              <w:t xml:space="preserve"> </w:t>
            </w:r>
            <w:r>
              <w:rPr>
                <w:rFonts w:ascii="Courier New" w:hAnsi="Courier New" w:cs="Courier New" w:hint="eastAsia"/>
                <w:b/>
                <w:kern w:val="0"/>
                <w:szCs w:val="20"/>
              </w:rPr>
              <w:t>크기를</w:t>
            </w:r>
            <w:r>
              <w:rPr>
                <w:rFonts w:ascii="Courier New" w:hAnsi="Courier New" w:cs="Courier New" w:hint="eastAsia"/>
                <w:b/>
                <w:kern w:val="0"/>
                <w:szCs w:val="20"/>
              </w:rPr>
              <w:t xml:space="preserve"> </w:t>
            </w:r>
            <w:r>
              <w:rPr>
                <w:rFonts w:ascii="Courier New" w:hAnsi="Courier New" w:cs="Courier New" w:hint="eastAsia"/>
                <w:b/>
                <w:kern w:val="0"/>
                <w:szCs w:val="20"/>
              </w:rPr>
              <w:t>강제로</w:t>
            </w:r>
            <w:r>
              <w:rPr>
                <w:rFonts w:ascii="Courier New" w:hAnsi="Courier New" w:cs="Courier New" w:hint="eastAsia"/>
                <w:b/>
                <w:kern w:val="0"/>
                <w:szCs w:val="20"/>
              </w:rPr>
              <w:t xml:space="preserve"> </w:t>
            </w:r>
            <w:r>
              <w:rPr>
                <w:rFonts w:ascii="Courier New" w:hAnsi="Courier New" w:cs="Courier New" w:hint="eastAsia"/>
                <w:b/>
                <w:kern w:val="0"/>
                <w:szCs w:val="20"/>
              </w:rPr>
              <w:t>조정</w:t>
            </w:r>
            <w:r>
              <w:rPr>
                <w:rFonts w:ascii="Courier New" w:hAnsi="Courier New" w:cs="Courier New" w:hint="eastAsia"/>
                <w:b/>
                <w:kern w:val="0"/>
                <w:szCs w:val="20"/>
              </w:rPr>
              <w:t xml:space="preserve"> </w:t>
            </w:r>
            <w:r>
              <w:rPr>
                <w:rFonts w:ascii="Courier New" w:hAnsi="Courier New" w:cs="Courier New" w:hint="eastAsia"/>
                <w:b/>
                <w:kern w:val="0"/>
                <w:szCs w:val="20"/>
              </w:rPr>
              <w:t>뷰의크기가</w:t>
            </w:r>
            <w:r>
              <w:rPr>
                <w:rFonts w:ascii="Courier New" w:hAnsi="Courier New" w:cs="Courier New" w:hint="eastAsia"/>
                <w:b/>
                <w:kern w:val="0"/>
                <w:szCs w:val="20"/>
              </w:rPr>
              <w:t xml:space="preserve"> </w:t>
            </w:r>
            <w:r>
              <w:rPr>
                <w:rFonts w:ascii="Courier New" w:hAnsi="Courier New" w:cs="Courier New" w:hint="eastAsia"/>
                <w:b/>
                <w:kern w:val="0"/>
                <w:szCs w:val="20"/>
              </w:rPr>
              <w:t>줄어들기는하지만</w:t>
            </w:r>
            <w:r>
              <w:rPr>
                <w:rFonts w:ascii="Courier New" w:hAnsi="Courier New" w:cs="Courier New" w:hint="eastAsia"/>
                <w:b/>
                <w:kern w:val="0"/>
                <w:szCs w:val="20"/>
              </w:rPr>
              <w:t xml:space="preserve"> </w:t>
            </w:r>
            <w:r>
              <w:rPr>
                <w:rFonts w:ascii="Courier New" w:hAnsi="Courier New" w:cs="Courier New" w:hint="eastAsia"/>
                <w:b/>
                <w:kern w:val="0"/>
                <w:szCs w:val="20"/>
              </w:rPr>
              <w:t>다른뷰가</w:t>
            </w:r>
            <w:r>
              <w:rPr>
                <w:rFonts w:ascii="Courier New" w:hAnsi="Courier New" w:cs="Courier New" w:hint="eastAsia"/>
                <w:b/>
                <w:kern w:val="0"/>
                <w:szCs w:val="20"/>
              </w:rPr>
              <w:t xml:space="preserve"> </w:t>
            </w:r>
            <w:r>
              <w:rPr>
                <w:rFonts w:ascii="Courier New" w:hAnsi="Courier New" w:cs="Courier New" w:hint="eastAsia"/>
                <w:b/>
                <w:kern w:val="0"/>
                <w:szCs w:val="20"/>
              </w:rPr>
              <w:t>보인다</w:t>
            </w:r>
          </w:p>
        </w:tc>
      </w:tr>
      <w:tr w:rsidR="00F0121C" w:rsidTr="00F0121C">
        <w:tc>
          <w:tcPr>
            <w:tcW w:w="280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adjustUnspecified</w:t>
            </w:r>
          </w:p>
        </w:tc>
        <w:tc>
          <w:tcPr>
            <w:tcW w:w="6422" w:type="dxa"/>
          </w:tcPr>
          <w:p w:rsidR="00F0121C" w:rsidRDefault="00F0121C" w:rsidP="00FF793A">
            <w:pPr>
              <w:wordWrap/>
              <w:adjustRightInd w:val="0"/>
              <w:jc w:val="left"/>
              <w:rPr>
                <w:rFonts w:ascii="Courier New" w:hAnsi="Courier New" w:cs="Courier New"/>
                <w:b/>
                <w:kern w:val="0"/>
                <w:szCs w:val="20"/>
              </w:rPr>
            </w:pPr>
            <w:r>
              <w:rPr>
                <w:rFonts w:ascii="Courier New" w:hAnsi="Courier New" w:cs="Courier New" w:hint="eastAsia"/>
                <w:b/>
                <w:kern w:val="0"/>
                <w:szCs w:val="20"/>
              </w:rPr>
              <w:t>시스템이</w:t>
            </w:r>
            <w:r>
              <w:rPr>
                <w:rFonts w:ascii="Courier New" w:hAnsi="Courier New" w:cs="Courier New" w:hint="eastAsia"/>
                <w:b/>
                <w:kern w:val="0"/>
                <w:szCs w:val="20"/>
              </w:rPr>
              <w:t xml:space="preserve"> Pan.Resize</w:t>
            </w:r>
            <w:r>
              <w:rPr>
                <w:rFonts w:ascii="Courier New" w:hAnsi="Courier New" w:cs="Courier New" w:hint="eastAsia"/>
                <w:b/>
                <w:kern w:val="0"/>
                <w:szCs w:val="20"/>
              </w:rPr>
              <w:t>중하나</w:t>
            </w:r>
            <w:r>
              <w:rPr>
                <w:rFonts w:ascii="Courier New" w:hAnsi="Courier New" w:cs="Courier New" w:hint="eastAsia"/>
                <w:b/>
                <w:kern w:val="0"/>
                <w:szCs w:val="20"/>
              </w:rPr>
              <w:t xml:space="preserve"> </w:t>
            </w:r>
            <w:r>
              <w:rPr>
                <w:rFonts w:ascii="Courier New" w:hAnsi="Courier New" w:cs="Courier New" w:hint="eastAsia"/>
                <w:b/>
                <w:kern w:val="0"/>
                <w:szCs w:val="20"/>
              </w:rPr>
              <w:t>자동선택</w:t>
            </w:r>
            <w:r>
              <w:rPr>
                <w:rFonts w:ascii="Courier New" w:hAnsi="Courier New" w:cs="Courier New" w:hint="eastAsia"/>
                <w:b/>
                <w:kern w:val="0"/>
                <w:szCs w:val="20"/>
              </w:rPr>
              <w:t>.</w:t>
            </w:r>
          </w:p>
        </w:tc>
      </w:tr>
    </w:tbl>
    <w:p w:rsidR="00EB1B64" w:rsidRDefault="00EB1B64" w:rsidP="00FF793A">
      <w:pPr>
        <w:wordWrap/>
        <w:adjustRightInd w:val="0"/>
        <w:jc w:val="left"/>
        <w:rPr>
          <w:rFonts w:ascii="Courier New" w:hAnsi="Courier New" w:cs="Courier New"/>
          <w:b/>
          <w:kern w:val="0"/>
          <w:szCs w:val="20"/>
        </w:rPr>
      </w:pPr>
    </w:p>
    <w:p w:rsidR="00EB1B64" w:rsidRDefault="00EB1B64">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F0121C" w:rsidRPr="002E4848" w:rsidRDefault="005A5126" w:rsidP="00FF793A">
      <w:pPr>
        <w:wordWrap/>
        <w:adjustRightInd w:val="0"/>
        <w:jc w:val="left"/>
        <w:rPr>
          <w:rFonts w:ascii="Courier New" w:hAnsi="Courier New" w:cs="Courier New"/>
          <w:b/>
          <w:kern w:val="0"/>
          <w:sz w:val="24"/>
          <w:szCs w:val="20"/>
        </w:rPr>
      </w:pPr>
      <w:r>
        <w:rPr>
          <w:rFonts w:ascii="Courier New" w:hAnsi="Courier New" w:cs="Courier New" w:hint="eastAsia"/>
          <w:b/>
          <w:noProof/>
          <w:kern w:val="0"/>
          <w:sz w:val="24"/>
          <w:szCs w:val="20"/>
        </w:rPr>
        <w:lastRenderedPageBreak/>
        <w:drawing>
          <wp:anchor distT="0" distB="0" distL="114300" distR="114300" simplePos="0" relativeHeight="251696128" behindDoc="0" locked="0" layoutInCell="1" allowOverlap="1">
            <wp:simplePos x="0" y="0"/>
            <wp:positionH relativeFrom="column">
              <wp:posOffset>3072351</wp:posOffset>
            </wp:positionH>
            <wp:positionV relativeFrom="paragraph">
              <wp:posOffset>200024</wp:posOffset>
            </wp:positionV>
            <wp:extent cx="1668624" cy="1852653"/>
            <wp:effectExtent l="19050" t="0" r="7776" b="0"/>
            <wp:wrapNone/>
            <wp:docPr id="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1668625" cy="1852654"/>
                    </a:xfrm>
                    <a:prstGeom prst="rect">
                      <a:avLst/>
                    </a:prstGeom>
                    <a:noFill/>
                    <a:ln w="9525">
                      <a:noFill/>
                      <a:miter lim="800000"/>
                      <a:headEnd/>
                      <a:tailEnd/>
                    </a:ln>
                  </pic:spPr>
                </pic:pic>
              </a:graphicData>
            </a:graphic>
          </wp:anchor>
        </w:drawing>
      </w:r>
      <w:r w:rsidR="00EB1B64" w:rsidRPr="002E4848">
        <w:rPr>
          <w:rFonts w:ascii="Courier New" w:hAnsi="Courier New" w:cs="Courier New" w:hint="eastAsia"/>
          <w:b/>
          <w:kern w:val="0"/>
          <w:sz w:val="24"/>
          <w:szCs w:val="20"/>
        </w:rPr>
        <w:t>나인패치</w:t>
      </w:r>
    </w:p>
    <w:p w:rsidR="00EB1B64" w:rsidRDefault="00EB1B64" w:rsidP="00FF793A">
      <w:pPr>
        <w:wordWrap/>
        <w:adjustRightInd w:val="0"/>
        <w:jc w:val="left"/>
        <w:rPr>
          <w:rFonts w:ascii="Courier New" w:hAnsi="Courier New" w:cs="Courier New"/>
          <w:kern w:val="0"/>
          <w:szCs w:val="20"/>
        </w:rPr>
      </w:pPr>
      <w:r w:rsidRPr="002E4848">
        <w:rPr>
          <w:rFonts w:ascii="Courier New" w:hAnsi="Courier New" w:cs="Courier New"/>
          <w:kern w:val="0"/>
          <w:szCs w:val="20"/>
        </w:rPr>
        <w:t>P</w:t>
      </w:r>
      <w:r w:rsidRPr="002E4848">
        <w:rPr>
          <w:rFonts w:ascii="Courier New" w:hAnsi="Courier New" w:cs="Courier New" w:hint="eastAsia"/>
          <w:kern w:val="0"/>
          <w:szCs w:val="20"/>
        </w:rPr>
        <w:t>364</w:t>
      </w:r>
    </w:p>
    <w:p w:rsidR="004E5E4D" w:rsidRDefault="004E5E4D" w:rsidP="00FF793A">
      <w:pPr>
        <w:wordWrap/>
        <w:adjustRightInd w:val="0"/>
        <w:jc w:val="left"/>
        <w:rPr>
          <w:rFonts w:ascii="Courier New" w:hAnsi="Courier New" w:cs="Courier New"/>
          <w:b/>
          <w:kern w:val="0"/>
          <w:sz w:val="24"/>
          <w:szCs w:val="20"/>
        </w:rPr>
      </w:pPr>
      <w:r w:rsidRPr="004E5E4D">
        <w:rPr>
          <w:rFonts w:ascii="Courier New" w:hAnsi="Courier New" w:cs="Courier New" w:hint="eastAsia"/>
          <w:b/>
          <w:kern w:val="0"/>
          <w:sz w:val="24"/>
          <w:szCs w:val="20"/>
        </w:rPr>
        <w:t>라디오버튼</w:t>
      </w:r>
      <w:r w:rsidRPr="004E5E4D">
        <w:rPr>
          <w:rFonts w:ascii="Courier New" w:hAnsi="Courier New" w:cs="Courier New" w:hint="eastAsia"/>
          <w:b/>
          <w:kern w:val="0"/>
          <w:sz w:val="24"/>
          <w:szCs w:val="20"/>
        </w:rPr>
        <w:t xml:space="preserve"> </w:t>
      </w:r>
    </w:p>
    <w:p w:rsidR="004E5E4D" w:rsidRDefault="004E5E4D" w:rsidP="00FF793A">
      <w:pPr>
        <w:wordWrap/>
        <w:adjustRightInd w:val="0"/>
        <w:jc w:val="left"/>
        <w:rPr>
          <w:rFonts w:ascii="Courier New" w:hAnsi="Courier New" w:cs="Courier New"/>
          <w:b/>
          <w:kern w:val="0"/>
          <w:sz w:val="24"/>
          <w:szCs w:val="20"/>
        </w:rPr>
      </w:pPr>
      <w:r>
        <w:rPr>
          <w:rFonts w:ascii="Courier New" w:hAnsi="Courier New" w:cs="Courier New"/>
          <w:b/>
          <w:kern w:val="0"/>
          <w:sz w:val="24"/>
          <w:szCs w:val="20"/>
        </w:rPr>
        <w:t>P</w:t>
      </w:r>
      <w:r>
        <w:rPr>
          <w:rFonts w:ascii="Courier New" w:hAnsi="Courier New" w:cs="Courier New" w:hint="eastAsia"/>
          <w:b/>
          <w:kern w:val="0"/>
          <w:sz w:val="24"/>
          <w:szCs w:val="20"/>
        </w:rPr>
        <w:t>377</w:t>
      </w:r>
    </w:p>
    <w:p w:rsidR="004E5E4D" w:rsidRDefault="004E5E4D" w:rsidP="00FF793A">
      <w:pPr>
        <w:wordWrap/>
        <w:adjustRightInd w:val="0"/>
        <w:jc w:val="left"/>
        <w:rPr>
          <w:rFonts w:ascii="Courier New" w:hAnsi="Courier New" w:cs="Courier New"/>
          <w:b/>
          <w:kern w:val="0"/>
          <w:sz w:val="24"/>
          <w:szCs w:val="20"/>
        </w:rPr>
      </w:pPr>
      <w:r>
        <w:rPr>
          <w:rFonts w:ascii="Courier New" w:hAnsi="Courier New" w:cs="Courier New" w:hint="eastAsia"/>
          <w:b/>
          <w:kern w:val="0"/>
          <w:sz w:val="24"/>
          <w:szCs w:val="20"/>
        </w:rPr>
        <w:t>이미지버튼</w:t>
      </w:r>
      <w:r>
        <w:rPr>
          <w:rFonts w:ascii="Courier New" w:hAnsi="Courier New" w:cs="Courier New" w:hint="eastAsia"/>
          <w:b/>
          <w:kern w:val="0"/>
          <w:sz w:val="24"/>
          <w:szCs w:val="20"/>
        </w:rPr>
        <w:t>.</w:t>
      </w:r>
    </w:p>
    <w:p w:rsidR="004E5E4D" w:rsidRDefault="004E5E4D" w:rsidP="00FF793A">
      <w:pPr>
        <w:wordWrap/>
        <w:adjustRightInd w:val="0"/>
        <w:jc w:val="left"/>
        <w:rPr>
          <w:rFonts w:ascii="Courier New" w:hAnsi="Courier New" w:cs="Courier New"/>
          <w:b/>
          <w:kern w:val="0"/>
          <w:sz w:val="24"/>
          <w:szCs w:val="20"/>
        </w:rPr>
      </w:pPr>
      <w:r>
        <w:rPr>
          <w:rFonts w:ascii="Courier New" w:hAnsi="Courier New" w:cs="Courier New"/>
          <w:b/>
          <w:kern w:val="0"/>
          <w:sz w:val="24"/>
          <w:szCs w:val="20"/>
        </w:rPr>
        <w:t>P</w:t>
      </w:r>
      <w:r>
        <w:rPr>
          <w:rFonts w:ascii="Courier New" w:hAnsi="Courier New" w:cs="Courier New" w:hint="eastAsia"/>
          <w:b/>
          <w:kern w:val="0"/>
          <w:sz w:val="24"/>
          <w:szCs w:val="20"/>
        </w:rPr>
        <w:t>383</w:t>
      </w:r>
    </w:p>
    <w:p w:rsidR="009D3BD4" w:rsidRDefault="009D3BD4" w:rsidP="00FF793A">
      <w:pPr>
        <w:wordWrap/>
        <w:adjustRightInd w:val="0"/>
        <w:jc w:val="left"/>
        <w:rPr>
          <w:rFonts w:ascii="Courier New" w:hAnsi="Courier New" w:cs="Courier New"/>
          <w:b/>
          <w:kern w:val="0"/>
          <w:sz w:val="24"/>
          <w:szCs w:val="20"/>
        </w:rPr>
      </w:pPr>
    </w:p>
    <w:p w:rsidR="009D3BD4" w:rsidRDefault="009D3BD4" w:rsidP="00FF793A">
      <w:pPr>
        <w:wordWrap/>
        <w:adjustRightInd w:val="0"/>
        <w:jc w:val="left"/>
        <w:rPr>
          <w:rFonts w:ascii="Courier New" w:hAnsi="Courier New" w:cs="Courier New"/>
          <w:b/>
          <w:kern w:val="0"/>
          <w:sz w:val="44"/>
          <w:szCs w:val="20"/>
        </w:rPr>
      </w:pPr>
      <w:r w:rsidRPr="009D3BD4">
        <w:rPr>
          <w:rFonts w:ascii="Courier New" w:hAnsi="Courier New" w:cs="Courier New" w:hint="eastAsia"/>
          <w:b/>
          <w:kern w:val="0"/>
          <w:sz w:val="44"/>
          <w:szCs w:val="20"/>
        </w:rPr>
        <w:t>어뎁터뷰</w:t>
      </w:r>
      <w:r w:rsidRPr="009D3BD4">
        <w:rPr>
          <w:rFonts w:ascii="Courier New" w:hAnsi="Courier New" w:cs="Courier New" w:hint="eastAsia"/>
          <w:b/>
          <w:kern w:val="0"/>
          <w:sz w:val="44"/>
          <w:szCs w:val="20"/>
        </w:rPr>
        <w:t>.</w:t>
      </w:r>
    </w:p>
    <w:p w:rsidR="009D3BD4" w:rsidRDefault="003367EF" w:rsidP="00FF793A">
      <w:pPr>
        <w:wordWrap/>
        <w:adjustRightInd w:val="0"/>
        <w:jc w:val="left"/>
        <w:rPr>
          <w:rFonts w:ascii="Courier New" w:hAnsi="Courier New" w:cs="Courier New"/>
          <w:kern w:val="0"/>
          <w:szCs w:val="20"/>
        </w:rPr>
      </w:pPr>
      <w:r>
        <w:rPr>
          <w:rFonts w:ascii="Courier New" w:hAnsi="Courier New" w:cs="Courier New" w:hint="eastAsia"/>
          <w:kern w:val="0"/>
          <w:szCs w:val="20"/>
        </w:rPr>
        <w:t xml:space="preserve">ListView </w:t>
      </w:r>
      <w:r>
        <w:rPr>
          <w:rFonts w:ascii="Courier New" w:hAnsi="Courier New" w:cs="Courier New" w:hint="eastAsia"/>
          <w:kern w:val="0"/>
          <w:szCs w:val="20"/>
        </w:rPr>
        <w:t>는</w:t>
      </w:r>
      <w:r>
        <w:rPr>
          <w:rFonts w:ascii="Courier New" w:hAnsi="Courier New" w:cs="Courier New" w:hint="eastAsia"/>
          <w:kern w:val="0"/>
          <w:szCs w:val="20"/>
        </w:rPr>
        <w:t xml:space="preserve"> viewGroup</w:t>
      </w:r>
      <w:r w:rsidR="001F09FF">
        <w:rPr>
          <w:rFonts w:ascii="Courier New" w:hAnsi="Courier New" w:cs="Courier New" w:hint="eastAsia"/>
          <w:kern w:val="0"/>
          <w:szCs w:val="20"/>
        </w:rPr>
        <w:t>을상속했다</w:t>
      </w:r>
      <w:r w:rsidR="001F09FF">
        <w:rPr>
          <w:rFonts w:ascii="Courier New" w:hAnsi="Courier New" w:cs="Courier New" w:hint="eastAsia"/>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widget_listtest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데이터</w:t>
      </w:r>
      <w:r>
        <w:rPr>
          <w:rFonts w:ascii="Courier New" w:hAnsi="Courier New" w:cs="Courier New"/>
          <w:color w:val="3F7F5F"/>
          <w:kern w:val="0"/>
          <w:szCs w:val="20"/>
        </w:rPr>
        <w:t xml:space="preserve"> </w:t>
      </w:r>
      <w:r>
        <w:rPr>
          <w:rFonts w:ascii="Courier New" w:hAnsi="Courier New" w:cs="Courier New"/>
          <w:color w:val="3F7F5F"/>
          <w:kern w:val="0"/>
          <w:szCs w:val="20"/>
        </w:rPr>
        <w:t>원본</w:t>
      </w:r>
      <w:r>
        <w:rPr>
          <w:rFonts w:ascii="Courier New" w:hAnsi="Courier New" w:cs="Courier New"/>
          <w:color w:val="3F7F5F"/>
          <w:kern w:val="0"/>
          <w:szCs w:val="20"/>
        </w:rPr>
        <w:t xml:space="preserve"> </w:t>
      </w:r>
      <w:r>
        <w:rPr>
          <w:rFonts w:ascii="Courier New" w:hAnsi="Courier New" w:cs="Courier New"/>
          <w:color w:val="3F7F5F"/>
          <w:kern w:val="0"/>
          <w:szCs w:val="20"/>
        </w:rPr>
        <w:t>준비</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 xml:space="preserve">&gt; arGeneral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김유신</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이순신</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강감찬</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arGeneral.</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을지문덕</w:t>
      </w:r>
      <w:r>
        <w:rPr>
          <w:rFonts w:ascii="Courier New" w:hAnsi="Courier New" w:cs="Courier New"/>
          <w:color w:val="2A00FF"/>
          <w:kern w:val="0"/>
          <w:szCs w:val="20"/>
        </w:rPr>
        <w: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배열로</w:t>
      </w:r>
      <w:r>
        <w:rPr>
          <w:rFonts w:ascii="Courier New" w:hAnsi="Courier New" w:cs="Courier New"/>
          <w:color w:val="3F7F5F"/>
          <w:kern w:val="0"/>
          <w:szCs w:val="20"/>
        </w:rPr>
        <w:t xml:space="preserve"> </w:t>
      </w:r>
      <w:r>
        <w:rPr>
          <w:rFonts w:ascii="Courier New" w:hAnsi="Courier New" w:cs="Courier New"/>
          <w:color w:val="3F7F5F"/>
          <w:kern w:val="0"/>
          <w:szCs w:val="20"/>
        </w:rPr>
        <w:t>준비</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String[] arGeneral = {"</w:t>
      </w:r>
      <w:r>
        <w:rPr>
          <w:rFonts w:ascii="Courier New" w:hAnsi="Courier New" w:cs="Courier New"/>
          <w:color w:val="3F7F5F"/>
          <w:kern w:val="0"/>
          <w:szCs w:val="20"/>
        </w:rPr>
        <w:t>김유신</w:t>
      </w:r>
      <w:r>
        <w:rPr>
          <w:rFonts w:ascii="Courier New" w:hAnsi="Courier New" w:cs="Courier New"/>
          <w:color w:val="3F7F5F"/>
          <w:kern w:val="0"/>
          <w:szCs w:val="20"/>
        </w:rPr>
        <w:t>", "</w:t>
      </w:r>
      <w:r>
        <w:rPr>
          <w:rFonts w:ascii="Courier New" w:hAnsi="Courier New" w:cs="Courier New"/>
          <w:color w:val="3F7F5F"/>
          <w:kern w:val="0"/>
          <w:szCs w:val="20"/>
        </w:rPr>
        <w:t>이순신</w:t>
      </w:r>
      <w:r>
        <w:rPr>
          <w:rFonts w:ascii="Courier New" w:hAnsi="Courier New" w:cs="Courier New"/>
          <w:color w:val="3F7F5F"/>
          <w:kern w:val="0"/>
          <w:szCs w:val="20"/>
        </w:rPr>
        <w:t>", "</w:t>
      </w:r>
      <w:r>
        <w:rPr>
          <w:rFonts w:ascii="Courier New" w:hAnsi="Courier New" w:cs="Courier New"/>
          <w:color w:val="3F7F5F"/>
          <w:kern w:val="0"/>
          <w:szCs w:val="20"/>
        </w:rPr>
        <w:t>강감찬</w:t>
      </w:r>
      <w:r>
        <w:rPr>
          <w:rFonts w:ascii="Courier New" w:hAnsi="Courier New" w:cs="Courier New"/>
          <w:color w:val="3F7F5F"/>
          <w:kern w:val="0"/>
          <w:szCs w:val="20"/>
        </w:rPr>
        <w:t>", "</w:t>
      </w:r>
      <w:r>
        <w:rPr>
          <w:rFonts w:ascii="Courier New" w:hAnsi="Courier New" w:cs="Courier New"/>
          <w:color w:val="3F7F5F"/>
          <w:kern w:val="0"/>
          <w:szCs w:val="20"/>
        </w:rPr>
        <w:t>을지문덕</w:t>
      </w:r>
      <w:r>
        <w:rPr>
          <w:rFonts w:ascii="Courier New" w:hAnsi="Courier New" w:cs="Courier New"/>
          <w:color w:val="3F7F5F"/>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어댑터</w:t>
      </w:r>
      <w:r>
        <w:rPr>
          <w:rFonts w:ascii="Courier New" w:hAnsi="Courier New" w:cs="Courier New"/>
          <w:color w:val="3F7F5F"/>
          <w:kern w:val="0"/>
          <w:szCs w:val="20"/>
        </w:rPr>
        <w:t xml:space="preserve"> </w:t>
      </w:r>
      <w:r>
        <w:rPr>
          <w:rFonts w:ascii="Courier New" w:hAnsi="Courier New" w:cs="Courier New"/>
          <w:color w:val="3F7F5F"/>
          <w:kern w:val="0"/>
          <w:szCs w:val="20"/>
        </w:rPr>
        <w:t>준비</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 Adapter;</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Adapter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r>
        <w:rPr>
          <w:rFonts w:ascii="Courier New" w:hAnsi="Courier New" w:cs="Courier New"/>
          <w:b/>
          <w:bCs/>
          <w:color w:val="7F0055"/>
          <w:kern w:val="0"/>
          <w:szCs w:val="20"/>
        </w:rPr>
        <w:t>this</w:t>
      </w:r>
      <w:r>
        <w:rPr>
          <w:rFonts w:ascii="Courier New" w:hAnsi="Courier New" w:cs="Courier New"/>
          <w:color w:val="000000"/>
          <w:kern w:val="0"/>
          <w:szCs w:val="20"/>
        </w:rPr>
        <w:t>, android.</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simple_list_item_1</w:t>
      </w:r>
      <w:r>
        <w:rPr>
          <w:rFonts w:ascii="Courier New" w:hAnsi="Courier New" w:cs="Courier New"/>
          <w:color w:val="000000"/>
          <w:kern w:val="0"/>
          <w:szCs w:val="20"/>
        </w:rPr>
        <w:t>, arGeneral);</w:t>
      </w:r>
    </w:p>
    <w:p w:rsidR="005A5126" w:rsidRDefault="005A5126" w:rsidP="005A5126">
      <w:pPr>
        <w:wordWrap/>
        <w:adjustRightInd w:val="0"/>
        <w:jc w:val="left"/>
        <w:rPr>
          <w:rFonts w:ascii="Courier New" w:hAnsi="Courier New" w:cs="Courier New"/>
          <w:kern w:val="0"/>
          <w:szCs w:val="20"/>
        </w:rPr>
      </w:pP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 </w:t>
      </w:r>
      <w:r>
        <w:rPr>
          <w:rFonts w:ascii="Courier New" w:hAnsi="Courier New" w:cs="Courier New"/>
          <w:color w:val="3F7F5F"/>
          <w:kern w:val="0"/>
          <w:szCs w:val="20"/>
        </w:rPr>
        <w:t>어댑터</w:t>
      </w:r>
      <w:r>
        <w:rPr>
          <w:rFonts w:ascii="Courier New" w:hAnsi="Courier New" w:cs="Courier New"/>
          <w:color w:val="3F7F5F"/>
          <w:kern w:val="0"/>
          <w:szCs w:val="20"/>
        </w:rPr>
        <w:t xml:space="preserve"> </w:t>
      </w:r>
      <w:r>
        <w:rPr>
          <w:rFonts w:ascii="Courier New" w:hAnsi="Courier New" w:cs="Courier New"/>
          <w:color w:val="3F7F5F"/>
          <w:kern w:val="0"/>
          <w:szCs w:val="20"/>
        </w:rPr>
        <w:t>연결</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ListView</w:t>
      </w:r>
      <w:r>
        <w:rPr>
          <w:rFonts w:ascii="Courier New" w:hAnsi="Courier New" w:cs="Courier New"/>
          <w:color w:val="000000"/>
          <w:kern w:val="0"/>
          <w:szCs w:val="20"/>
        </w:rPr>
        <w:t xml:space="preserve"> list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list</w:t>
      </w:r>
      <w:r>
        <w:rPr>
          <w:rFonts w:ascii="Courier New" w:hAnsi="Courier New" w:cs="Courier New"/>
          <w:color w:val="000000"/>
          <w:kern w:val="0"/>
          <w:szCs w:val="20"/>
        </w:rPr>
        <w:t>);</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setAdapter</w:t>
      </w:r>
      <w:r>
        <w:rPr>
          <w:rFonts w:ascii="Courier New" w:hAnsi="Courier New" w:cs="Courier New"/>
          <w:color w:val="000000"/>
          <w:kern w:val="0"/>
          <w:szCs w:val="20"/>
        </w:rPr>
        <w:t>(Adapter);</w:t>
      </w:r>
    </w:p>
    <w:p w:rsidR="005A5126" w:rsidRDefault="005A5126" w:rsidP="005A512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A5126" w:rsidRDefault="005A5126" w:rsidP="005A512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6B6A99" w:rsidRDefault="006B6A99" w:rsidP="006B6A99">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p>
    <w:p w:rsidR="006B6A99" w:rsidRDefault="006B6A99" w:rsidP="006B6A99">
      <w:pPr>
        <w:wordWrap/>
        <w:adjustRightInd w:val="0"/>
        <w:jc w:val="left"/>
        <w:rPr>
          <w:rFonts w:ascii="Courier New" w:hAnsi="Courier New" w:cs="Courier New"/>
          <w:color w:val="000000"/>
          <w:kern w:val="0"/>
          <w:sz w:val="26"/>
          <w:szCs w:val="20"/>
        </w:rPr>
      </w:pPr>
      <w:r w:rsidRPr="006B6A99">
        <w:rPr>
          <w:rFonts w:ascii="Courier New" w:hAnsi="Courier New" w:cs="Courier New"/>
          <w:color w:val="000000"/>
          <w:kern w:val="0"/>
          <w:sz w:val="26"/>
          <w:szCs w:val="20"/>
        </w:rPr>
        <w:t>(</w:t>
      </w:r>
      <w:r w:rsidRPr="006B6A99">
        <w:rPr>
          <w:rFonts w:ascii="Courier New" w:hAnsi="Courier New" w:cs="Courier New"/>
          <w:b/>
          <w:bCs/>
          <w:color w:val="7F0055"/>
          <w:kern w:val="0"/>
          <w:sz w:val="26"/>
          <w:szCs w:val="20"/>
        </w:rPr>
        <w:t>this</w:t>
      </w:r>
      <w:r w:rsidRPr="006B6A99">
        <w:rPr>
          <w:rFonts w:ascii="Courier New" w:hAnsi="Courier New" w:cs="Courier New"/>
          <w:color w:val="000000"/>
          <w:kern w:val="0"/>
          <w:sz w:val="26"/>
          <w:szCs w:val="20"/>
        </w:rPr>
        <w:t>, android.</w:t>
      </w:r>
      <w:r w:rsidRPr="006B6A99">
        <w:rPr>
          <w:rFonts w:ascii="Courier New" w:hAnsi="Courier New" w:cs="Courier New"/>
          <w:b/>
          <w:bCs/>
          <w:color w:val="005032"/>
          <w:kern w:val="0"/>
          <w:sz w:val="26"/>
          <w:szCs w:val="20"/>
        </w:rPr>
        <w:t>R</w:t>
      </w:r>
      <w:r w:rsidRPr="006B6A99">
        <w:rPr>
          <w:rFonts w:ascii="Courier New" w:hAnsi="Courier New" w:cs="Courier New"/>
          <w:color w:val="000000"/>
          <w:kern w:val="0"/>
          <w:sz w:val="26"/>
          <w:szCs w:val="20"/>
        </w:rPr>
        <w:t>.</w:t>
      </w:r>
      <w:r w:rsidRPr="006B6A99">
        <w:rPr>
          <w:rFonts w:ascii="Courier New" w:hAnsi="Courier New" w:cs="Courier New"/>
          <w:b/>
          <w:bCs/>
          <w:color w:val="005032"/>
          <w:kern w:val="0"/>
          <w:sz w:val="26"/>
          <w:szCs w:val="20"/>
        </w:rPr>
        <w:t>layout</w:t>
      </w:r>
      <w:r w:rsidRPr="006B6A99">
        <w:rPr>
          <w:rFonts w:ascii="Courier New" w:hAnsi="Courier New" w:cs="Courier New"/>
          <w:color w:val="000000"/>
          <w:kern w:val="0"/>
          <w:sz w:val="26"/>
          <w:szCs w:val="20"/>
        </w:rPr>
        <w:t>.</w:t>
      </w:r>
      <w:r w:rsidRPr="006B6A99">
        <w:rPr>
          <w:rFonts w:ascii="Courier New" w:hAnsi="Courier New" w:cs="Courier New"/>
          <w:i/>
          <w:iCs/>
          <w:color w:val="0000C0"/>
          <w:kern w:val="0"/>
          <w:sz w:val="26"/>
          <w:szCs w:val="20"/>
        </w:rPr>
        <w:t>simple_list_item_1</w:t>
      </w:r>
      <w:r w:rsidRPr="006B6A99">
        <w:rPr>
          <w:rFonts w:ascii="Courier New" w:hAnsi="Courier New" w:cs="Courier New"/>
          <w:color w:val="000000"/>
          <w:kern w:val="0"/>
          <w:sz w:val="26"/>
          <w:szCs w:val="20"/>
        </w:rPr>
        <w:t>, arGeneral);</w:t>
      </w:r>
    </w:p>
    <w:p w:rsidR="006B6A99" w:rsidRPr="006B6A99" w:rsidRDefault="006B6A99" w:rsidP="006B6A99">
      <w:pPr>
        <w:wordWrap/>
        <w:adjustRightInd w:val="0"/>
        <w:jc w:val="left"/>
        <w:rPr>
          <w:rFonts w:ascii="Courier New" w:hAnsi="Courier New" w:cs="Courier New"/>
          <w:color w:val="000000"/>
          <w:kern w:val="0"/>
          <w:szCs w:val="20"/>
        </w:rPr>
      </w:pPr>
      <w:r w:rsidRPr="006B6A99">
        <w:rPr>
          <w:rFonts w:ascii="Courier New" w:hAnsi="Courier New" w:cs="Courier New" w:hint="eastAsia"/>
          <w:color w:val="000000"/>
          <w:kern w:val="0"/>
          <w:szCs w:val="20"/>
        </w:rPr>
        <w:t>현재컨텍스트</w:t>
      </w:r>
      <w:r w:rsidRPr="006B6A99">
        <w:rPr>
          <w:rFonts w:ascii="Courier New" w:hAnsi="Courier New" w:cs="Courier New" w:hint="eastAsia"/>
          <w:color w:val="000000"/>
          <w:kern w:val="0"/>
          <w:szCs w:val="20"/>
        </w:rPr>
        <w:t xml:space="preserve"> </w:t>
      </w:r>
      <w:r w:rsidRPr="006B6A99">
        <w:rPr>
          <w:rFonts w:ascii="Courier New" w:hAnsi="Courier New" w:cs="Courier New" w:hint="eastAsia"/>
          <w:color w:val="000000"/>
          <w:kern w:val="0"/>
          <w:szCs w:val="20"/>
        </w:rPr>
        <w:t>액티비트</w:t>
      </w:r>
      <w:r w:rsidRPr="006B6A99">
        <w:rPr>
          <w:rFonts w:ascii="Courier New" w:hAnsi="Courier New" w:cs="Courier New" w:hint="eastAsia"/>
          <w:color w:val="000000"/>
          <w:kern w:val="0"/>
          <w:szCs w:val="20"/>
        </w:rPr>
        <w:t xml:space="preserve">, </w:t>
      </w:r>
    </w:p>
    <w:p w:rsidR="006B6A99" w:rsidRDefault="006B6A99" w:rsidP="006B6A99">
      <w:pPr>
        <w:wordWrap/>
        <w:adjustRightInd w:val="0"/>
        <w:jc w:val="left"/>
        <w:rPr>
          <w:rFonts w:ascii="Courier New" w:hAnsi="Courier New" w:cs="Courier New"/>
          <w:color w:val="000000"/>
          <w:kern w:val="0"/>
          <w:szCs w:val="20"/>
        </w:rPr>
      </w:pPr>
      <w:r w:rsidRPr="006B6A99">
        <w:rPr>
          <w:rFonts w:ascii="Courier New" w:hAnsi="Courier New" w:cs="Courier New" w:hint="eastAsia"/>
          <w:color w:val="000000"/>
          <w:kern w:val="0"/>
          <w:szCs w:val="20"/>
        </w:rPr>
        <w:t>레이아웃리소스</w:t>
      </w:r>
      <w:r w:rsidRPr="006B6A99">
        <w:rPr>
          <w:rFonts w:ascii="Courier New" w:hAnsi="Courier New" w:cs="Courier New" w:hint="eastAsia"/>
          <w:color w:val="000000"/>
          <w:kern w:val="0"/>
          <w:szCs w:val="20"/>
        </w:rPr>
        <w:t>ID(</w:t>
      </w:r>
      <w:r w:rsidRPr="006B6A99">
        <w:rPr>
          <w:rFonts w:ascii="Courier New" w:hAnsi="Courier New" w:cs="Courier New" w:hint="eastAsia"/>
          <w:color w:val="000000"/>
          <w:kern w:val="0"/>
          <w:szCs w:val="20"/>
        </w:rPr>
        <w:t>이미지뷰나</w:t>
      </w:r>
      <w:r w:rsidRPr="006B6A99">
        <w:rPr>
          <w:rFonts w:ascii="Courier New" w:hAnsi="Courier New" w:cs="Courier New" w:hint="eastAsia"/>
          <w:color w:val="000000"/>
          <w:kern w:val="0"/>
          <w:szCs w:val="20"/>
        </w:rPr>
        <w:t xml:space="preserve"> </w:t>
      </w:r>
      <w:r w:rsidRPr="006B6A99">
        <w:rPr>
          <w:rFonts w:ascii="Courier New" w:hAnsi="Courier New" w:cs="Courier New" w:hint="eastAsia"/>
          <w:color w:val="000000"/>
          <w:kern w:val="0"/>
          <w:szCs w:val="20"/>
        </w:rPr>
        <w:t>텍스트뷰</w:t>
      </w:r>
      <w:r w:rsidRPr="006B6A99">
        <w:rPr>
          <w:rFonts w:ascii="Courier New" w:hAnsi="Courier New" w:cs="Courier New" w:hint="eastAsia"/>
          <w:color w:val="000000"/>
          <w:kern w:val="0"/>
          <w:szCs w:val="20"/>
        </w:rPr>
        <w:t>,</w:t>
      </w:r>
      <w:r w:rsidRPr="006B6A99">
        <w:rPr>
          <w:rFonts w:ascii="Courier New" w:hAnsi="Courier New" w:cs="Courier New" w:hint="eastAsia"/>
          <w:color w:val="000000"/>
          <w:kern w:val="0"/>
          <w:szCs w:val="20"/>
        </w:rPr>
        <w:t>체크박스</w:t>
      </w:r>
      <w:r w:rsidRPr="006B6A99">
        <w:rPr>
          <w:rFonts w:ascii="Courier New" w:hAnsi="Courier New" w:cs="Courier New" w:hint="eastAsia"/>
          <w:color w:val="000000"/>
          <w:kern w:val="0"/>
          <w:szCs w:val="20"/>
        </w:rPr>
        <w:t xml:space="preserve"> </w:t>
      </w:r>
      <w:r w:rsidRPr="006B6A99">
        <w:rPr>
          <w:rFonts w:ascii="Courier New" w:hAnsi="Courier New" w:cs="Courier New" w:hint="eastAsia"/>
          <w:color w:val="000000"/>
          <w:kern w:val="0"/>
          <w:szCs w:val="20"/>
        </w:rPr>
        <w:t>라이도버스등</w:t>
      </w:r>
      <w:r w:rsidRPr="006B6A99">
        <w:rPr>
          <w:rFonts w:ascii="Courier New" w:hAnsi="Courier New" w:cs="Courier New" w:hint="eastAsia"/>
          <w:color w:val="000000"/>
          <w:kern w:val="0"/>
          <w:szCs w:val="20"/>
        </w:rPr>
        <w:t>..)</w:t>
      </w:r>
      <w:r>
        <w:rPr>
          <w:rFonts w:ascii="Courier New" w:hAnsi="Courier New" w:cs="Courier New" w:hint="eastAsia"/>
          <w:color w:val="000000"/>
          <w:kern w:val="0"/>
          <w:szCs w:val="20"/>
        </w:rPr>
        <w:t>제공하는것도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쓸수있다위처럼</w:t>
      </w:r>
    </w:p>
    <w:tbl>
      <w:tblPr>
        <w:tblStyle w:val="a4"/>
        <w:tblW w:w="0" w:type="auto"/>
        <w:tblLook w:val="04A0"/>
      </w:tblPr>
      <w:tblGrid>
        <w:gridCol w:w="4606"/>
        <w:gridCol w:w="4606"/>
      </w:tblGrid>
      <w:tr w:rsidR="002204BC" w:rsidTr="002204BC">
        <w:trPr>
          <w:trHeight w:val="490"/>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imple_list_item_1</w:t>
            </w:r>
          </w:p>
        </w:tc>
        <w:tc>
          <w:tcPr>
            <w:tcW w:w="4606" w:type="dxa"/>
          </w:tcPr>
          <w:p w:rsidR="002204BC" w:rsidRP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하나의텍스트뷰로</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구성된</w:t>
            </w:r>
            <w:r w:rsidRPr="00C07BE5">
              <w:rPr>
                <w:rFonts w:ascii="Courier New" w:hAnsi="Courier New" w:cs="Courier New" w:hint="eastAsia"/>
                <w:b/>
                <w:color w:val="000000"/>
                <w:kern w:val="0"/>
                <w:szCs w:val="20"/>
              </w:rPr>
              <w:t>,</w:t>
            </w:r>
          </w:p>
        </w:tc>
      </w:tr>
      <w:tr w:rsidR="002204BC" w:rsidTr="002204BC">
        <w:trPr>
          <w:trHeight w:val="490"/>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w:t>
            </w:r>
            <w:r>
              <w:rPr>
                <w:rFonts w:ascii="Courier New" w:hAnsi="Courier New" w:cs="Courier New" w:hint="eastAsia"/>
                <w:b/>
                <w:color w:val="000000"/>
                <w:kern w:val="0"/>
                <w:szCs w:val="20"/>
              </w:rPr>
              <w:t>list_item_</w:t>
            </w:r>
            <w:r w:rsidRPr="00C07BE5">
              <w:rPr>
                <w:rFonts w:ascii="Courier New" w:hAnsi="Courier New" w:cs="Courier New" w:hint="eastAsia"/>
                <w:b/>
                <w:color w:val="000000"/>
                <w:kern w:val="0"/>
                <w:szCs w:val="20"/>
              </w:rPr>
              <w:t>2</w:t>
            </w:r>
          </w:p>
        </w:tc>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두개의텍스트뷰</w:t>
            </w:r>
            <w:r w:rsidRPr="00C07BE5">
              <w:rPr>
                <w:rFonts w:ascii="Courier New" w:hAnsi="Courier New" w:cs="Courier New" w:hint="eastAsia"/>
                <w:b/>
                <w:color w:val="000000"/>
                <w:kern w:val="0"/>
                <w:szCs w:val="20"/>
              </w:rPr>
              <w:t>,</w:t>
            </w:r>
          </w:p>
        </w:tc>
      </w:tr>
      <w:tr w:rsidR="002204BC" w:rsidTr="002204BC">
        <w:trPr>
          <w:trHeight w:val="490"/>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imple_list_item.checked</w:t>
            </w:r>
          </w:p>
        </w:tc>
        <w:tc>
          <w:tcPr>
            <w:tcW w:w="4606" w:type="dxa"/>
          </w:tcPr>
          <w:p w:rsidR="002204BC" w:rsidRP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오른쪽에</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체크표시</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나타난다</w:t>
            </w:r>
          </w:p>
        </w:tc>
      </w:tr>
      <w:tr w:rsidR="002204BC" w:rsidTr="002204BC">
        <w:trPr>
          <w:trHeight w:val="509"/>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imple_list_item_single_choice</w:t>
            </w:r>
          </w:p>
        </w:tc>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오른쪽에</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라디오버튼</w:t>
            </w:r>
          </w:p>
        </w:tc>
      </w:tr>
      <w:tr w:rsidR="002204BC" w:rsidTr="002204BC">
        <w:trPr>
          <w:trHeight w:val="509"/>
        </w:trPr>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b/>
                <w:color w:val="000000"/>
                <w:kern w:val="0"/>
                <w:szCs w:val="20"/>
              </w:rPr>
              <w:t>S</w:t>
            </w:r>
            <w:r w:rsidRPr="00C07BE5">
              <w:rPr>
                <w:rFonts w:ascii="Courier New" w:hAnsi="Courier New" w:cs="Courier New" w:hint="eastAsia"/>
                <w:b/>
                <w:color w:val="000000"/>
                <w:kern w:val="0"/>
                <w:szCs w:val="20"/>
              </w:rPr>
              <w:t>imple_list_item_muliple_choice</w:t>
            </w:r>
          </w:p>
        </w:tc>
        <w:tc>
          <w:tcPr>
            <w:tcW w:w="4606" w:type="dxa"/>
          </w:tcPr>
          <w:p w:rsidR="002204BC" w:rsidRDefault="002204BC" w:rsidP="006B6A99">
            <w:pPr>
              <w:wordWrap/>
              <w:adjustRightInd w:val="0"/>
              <w:jc w:val="left"/>
              <w:rPr>
                <w:rFonts w:ascii="Courier New" w:hAnsi="Courier New" w:cs="Courier New"/>
                <w:b/>
                <w:color w:val="000000"/>
                <w:kern w:val="0"/>
                <w:szCs w:val="20"/>
              </w:rPr>
            </w:pPr>
            <w:r w:rsidRPr="00C07BE5">
              <w:rPr>
                <w:rFonts w:ascii="Courier New" w:hAnsi="Courier New" w:cs="Courier New" w:hint="eastAsia"/>
                <w:b/>
                <w:color w:val="000000"/>
                <w:kern w:val="0"/>
                <w:szCs w:val="20"/>
              </w:rPr>
              <w:t>오른쪽에</w:t>
            </w:r>
            <w:r w:rsidRPr="00C07BE5">
              <w:rPr>
                <w:rFonts w:ascii="Courier New" w:hAnsi="Courier New" w:cs="Courier New" w:hint="eastAsia"/>
                <w:b/>
                <w:color w:val="000000"/>
                <w:kern w:val="0"/>
                <w:szCs w:val="20"/>
              </w:rPr>
              <w:t xml:space="preserve"> </w:t>
            </w:r>
            <w:r w:rsidRPr="00C07BE5">
              <w:rPr>
                <w:rFonts w:ascii="Courier New" w:hAnsi="Courier New" w:cs="Courier New" w:hint="eastAsia"/>
                <w:b/>
                <w:color w:val="000000"/>
                <w:kern w:val="0"/>
                <w:szCs w:val="20"/>
              </w:rPr>
              <w:t>체크박스</w:t>
            </w:r>
            <w:r w:rsidRPr="00C07BE5">
              <w:rPr>
                <w:rFonts w:ascii="Courier New" w:hAnsi="Courier New" w:cs="Courier New" w:hint="eastAsia"/>
                <w:b/>
                <w:color w:val="000000"/>
                <w:kern w:val="0"/>
                <w:szCs w:val="20"/>
              </w:rPr>
              <w:t>.</w:t>
            </w:r>
          </w:p>
        </w:tc>
      </w:tr>
    </w:tbl>
    <w:p w:rsidR="00C07BE5" w:rsidRPr="00C07BE5" w:rsidRDefault="00C07BE5" w:rsidP="006B6A99">
      <w:pPr>
        <w:wordWrap/>
        <w:adjustRightInd w:val="0"/>
        <w:jc w:val="left"/>
        <w:rPr>
          <w:rFonts w:ascii="Courier New" w:hAnsi="Courier New" w:cs="Courier New"/>
          <w:b/>
          <w:color w:val="000000"/>
          <w:kern w:val="0"/>
          <w:szCs w:val="20"/>
        </w:rPr>
      </w:pPr>
    </w:p>
    <w:p w:rsidR="006B6A99" w:rsidRPr="006B6A99" w:rsidRDefault="006B6A99" w:rsidP="006B6A99">
      <w:pPr>
        <w:wordWrap/>
        <w:adjustRightInd w:val="0"/>
        <w:jc w:val="left"/>
        <w:rPr>
          <w:rFonts w:ascii="Courier New" w:hAnsi="Courier New" w:cs="Courier New"/>
          <w:kern w:val="0"/>
          <w:sz w:val="26"/>
          <w:szCs w:val="20"/>
        </w:rPr>
      </w:pPr>
    </w:p>
    <w:p w:rsidR="006B6A99" w:rsidRDefault="00443DFF" w:rsidP="005A5126">
      <w:pPr>
        <w:wordWrap/>
        <w:adjustRightInd w:val="0"/>
        <w:jc w:val="left"/>
        <w:rPr>
          <w:rFonts w:ascii="Courier New" w:hAnsi="Courier New" w:cs="Courier New"/>
          <w:b/>
          <w:kern w:val="0"/>
          <w:sz w:val="26"/>
          <w:szCs w:val="20"/>
        </w:rPr>
      </w:pPr>
      <w:r w:rsidRPr="00B75FD7">
        <w:rPr>
          <w:rFonts w:ascii="Courier New" w:hAnsi="Courier New" w:cs="Courier New" w:hint="eastAsia"/>
          <w:b/>
          <w:kern w:val="0"/>
          <w:sz w:val="26"/>
          <w:szCs w:val="20"/>
        </w:rPr>
        <w:t>리소스에</w:t>
      </w:r>
      <w:r w:rsidRPr="00B75FD7">
        <w:rPr>
          <w:rFonts w:ascii="Courier New" w:hAnsi="Courier New" w:cs="Courier New" w:hint="eastAsia"/>
          <w:b/>
          <w:kern w:val="0"/>
          <w:sz w:val="26"/>
          <w:szCs w:val="20"/>
        </w:rPr>
        <w:t xml:space="preserve"> </w:t>
      </w:r>
      <w:r w:rsidRPr="00B75FD7">
        <w:rPr>
          <w:rFonts w:ascii="Courier New" w:hAnsi="Courier New" w:cs="Courier New" w:hint="eastAsia"/>
          <w:b/>
          <w:kern w:val="0"/>
          <w:sz w:val="26"/>
          <w:szCs w:val="20"/>
        </w:rPr>
        <w:t>저장해놓고</w:t>
      </w:r>
      <w:r w:rsidRPr="00B75FD7">
        <w:rPr>
          <w:rFonts w:ascii="Courier New" w:hAnsi="Courier New" w:cs="Courier New" w:hint="eastAsia"/>
          <w:b/>
          <w:kern w:val="0"/>
          <w:sz w:val="26"/>
          <w:szCs w:val="20"/>
        </w:rPr>
        <w:t xml:space="preserve"> </w:t>
      </w:r>
      <w:r w:rsidR="00B75FD7" w:rsidRPr="00B75FD7">
        <w:rPr>
          <w:rFonts w:ascii="Courier New" w:hAnsi="Courier New" w:cs="Courier New" w:hint="eastAsia"/>
          <w:b/>
          <w:kern w:val="0"/>
          <w:sz w:val="26"/>
          <w:szCs w:val="20"/>
        </w:rPr>
        <w:t>배열을</w:t>
      </w:r>
      <w:r w:rsidR="00B75FD7" w:rsidRPr="00B75FD7">
        <w:rPr>
          <w:rFonts w:ascii="Courier New" w:hAnsi="Courier New" w:cs="Courier New" w:hint="eastAsia"/>
          <w:b/>
          <w:kern w:val="0"/>
          <w:sz w:val="26"/>
          <w:szCs w:val="20"/>
        </w:rPr>
        <w:t xml:space="preserve"> </w:t>
      </w:r>
      <w:r w:rsidR="00B75FD7" w:rsidRPr="00B75FD7">
        <w:rPr>
          <w:rFonts w:ascii="Courier New" w:hAnsi="Courier New" w:cs="Courier New" w:hint="eastAsia"/>
          <w:b/>
          <w:kern w:val="0"/>
          <w:sz w:val="26"/>
          <w:szCs w:val="20"/>
        </w:rPr>
        <w:t>불르자</w:t>
      </w:r>
      <w:r w:rsidR="00B75FD7" w:rsidRPr="00B75FD7">
        <w:rPr>
          <w:rFonts w:ascii="Courier New" w:hAnsi="Courier New" w:cs="Courier New" w:hint="eastAsia"/>
          <w:b/>
          <w:kern w:val="0"/>
          <w:sz w:val="26"/>
          <w:szCs w:val="20"/>
        </w:rPr>
        <w: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widget_listtest</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ArrayAdapter</w:t>
      </w:r>
      <w:r>
        <w:rPr>
          <w:rFonts w:ascii="Courier New" w:hAnsi="Courier New" w:cs="Courier New"/>
          <w:color w:val="000000"/>
          <w:kern w:val="0"/>
          <w:szCs w:val="20"/>
        </w:rPr>
        <w:t>&lt;CharSequence&gt; Adapter;</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Adapter = </w:t>
      </w:r>
      <w:r>
        <w:rPr>
          <w:rFonts w:ascii="Courier New" w:hAnsi="Courier New" w:cs="Courier New"/>
          <w:b/>
          <w:bCs/>
          <w:color w:val="005032"/>
          <w:kern w:val="0"/>
          <w:szCs w:val="20"/>
        </w:rPr>
        <w:t>ArrayAdapter</w:t>
      </w:r>
      <w:r>
        <w:rPr>
          <w:rFonts w:ascii="Courier New" w:hAnsi="Courier New" w:cs="Courier New"/>
          <w:color w:val="000000"/>
          <w:kern w:val="0"/>
          <w:szCs w:val="20"/>
        </w:rPr>
        <w:t>.</w:t>
      </w:r>
      <w:r>
        <w:rPr>
          <w:rFonts w:ascii="Courier New" w:hAnsi="Courier New" w:cs="Courier New"/>
          <w:i/>
          <w:iCs/>
          <w:color w:val="000000"/>
          <w:kern w:val="0"/>
          <w:szCs w:val="20"/>
        </w:rPr>
        <w:t>createFromResource</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array</w:t>
      </w:r>
      <w:r>
        <w:rPr>
          <w:rFonts w:ascii="Courier New" w:hAnsi="Courier New" w:cs="Courier New"/>
          <w:color w:val="000000"/>
          <w:kern w:val="0"/>
          <w:szCs w:val="20"/>
        </w:rPr>
        <w:t>.</w:t>
      </w:r>
      <w:r>
        <w:rPr>
          <w:rFonts w:ascii="Courier New" w:hAnsi="Courier New" w:cs="Courier New"/>
          <w:i/>
          <w:iCs/>
          <w:color w:val="0000C0"/>
          <w:kern w:val="0"/>
          <w:szCs w:val="20"/>
        </w:rPr>
        <w:t>country</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android.</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simple_list_item_1</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ListView</w:t>
      </w:r>
      <w:r>
        <w:rPr>
          <w:rFonts w:ascii="Courier New" w:hAnsi="Courier New" w:cs="Courier New"/>
          <w:color w:val="000000"/>
          <w:kern w:val="0"/>
          <w:szCs w:val="20"/>
        </w:rPr>
        <w:t xml:space="preserve"> list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list</w:t>
      </w: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setAdapter</w:t>
      </w:r>
      <w:r>
        <w:rPr>
          <w:rFonts w:ascii="Courier New" w:hAnsi="Courier New" w:cs="Courier New"/>
          <w:color w:val="000000"/>
          <w:kern w:val="0"/>
          <w:szCs w:val="20"/>
        </w:rPr>
        <w:t>(Adapter);</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B75FD7" w:rsidRDefault="00B75FD7" w:rsidP="00B75FD7">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B75FD7" w:rsidRDefault="00B75FD7" w:rsidP="00B75FD7">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values/arrays.xml</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resources</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string-array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"country"</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신라</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고구려</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백제</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당나라</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발해</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옥저</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동예</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r>
        <w:rPr>
          <w:rFonts w:ascii="Courier New" w:hAnsi="Courier New" w:cs="Courier New"/>
          <w:color w:val="000000"/>
          <w:kern w:val="0"/>
          <w:szCs w:val="20"/>
        </w:rPr>
        <w:t>부여</w:t>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color w:val="008080"/>
          <w:kern w:val="0"/>
          <w:szCs w:val="20"/>
        </w:rPr>
        <w:t>&gt;</w:t>
      </w:r>
    </w:p>
    <w:p w:rsidR="00B75FD7" w:rsidRDefault="00BA33BB" w:rsidP="00B75FD7">
      <w:pPr>
        <w:wordWrap/>
        <w:adjustRightInd w:val="0"/>
        <w:jc w:val="left"/>
        <w:rPr>
          <w:rFonts w:ascii="Courier New" w:hAnsi="Courier New" w:cs="Courier New"/>
          <w:kern w:val="0"/>
          <w:szCs w:val="20"/>
        </w:rPr>
      </w:pPr>
      <w:r>
        <w:rPr>
          <w:rFonts w:ascii="Courier New" w:hAnsi="Courier New" w:cs="Courier New"/>
          <w:noProof/>
          <w:color w:val="000000"/>
          <w:kern w:val="0"/>
          <w:szCs w:val="20"/>
        </w:rPr>
        <w:drawing>
          <wp:anchor distT="0" distB="0" distL="114300" distR="114300" simplePos="0" relativeHeight="251697152" behindDoc="0" locked="0" layoutInCell="1" allowOverlap="1">
            <wp:simplePos x="0" y="0"/>
            <wp:positionH relativeFrom="column">
              <wp:posOffset>4741545</wp:posOffset>
            </wp:positionH>
            <wp:positionV relativeFrom="paragraph">
              <wp:posOffset>635</wp:posOffset>
            </wp:positionV>
            <wp:extent cx="1572260" cy="1748790"/>
            <wp:effectExtent l="19050" t="0" r="8890" b="0"/>
            <wp:wrapNone/>
            <wp:docPr id="9"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572260" cy="1748790"/>
                    </a:xfrm>
                    <a:prstGeom prst="rect">
                      <a:avLst/>
                    </a:prstGeom>
                    <a:noFill/>
                    <a:ln w="9525">
                      <a:noFill/>
                      <a:miter lim="800000"/>
                      <a:headEnd/>
                      <a:tailEnd/>
                    </a:ln>
                  </pic:spPr>
                </pic:pic>
              </a:graphicData>
            </a:graphic>
          </wp:anchor>
        </w:drawing>
      </w:r>
      <w:r w:rsidR="00B75FD7">
        <w:rPr>
          <w:rFonts w:ascii="Courier New" w:hAnsi="Courier New" w:cs="Courier New"/>
          <w:color w:val="000000"/>
          <w:kern w:val="0"/>
          <w:szCs w:val="20"/>
        </w:rPr>
        <w:t xml:space="preserve">        </w:t>
      </w:r>
      <w:r w:rsidR="00B75FD7">
        <w:rPr>
          <w:rFonts w:ascii="Courier New" w:hAnsi="Courier New" w:cs="Courier New"/>
          <w:color w:val="008080"/>
          <w:kern w:val="0"/>
          <w:szCs w:val="20"/>
        </w:rPr>
        <w:t>&lt;</w:t>
      </w:r>
      <w:r w:rsidR="00B75FD7">
        <w:rPr>
          <w:rFonts w:ascii="Courier New" w:hAnsi="Courier New" w:cs="Courier New"/>
          <w:color w:val="3F7F7F"/>
          <w:kern w:val="0"/>
          <w:szCs w:val="20"/>
        </w:rPr>
        <w:t>item</w:t>
      </w:r>
      <w:r w:rsidR="00B75FD7">
        <w:rPr>
          <w:rFonts w:ascii="Courier New" w:hAnsi="Courier New" w:cs="Courier New"/>
          <w:color w:val="008080"/>
          <w:kern w:val="0"/>
          <w:szCs w:val="20"/>
        </w:rPr>
        <w:t>&gt;</w:t>
      </w:r>
      <w:r w:rsidR="00B75FD7">
        <w:rPr>
          <w:rFonts w:ascii="Courier New" w:hAnsi="Courier New" w:cs="Courier New"/>
          <w:color w:val="000000"/>
          <w:kern w:val="0"/>
          <w:szCs w:val="20"/>
        </w:rPr>
        <w:t>대한민국</w:t>
      </w:r>
      <w:r w:rsidR="00B75FD7">
        <w:rPr>
          <w:rFonts w:ascii="Courier New" w:hAnsi="Courier New" w:cs="Courier New"/>
          <w:color w:val="008080"/>
          <w:kern w:val="0"/>
          <w:szCs w:val="20"/>
        </w:rPr>
        <w:t>&lt;/</w:t>
      </w:r>
      <w:r w:rsidR="00B75FD7">
        <w:rPr>
          <w:rFonts w:ascii="Courier New" w:hAnsi="Courier New" w:cs="Courier New"/>
          <w:color w:val="3F7F7F"/>
          <w:kern w:val="0"/>
          <w:szCs w:val="20"/>
        </w:rPr>
        <w:t>item</w:t>
      </w:r>
      <w:r w:rsidR="00B75FD7">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color w:val="008080"/>
          <w:kern w:val="0"/>
          <w:szCs w:val="20"/>
        </w:rPr>
      </w:pPr>
      <w:r>
        <w:rPr>
          <w:rFonts w:ascii="Courier New" w:hAnsi="Courier New" w:cs="Courier New"/>
          <w:color w:val="000000"/>
          <w:kern w:val="0"/>
          <w:szCs w:val="20"/>
        </w:rPr>
        <w:t xml:space="preserve">    </w:t>
      </w:r>
      <w:r>
        <w:rPr>
          <w:rFonts w:ascii="Courier New" w:hAnsi="Courier New" w:cs="Courier New"/>
          <w:color w:val="008080"/>
          <w:kern w:val="0"/>
          <w:szCs w:val="20"/>
        </w:rPr>
        <w:t>&lt;/</w:t>
      </w:r>
      <w:r>
        <w:rPr>
          <w:rFonts w:ascii="Courier New" w:hAnsi="Courier New" w:cs="Courier New"/>
          <w:color w:val="3F7F7F"/>
          <w:kern w:val="0"/>
          <w:szCs w:val="20"/>
        </w:rPr>
        <w:t>string-array</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hint="eastAsia"/>
          <w:color w:val="008080"/>
          <w:kern w:val="0"/>
          <w:szCs w:val="20"/>
        </w:rPr>
        <w:t>/</w:t>
      </w:r>
      <w:r>
        <w:rPr>
          <w:rFonts w:ascii="Courier New" w:hAnsi="Courier New" w:cs="Courier New"/>
          <w:color w:val="3F7F7F"/>
          <w:kern w:val="0"/>
          <w:szCs w:val="20"/>
        </w:rPr>
        <w:t>resources</w:t>
      </w:r>
      <w:r>
        <w:rPr>
          <w:rFonts w:ascii="Courier New" w:hAnsi="Courier New" w:cs="Courier New"/>
          <w:color w:val="008080"/>
          <w:kern w:val="0"/>
          <w:szCs w:val="20"/>
        </w:rPr>
        <w:t>&gt;</w:t>
      </w:r>
    </w:p>
    <w:p w:rsidR="00B75FD7" w:rsidRDefault="00B75FD7" w:rsidP="00B75FD7">
      <w:pPr>
        <w:wordWrap/>
        <w:adjustRightInd w:val="0"/>
        <w:jc w:val="left"/>
        <w:rPr>
          <w:rFonts w:ascii="Courier New" w:hAnsi="Courier New" w:cs="Courier New"/>
          <w:b/>
          <w:kern w:val="0"/>
          <w:sz w:val="26"/>
          <w:szCs w:val="20"/>
        </w:rPr>
      </w:pPr>
    </w:p>
    <w:p w:rsidR="00BA33BB" w:rsidRDefault="008C6B22" w:rsidP="00BA33BB">
      <w:pPr>
        <w:wordWrap/>
        <w:adjustRightInd w:val="0"/>
        <w:jc w:val="left"/>
        <w:rPr>
          <w:rFonts w:ascii="Courier New" w:hAnsi="Courier New" w:cs="Courier New"/>
          <w:kern w:val="0"/>
          <w:szCs w:val="20"/>
        </w:rPr>
      </w:pPr>
      <w:r>
        <w:rPr>
          <w:rFonts w:ascii="Courier New" w:hAnsi="Courier New" w:cs="Courier New" w:hint="eastAsia"/>
          <w:b/>
          <w:kern w:val="0"/>
          <w:sz w:val="26"/>
          <w:szCs w:val="20"/>
        </w:rPr>
        <w:t>Listview</w:t>
      </w:r>
      <w:r>
        <w:rPr>
          <w:rFonts w:ascii="Courier New" w:hAnsi="Courier New" w:cs="Courier New" w:hint="eastAsia"/>
          <w:b/>
          <w:kern w:val="0"/>
          <w:sz w:val="26"/>
          <w:szCs w:val="20"/>
        </w:rPr>
        <w:t>속성</w:t>
      </w:r>
      <w:r>
        <w:rPr>
          <w:rFonts w:ascii="Courier New" w:hAnsi="Courier New" w:cs="Courier New" w:hint="eastAsia"/>
          <w:b/>
          <w:kern w:val="0"/>
          <w:sz w:val="26"/>
          <w:szCs w:val="20"/>
        </w:rPr>
        <w:t>.</w:t>
      </w:r>
    </w:p>
    <w:p w:rsidR="00BA33BB" w:rsidRDefault="00BA33BB" w:rsidP="00BA33BB">
      <w:pPr>
        <w:wordWrap/>
        <w:adjustRightInd w:val="0"/>
        <w:jc w:val="left"/>
        <w:rPr>
          <w:rFonts w:ascii="Courier New" w:hAnsi="Courier New" w:cs="Courier New"/>
          <w:kern w:val="0"/>
          <w:szCs w:val="20"/>
        </w:rPr>
      </w:pP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setAdapter</w:t>
      </w:r>
      <w:r>
        <w:rPr>
          <w:rFonts w:ascii="Courier New" w:hAnsi="Courier New" w:cs="Courier New"/>
          <w:color w:val="000000"/>
          <w:kern w:val="0"/>
          <w:szCs w:val="20"/>
        </w:rPr>
        <w:t>(Adapter);</w:t>
      </w: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setChoiceMode</w:t>
      </w:r>
      <w:r>
        <w:rPr>
          <w:rFonts w:ascii="Courier New" w:hAnsi="Courier New" w:cs="Courier New"/>
          <w:color w:val="000000"/>
          <w:kern w:val="0"/>
          <w:szCs w:val="20"/>
        </w:rPr>
        <w:t>(</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i/>
          <w:iCs/>
          <w:color w:val="0000C0"/>
          <w:kern w:val="0"/>
          <w:szCs w:val="20"/>
        </w:rPr>
        <w:t>CHOICE_MODE_SINGLE</w:t>
      </w:r>
      <w:r>
        <w:rPr>
          <w:rFonts w:ascii="Courier New" w:hAnsi="Courier New" w:cs="Courier New"/>
          <w:color w:val="000000"/>
          <w:kern w:val="0"/>
          <w:szCs w:val="20"/>
        </w:rPr>
        <w:t>);</w:t>
      </w:r>
    </w:p>
    <w:p w:rsidR="00BA33BB" w:rsidRDefault="00BA33BB" w:rsidP="00BA33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setDivider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ColorDrawable</w:t>
      </w:r>
      <w:r>
        <w:rPr>
          <w:rFonts w:ascii="Courier New" w:hAnsi="Courier New" w:cs="Courier New"/>
          <w:color w:val="000000"/>
          <w:kern w:val="0"/>
          <w:szCs w:val="20"/>
        </w:rPr>
        <w:t>(0xffffff00));</w:t>
      </w:r>
    </w:p>
    <w:p w:rsidR="00BA33BB" w:rsidRDefault="00BA33BB" w:rsidP="00BA33BB">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list.</w:t>
      </w:r>
      <w:r>
        <w:rPr>
          <w:rFonts w:ascii="Courier New" w:hAnsi="Courier New" w:cs="Courier New"/>
          <w:b/>
          <w:bCs/>
          <w:color w:val="008000"/>
          <w:kern w:val="0"/>
          <w:szCs w:val="20"/>
        </w:rPr>
        <w:t>setDividerHeight</w:t>
      </w:r>
      <w:r>
        <w:rPr>
          <w:rFonts w:ascii="Courier New" w:hAnsi="Courier New" w:cs="Courier New"/>
          <w:color w:val="000000"/>
          <w:kern w:val="0"/>
          <w:szCs w:val="20"/>
        </w:rPr>
        <w:t>(5);</w:t>
      </w:r>
    </w:p>
    <w:tbl>
      <w:tblPr>
        <w:tblStyle w:val="a4"/>
        <w:tblW w:w="0" w:type="auto"/>
        <w:tblLook w:val="04A0"/>
      </w:tblPr>
      <w:tblGrid>
        <w:gridCol w:w="2235"/>
        <w:gridCol w:w="6989"/>
      </w:tblGrid>
      <w:tr w:rsidR="00BA33BB" w:rsidTr="00BA33BB">
        <w:tc>
          <w:tcPr>
            <w:tcW w:w="2235"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choiceMode</w:t>
            </w:r>
          </w:p>
        </w:tc>
        <w:tc>
          <w:tcPr>
            <w:tcW w:w="6989"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클릭만</w:t>
            </w:r>
            <w:r>
              <w:rPr>
                <w:rFonts w:ascii="Courier New" w:hAnsi="Courier New" w:cs="Courier New" w:hint="eastAsia"/>
                <w:kern w:val="0"/>
                <w:szCs w:val="20"/>
              </w:rPr>
              <w:t xml:space="preserve"> </w:t>
            </w:r>
            <w:r>
              <w:rPr>
                <w:rFonts w:ascii="Courier New" w:hAnsi="Courier New" w:cs="Courier New" w:hint="eastAsia"/>
                <w:kern w:val="0"/>
                <w:szCs w:val="20"/>
              </w:rPr>
              <w:t>가능할뿐</w:t>
            </w:r>
            <w:r>
              <w:rPr>
                <w:rFonts w:ascii="Courier New" w:hAnsi="Courier New" w:cs="Courier New" w:hint="eastAsia"/>
                <w:kern w:val="0"/>
                <w:szCs w:val="20"/>
              </w:rPr>
              <w:t xml:space="preserve"> </w:t>
            </w:r>
            <w:r>
              <w:rPr>
                <w:rFonts w:ascii="Courier New" w:hAnsi="Courier New" w:cs="Courier New" w:hint="eastAsia"/>
                <w:kern w:val="0"/>
                <w:szCs w:val="20"/>
              </w:rPr>
              <w:t>선택할수없지만</w:t>
            </w:r>
            <w:r>
              <w:rPr>
                <w:rFonts w:ascii="Courier New" w:hAnsi="Courier New" w:cs="Courier New" w:hint="eastAsia"/>
                <w:kern w:val="0"/>
                <w:szCs w:val="20"/>
              </w:rPr>
              <w:t xml:space="preserve"> </w:t>
            </w:r>
            <w:r>
              <w:rPr>
                <w:rFonts w:ascii="Courier New" w:hAnsi="Courier New" w:cs="Courier New" w:hint="eastAsia"/>
                <w:kern w:val="0"/>
                <w:szCs w:val="20"/>
              </w:rPr>
              <w:t>이속성은</w:t>
            </w:r>
            <w:r>
              <w:rPr>
                <w:rFonts w:ascii="Courier New" w:hAnsi="Courier New" w:cs="Courier New" w:hint="eastAsia"/>
                <w:kern w:val="0"/>
                <w:szCs w:val="20"/>
              </w:rPr>
              <w:t xml:space="preserve"> </w:t>
            </w:r>
            <w:r>
              <w:rPr>
                <w:rFonts w:ascii="Courier New" w:hAnsi="Courier New" w:cs="Courier New" w:hint="eastAsia"/>
                <w:kern w:val="0"/>
                <w:szCs w:val="20"/>
              </w:rPr>
              <w:t>복수개의항목을</w:t>
            </w:r>
            <w:r>
              <w:rPr>
                <w:rFonts w:ascii="Courier New" w:hAnsi="Courier New" w:cs="Courier New" w:hint="eastAsia"/>
                <w:kern w:val="0"/>
                <w:szCs w:val="20"/>
              </w:rPr>
              <w:t xml:space="preserve"> </w:t>
            </w:r>
            <w:r>
              <w:rPr>
                <w:rFonts w:ascii="Courier New" w:hAnsi="Courier New" w:cs="Courier New" w:hint="eastAsia"/>
                <w:kern w:val="0"/>
                <w:szCs w:val="20"/>
              </w:rPr>
              <w:t>선택할수있다</w:t>
            </w:r>
          </w:p>
          <w:tbl>
            <w:tblPr>
              <w:tblStyle w:val="a4"/>
              <w:tblW w:w="0" w:type="auto"/>
              <w:tblLook w:val="04A0"/>
            </w:tblPr>
            <w:tblGrid>
              <w:gridCol w:w="1897"/>
              <w:gridCol w:w="2617"/>
              <w:gridCol w:w="2249"/>
            </w:tblGrid>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속성값</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인수</w:t>
                  </w:r>
                </w:p>
              </w:tc>
              <w:tc>
                <w:tcPr>
                  <w:tcW w:w="4320" w:type="dxa"/>
                  <w:tcBorders>
                    <w:lef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설명</w:t>
                  </w:r>
                </w:p>
              </w:tc>
            </w:tr>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kern w:val="0"/>
                      <w:szCs w:val="20"/>
                    </w:rPr>
                    <w:t>N</w:t>
                  </w:r>
                  <w:r>
                    <w:rPr>
                      <w:rFonts w:ascii="Courier New" w:hAnsi="Courier New" w:cs="Courier New" w:hint="eastAsia"/>
                      <w:kern w:val="0"/>
                      <w:szCs w:val="20"/>
                    </w:rPr>
                    <w:t>one</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CHOICE_MODE_NONE</w:t>
                  </w:r>
                </w:p>
              </w:tc>
              <w:tc>
                <w:tcPr>
                  <w:tcW w:w="4320" w:type="dxa"/>
                  <w:tcBorders>
                    <w:lef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항목선택할수없음</w:t>
                  </w:r>
                </w:p>
              </w:tc>
            </w:tr>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singleChoice</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CHOICE_MODE_SINGLE</w:t>
                  </w:r>
                </w:p>
              </w:tc>
              <w:tc>
                <w:tcPr>
                  <w:tcW w:w="4320" w:type="dxa"/>
                  <w:tcBorders>
                    <w:lef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하나항목선택</w:t>
                  </w:r>
                </w:p>
              </w:tc>
            </w:tr>
            <w:tr w:rsidR="00BA33BB" w:rsidTr="00BA33BB">
              <w:tc>
                <w:tcPr>
                  <w:tcW w:w="1162" w:type="dxa"/>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multipleChoice</w:t>
                  </w:r>
                </w:p>
              </w:tc>
              <w:tc>
                <w:tcPr>
                  <w:tcW w:w="1276" w:type="dxa"/>
                  <w:tcBorders>
                    <w:right w:val="single" w:sz="4" w:space="0" w:color="auto"/>
                  </w:tcBorders>
                </w:tcPr>
                <w:p w:rsidR="00BA33BB" w:rsidRDefault="00BA33BB" w:rsidP="00BA33BB">
                  <w:pPr>
                    <w:wordWrap/>
                    <w:adjustRightInd w:val="0"/>
                    <w:jc w:val="left"/>
                    <w:rPr>
                      <w:rFonts w:ascii="Courier New" w:hAnsi="Courier New" w:cs="Courier New"/>
                      <w:kern w:val="0"/>
                      <w:szCs w:val="20"/>
                    </w:rPr>
                  </w:pPr>
                  <w:r>
                    <w:rPr>
                      <w:rFonts w:ascii="Courier New" w:hAnsi="Courier New" w:cs="Courier New" w:hint="eastAsia"/>
                      <w:kern w:val="0"/>
                      <w:szCs w:val="20"/>
                    </w:rPr>
                    <w:t>CHOICE_MODE_MULTIPLE</w:t>
                  </w:r>
                </w:p>
              </w:tc>
              <w:tc>
                <w:tcPr>
                  <w:tcW w:w="4320" w:type="dxa"/>
                  <w:tcBorders>
                    <w:left w:val="single" w:sz="4" w:space="0" w:color="auto"/>
                  </w:tcBorders>
                </w:tcPr>
                <w:p w:rsidR="00BA33BB" w:rsidRDefault="00BA33BB" w:rsidP="0069553B">
                  <w:pPr>
                    <w:wordWrap/>
                    <w:adjustRightInd w:val="0"/>
                    <w:jc w:val="left"/>
                    <w:rPr>
                      <w:rFonts w:ascii="Courier New" w:hAnsi="Courier New" w:cs="Courier New"/>
                      <w:kern w:val="0"/>
                      <w:szCs w:val="20"/>
                    </w:rPr>
                  </w:pPr>
                  <w:r>
                    <w:rPr>
                      <w:rFonts w:ascii="Courier New" w:hAnsi="Courier New" w:cs="Courier New" w:hint="eastAsia"/>
                      <w:kern w:val="0"/>
                      <w:szCs w:val="20"/>
                    </w:rPr>
                    <w:t>복수개</w:t>
                  </w:r>
                  <w:r>
                    <w:rPr>
                      <w:rFonts w:ascii="Courier New" w:hAnsi="Courier New" w:cs="Courier New" w:hint="eastAsia"/>
                      <w:kern w:val="0"/>
                      <w:szCs w:val="20"/>
                    </w:rPr>
                    <w:t xml:space="preserve"> </w:t>
                  </w:r>
                </w:p>
              </w:tc>
            </w:tr>
          </w:tbl>
          <w:p w:rsidR="00BA33BB" w:rsidRDefault="0069553B" w:rsidP="00BA33BB">
            <w:pPr>
              <w:wordWrap/>
              <w:adjustRightInd w:val="0"/>
              <w:jc w:val="left"/>
              <w:rPr>
                <w:rFonts w:ascii="Courier New" w:hAnsi="Courier New" w:cs="Courier New"/>
                <w:kern w:val="0"/>
                <w:szCs w:val="20"/>
              </w:rPr>
            </w:pPr>
            <w:r>
              <w:rPr>
                <w:rFonts w:ascii="Courier New" w:hAnsi="Courier New" w:cs="Courier New" w:hint="eastAsia"/>
                <w:kern w:val="0"/>
                <w:szCs w:val="20"/>
              </w:rPr>
              <w:t>복수개나</w:t>
            </w:r>
            <w:r>
              <w:rPr>
                <w:rFonts w:ascii="Courier New" w:hAnsi="Courier New" w:cs="Courier New" w:hint="eastAsia"/>
                <w:kern w:val="0"/>
                <w:szCs w:val="20"/>
              </w:rPr>
              <w:t xml:space="preserve"> </w:t>
            </w:r>
            <w:r>
              <w:rPr>
                <w:rFonts w:ascii="Courier New" w:hAnsi="Courier New" w:cs="Courier New" w:hint="eastAsia"/>
                <w:kern w:val="0"/>
                <w:szCs w:val="20"/>
              </w:rPr>
              <w:t>하나항목은</w:t>
            </w:r>
            <w:r>
              <w:rPr>
                <w:rFonts w:ascii="Courier New" w:hAnsi="Courier New" w:cs="Courier New" w:hint="eastAsia"/>
                <w:kern w:val="0"/>
                <w:szCs w:val="20"/>
              </w:rPr>
              <w:t xml:space="preserve"> </w:t>
            </w:r>
            <w:r>
              <w:rPr>
                <w:rFonts w:ascii="Courier New" w:hAnsi="Courier New" w:cs="Courier New" w:hint="eastAsia"/>
                <w:kern w:val="0"/>
                <w:szCs w:val="20"/>
              </w:rPr>
              <w:t>체크박스나</w:t>
            </w:r>
            <w:r>
              <w:rPr>
                <w:rFonts w:ascii="Courier New" w:hAnsi="Courier New" w:cs="Courier New" w:hint="eastAsia"/>
                <w:kern w:val="0"/>
                <w:szCs w:val="20"/>
              </w:rPr>
              <w:t xml:space="preserve"> </w:t>
            </w:r>
            <w:r>
              <w:rPr>
                <w:rFonts w:ascii="Courier New" w:hAnsi="Courier New" w:cs="Courier New" w:hint="eastAsia"/>
                <w:kern w:val="0"/>
                <w:szCs w:val="20"/>
              </w:rPr>
              <w:t>라디오버튼이있어야한다</w:t>
            </w:r>
            <w:r>
              <w:rPr>
                <w:rFonts w:ascii="Courier New" w:hAnsi="Courier New" w:cs="Courier New" w:hint="eastAsia"/>
                <w:kern w:val="0"/>
                <w:szCs w:val="20"/>
              </w:rPr>
              <w:t>.</w:t>
            </w:r>
          </w:p>
        </w:tc>
      </w:tr>
      <w:tr w:rsidR="00BA33BB" w:rsidTr="00BA33BB">
        <w:tc>
          <w:tcPr>
            <w:tcW w:w="2235"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kern w:val="0"/>
                <w:szCs w:val="20"/>
              </w:rPr>
              <w:t>D</w:t>
            </w:r>
            <w:r>
              <w:rPr>
                <w:rFonts w:ascii="Courier New" w:hAnsi="Courier New" w:cs="Courier New" w:hint="eastAsia"/>
                <w:kern w:val="0"/>
                <w:szCs w:val="20"/>
              </w:rPr>
              <w:t>ivider</w:t>
            </w:r>
          </w:p>
        </w:tc>
        <w:tc>
          <w:tcPr>
            <w:tcW w:w="6989"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항목사이에</w:t>
            </w:r>
            <w:r>
              <w:rPr>
                <w:rFonts w:ascii="Courier New" w:hAnsi="Courier New" w:cs="Courier New" w:hint="eastAsia"/>
                <w:kern w:val="0"/>
                <w:szCs w:val="20"/>
              </w:rPr>
              <w:t xml:space="preserve"> </w:t>
            </w:r>
            <w:r>
              <w:rPr>
                <w:rFonts w:ascii="Courier New" w:hAnsi="Courier New" w:cs="Courier New" w:hint="eastAsia"/>
                <w:kern w:val="0"/>
                <w:szCs w:val="20"/>
              </w:rPr>
              <w:t>구분선</w:t>
            </w:r>
            <w:r>
              <w:rPr>
                <w:rFonts w:ascii="Courier New" w:hAnsi="Courier New" w:cs="Courier New" w:hint="eastAsia"/>
                <w:kern w:val="0"/>
                <w:szCs w:val="20"/>
              </w:rPr>
              <w:t xml:space="preserve"> </w:t>
            </w:r>
            <w:r>
              <w:rPr>
                <w:rFonts w:ascii="Courier New" w:hAnsi="Courier New" w:cs="Courier New" w:hint="eastAsia"/>
                <w:kern w:val="0"/>
                <w:szCs w:val="20"/>
              </w:rPr>
              <w:t>지정</w:t>
            </w:r>
          </w:p>
        </w:tc>
      </w:tr>
      <w:tr w:rsidR="00BA33BB" w:rsidTr="00BA33BB">
        <w:tc>
          <w:tcPr>
            <w:tcW w:w="2235"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dividerHeight</w:t>
            </w:r>
          </w:p>
        </w:tc>
        <w:tc>
          <w:tcPr>
            <w:tcW w:w="6989"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구분선높이</w:t>
            </w:r>
          </w:p>
        </w:tc>
      </w:tr>
      <w:tr w:rsidR="00BA33BB" w:rsidTr="00BA33BB">
        <w:tc>
          <w:tcPr>
            <w:tcW w:w="2235"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kern w:val="0"/>
                <w:szCs w:val="20"/>
              </w:rPr>
              <w:t>E</w:t>
            </w:r>
            <w:r>
              <w:rPr>
                <w:rFonts w:ascii="Courier New" w:hAnsi="Courier New" w:cs="Courier New" w:hint="eastAsia"/>
                <w:kern w:val="0"/>
                <w:szCs w:val="20"/>
              </w:rPr>
              <w:t>ntries</w:t>
            </w:r>
          </w:p>
        </w:tc>
        <w:tc>
          <w:tcPr>
            <w:tcW w:w="6989" w:type="dxa"/>
          </w:tcPr>
          <w:p w:rsidR="00BA33BB" w:rsidRDefault="00382F8B" w:rsidP="00BA33BB">
            <w:pPr>
              <w:wordWrap/>
              <w:adjustRightInd w:val="0"/>
              <w:jc w:val="left"/>
              <w:rPr>
                <w:rFonts w:ascii="Courier New" w:hAnsi="Courier New" w:cs="Courier New"/>
                <w:kern w:val="0"/>
                <w:szCs w:val="20"/>
              </w:rPr>
            </w:pPr>
            <w:r>
              <w:rPr>
                <w:rFonts w:ascii="Courier New" w:hAnsi="Courier New" w:cs="Courier New" w:hint="eastAsia"/>
                <w:kern w:val="0"/>
                <w:szCs w:val="20"/>
              </w:rPr>
              <w:t>리스트뷰에</w:t>
            </w:r>
            <w:r>
              <w:rPr>
                <w:rFonts w:ascii="Courier New" w:hAnsi="Courier New" w:cs="Courier New" w:hint="eastAsia"/>
                <w:kern w:val="0"/>
                <w:szCs w:val="20"/>
              </w:rPr>
              <w:t xml:space="preserve"> </w:t>
            </w:r>
            <w:r>
              <w:rPr>
                <w:rFonts w:ascii="Courier New" w:hAnsi="Courier New" w:cs="Courier New" w:hint="eastAsia"/>
                <w:kern w:val="0"/>
                <w:szCs w:val="20"/>
              </w:rPr>
              <w:t>표시할</w:t>
            </w:r>
            <w:r>
              <w:rPr>
                <w:rFonts w:ascii="Courier New" w:hAnsi="Courier New" w:cs="Courier New" w:hint="eastAsia"/>
                <w:kern w:val="0"/>
                <w:szCs w:val="20"/>
              </w:rPr>
              <w:t xml:space="preserve"> </w:t>
            </w:r>
            <w:r>
              <w:rPr>
                <w:rFonts w:ascii="Courier New" w:hAnsi="Courier New" w:cs="Courier New" w:hint="eastAsia"/>
                <w:kern w:val="0"/>
                <w:szCs w:val="20"/>
              </w:rPr>
              <w:t>배열지정</w:t>
            </w:r>
          </w:p>
        </w:tc>
      </w:tr>
    </w:tbl>
    <w:p w:rsidR="00BA33BB" w:rsidRDefault="00724A07" w:rsidP="00BA33BB">
      <w:pPr>
        <w:wordWrap/>
        <w:adjustRightInd w:val="0"/>
        <w:jc w:val="left"/>
        <w:rPr>
          <w:rFonts w:ascii="Courier New" w:hAnsi="Courier New" w:cs="Courier New"/>
          <w:b/>
          <w:kern w:val="0"/>
          <w:sz w:val="28"/>
          <w:szCs w:val="20"/>
        </w:rPr>
      </w:pPr>
      <w:r w:rsidRPr="00724A07">
        <w:rPr>
          <w:rFonts w:ascii="Courier New" w:hAnsi="Courier New" w:cs="Courier New" w:hint="eastAsia"/>
          <w:b/>
          <w:kern w:val="0"/>
          <w:sz w:val="28"/>
          <w:szCs w:val="20"/>
        </w:rPr>
        <w:lastRenderedPageBreak/>
        <w:t>항목편집</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text</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 xml:space="preserve">&gt; </w:t>
      </w:r>
      <w:r>
        <w:rPr>
          <w:rFonts w:ascii="Courier New" w:hAnsi="Courier New" w:cs="Courier New"/>
          <w:color w:val="0000C0"/>
          <w:kern w:val="0"/>
          <w:szCs w:val="20"/>
        </w:rPr>
        <w:t>Items</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 xml:space="preserve">&gt; </w:t>
      </w:r>
      <w:r>
        <w:rPr>
          <w:rFonts w:ascii="Courier New" w:hAnsi="Courier New" w:cs="Courier New"/>
          <w:color w:val="0000C0"/>
          <w:kern w:val="0"/>
          <w:szCs w:val="20"/>
        </w:rPr>
        <w:t>Adapter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ListView</w:t>
      </w:r>
      <w:r>
        <w:rPr>
          <w:rFonts w:ascii="Courier New" w:hAnsi="Courier New" w:cs="Courier New"/>
          <w:color w:val="000000"/>
          <w:kern w:val="0"/>
          <w:szCs w:val="20"/>
        </w:rPr>
        <w:t xml:space="preserve"> </w:t>
      </w:r>
      <w:r>
        <w:rPr>
          <w:rFonts w:ascii="Courier New" w:hAnsi="Courier New" w:cs="Courier New"/>
          <w:color w:val="0000C0"/>
          <w:kern w:val="0"/>
          <w:szCs w:val="20"/>
        </w:rPr>
        <w:t>list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widget_listadddel</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ArrayList</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"First"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"Second"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w:t>
      </w:r>
      <w:r>
        <w:rPr>
          <w:rFonts w:ascii="Courier New" w:hAnsi="Courier New" w:cs="Courier New"/>
          <w:color w:val="2A00FF"/>
          <w:kern w:val="0"/>
          <w:szCs w:val="20"/>
        </w:rPr>
        <w:t>"Third"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Adapter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ArrayAdapter</w:t>
      </w:r>
      <w:r>
        <w:rPr>
          <w:rFonts w:ascii="Courier New" w:hAnsi="Courier New" w:cs="Courier New"/>
          <w:color w:val="000000"/>
          <w:kern w:val="0"/>
          <w:szCs w:val="20"/>
        </w:rPr>
        <w:t>&lt;</w:t>
      </w:r>
      <w:r>
        <w:rPr>
          <w:rFonts w:ascii="Courier New" w:hAnsi="Courier New" w:cs="Courier New"/>
          <w:b/>
          <w:bCs/>
          <w:color w:val="005032"/>
          <w:kern w:val="0"/>
          <w:szCs w:val="20"/>
        </w:rPr>
        <w:t>String</w:t>
      </w:r>
      <w:r>
        <w:rPr>
          <w:rFonts w:ascii="Courier New" w:hAnsi="Courier New" w:cs="Courier New"/>
          <w:color w:val="000000"/>
          <w:kern w:val="0"/>
          <w:szCs w:val="20"/>
        </w:rPr>
        <w:t>&gt;(</w:t>
      </w:r>
      <w:r>
        <w:rPr>
          <w:rFonts w:ascii="Courier New" w:hAnsi="Courier New" w:cs="Courier New"/>
          <w:b/>
          <w:bCs/>
          <w:color w:val="7F0055"/>
          <w:kern w:val="0"/>
          <w:szCs w:val="20"/>
        </w:rPr>
        <w:t>this</w:t>
      </w:r>
      <w:r>
        <w:rPr>
          <w:rFonts w:ascii="Courier New" w:hAnsi="Courier New" w:cs="Courier New"/>
          <w:color w:val="000000"/>
          <w:kern w:val="0"/>
          <w:szCs w:val="20"/>
        </w:rPr>
        <w:t>, android.</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simple_list_item_single_choice</w:t>
      </w:r>
      <w:r>
        <w:rPr>
          <w:rFonts w:ascii="Courier New" w:hAnsi="Courier New" w:cs="Courier New"/>
          <w:color w:val="000000"/>
          <w:kern w:val="0"/>
          <w:szCs w:val="20"/>
        </w:rPr>
        <w:t xml:space="preserve">, </w:t>
      </w:r>
      <w:r>
        <w:rPr>
          <w:rFonts w:ascii="Courier New" w:hAnsi="Courier New" w:cs="Courier New"/>
          <w:color w:val="0000C0"/>
          <w:kern w:val="0"/>
          <w:szCs w:val="20"/>
        </w:rPr>
        <w:t>Items</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 xml:space="preserve">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list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setAdapter</w:t>
      </w:r>
      <w:r>
        <w:rPr>
          <w:rFonts w:ascii="Courier New" w:hAnsi="Courier New" w:cs="Courier New"/>
          <w:color w:val="000000"/>
          <w:kern w:val="0"/>
          <w:szCs w:val="20"/>
        </w:rPr>
        <w:t>(</w:t>
      </w:r>
      <w:r>
        <w:rPr>
          <w:rFonts w:ascii="Courier New" w:hAnsi="Courier New" w:cs="Courier New"/>
          <w:color w:val="0000C0"/>
          <w:kern w:val="0"/>
          <w:szCs w:val="20"/>
        </w:rPr>
        <w:t>Adapter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setChoiceMode</w:t>
      </w:r>
      <w:r>
        <w:rPr>
          <w:rFonts w:ascii="Courier New" w:hAnsi="Courier New" w:cs="Courier New"/>
          <w:color w:val="000000"/>
          <w:kern w:val="0"/>
          <w:szCs w:val="20"/>
        </w:rPr>
        <w:t>(</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i/>
          <w:iCs/>
          <w:color w:val="0000C0"/>
          <w:kern w:val="0"/>
          <w:szCs w:val="20"/>
        </w:rPr>
        <w:t>CHOICE_MODE_SINGLE</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setOnItemClickListener</w:t>
      </w:r>
      <w:r>
        <w:rPr>
          <w:rFonts w:ascii="Courier New" w:hAnsi="Courier New" w:cs="Courier New"/>
          <w:color w:val="000000"/>
          <w:kern w:val="0"/>
          <w:szCs w:val="20"/>
        </w:rPr>
        <w:t>(</w:t>
      </w:r>
      <w:r>
        <w:rPr>
          <w:rFonts w:ascii="Courier New" w:hAnsi="Courier New" w:cs="Courier New"/>
          <w:color w:val="0000C0"/>
          <w:kern w:val="0"/>
          <w:szCs w:val="20"/>
        </w:rPr>
        <w:t>mItemClickListener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add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delete</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43124" w:rsidRDefault="00DE14F8" w:rsidP="00043124">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4" style="position:absolute;margin-left:6.35pt;margin-top:10.8pt;width:458.3pt;height:266.05pt;z-index:251698176" filled="f" strokecolor="red" strokeweight="1.5pt"/>
        </w:pic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43124" w:rsidRDefault="00CD261B" w:rsidP="00043124">
      <w:pPr>
        <w:wordWrap/>
        <w:adjustRightInd w:val="0"/>
        <w:jc w:val="left"/>
        <w:rPr>
          <w:rFonts w:ascii="Courier New" w:hAnsi="Courier New" w:cs="Courier New"/>
          <w:kern w:val="0"/>
          <w:szCs w:val="20"/>
        </w:rPr>
      </w:pPr>
      <w:r>
        <w:rPr>
          <w:rFonts w:ascii="Courier New" w:hAnsi="Courier New" w:cs="Courier New"/>
          <w:noProof/>
          <w:color w:val="000000"/>
          <w:kern w:val="0"/>
          <w:szCs w:val="20"/>
        </w:rPr>
        <w:drawing>
          <wp:anchor distT="0" distB="0" distL="114300" distR="114300" simplePos="0" relativeHeight="251699200" behindDoc="0" locked="0" layoutInCell="1" allowOverlap="1">
            <wp:simplePos x="0" y="0"/>
            <wp:positionH relativeFrom="column">
              <wp:posOffset>-474345</wp:posOffset>
            </wp:positionH>
            <wp:positionV relativeFrom="paragraph">
              <wp:posOffset>31750</wp:posOffset>
            </wp:positionV>
            <wp:extent cx="1912620" cy="2917825"/>
            <wp:effectExtent l="19050" t="0" r="0" b="0"/>
            <wp:wrapNone/>
            <wp:docPr id="1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r="53728"/>
                    <a:stretch>
                      <a:fillRect/>
                    </a:stretch>
                  </pic:blipFill>
                  <pic:spPr bwMode="auto">
                    <a:xfrm>
                      <a:off x="0" y="0"/>
                      <a:ext cx="1912620" cy="2917825"/>
                    </a:xfrm>
                    <a:prstGeom prst="rect">
                      <a:avLst/>
                    </a:prstGeom>
                    <a:noFill/>
                    <a:ln w="9525">
                      <a:noFill/>
                      <a:miter lim="800000"/>
                      <a:headEnd/>
                      <a:tailEnd/>
                    </a:ln>
                  </pic:spPr>
                </pic:pic>
              </a:graphicData>
            </a:graphic>
          </wp:anchor>
        </w:drawing>
      </w:r>
      <w:r w:rsidR="00043124">
        <w:rPr>
          <w:rFonts w:ascii="Courier New" w:hAnsi="Courier New" w:cs="Courier New"/>
          <w:color w:val="000000"/>
          <w:kern w:val="0"/>
          <w:szCs w:val="20"/>
        </w:rPr>
        <w:tab/>
      </w:r>
      <w:r w:rsidR="00043124">
        <w:rPr>
          <w:rFonts w:ascii="Courier New" w:hAnsi="Courier New" w:cs="Courier New"/>
          <w:color w:val="000000"/>
          <w:kern w:val="0"/>
          <w:szCs w:val="20"/>
        </w:rPr>
        <w:tab/>
      </w:r>
      <w:r w:rsidR="00043124">
        <w:rPr>
          <w:rFonts w:ascii="Courier New" w:hAnsi="Courier New" w:cs="Courier New"/>
          <w:color w:val="000000"/>
          <w:kern w:val="0"/>
          <w:szCs w:val="20"/>
        </w:rPr>
        <w:tab/>
      </w:r>
      <w:r w:rsidR="00043124">
        <w:rPr>
          <w:rFonts w:ascii="Courier New" w:hAnsi="Courier New" w:cs="Courier New"/>
          <w:b/>
          <w:bCs/>
          <w:color w:val="005032"/>
          <w:kern w:val="0"/>
          <w:szCs w:val="20"/>
        </w:rPr>
        <w:t>EditText</w:t>
      </w:r>
      <w:r w:rsidR="00043124">
        <w:rPr>
          <w:rFonts w:ascii="Courier New" w:hAnsi="Courier New" w:cs="Courier New"/>
          <w:color w:val="000000"/>
          <w:kern w:val="0"/>
          <w:szCs w:val="20"/>
        </w:rPr>
        <w:t xml:space="preserve"> ed = (</w:t>
      </w:r>
      <w:r w:rsidR="00043124">
        <w:rPr>
          <w:rFonts w:ascii="Courier New" w:hAnsi="Courier New" w:cs="Courier New"/>
          <w:b/>
          <w:bCs/>
          <w:color w:val="005032"/>
          <w:kern w:val="0"/>
          <w:szCs w:val="20"/>
        </w:rPr>
        <w:t>EditText</w:t>
      </w:r>
      <w:r w:rsidR="00043124">
        <w:rPr>
          <w:rFonts w:ascii="Courier New" w:hAnsi="Courier New" w:cs="Courier New"/>
          <w:color w:val="000000"/>
          <w:kern w:val="0"/>
          <w:szCs w:val="20"/>
        </w:rPr>
        <w:t>)</w:t>
      </w:r>
      <w:r w:rsidR="00043124">
        <w:rPr>
          <w:rFonts w:ascii="Courier New" w:hAnsi="Courier New" w:cs="Courier New"/>
          <w:b/>
          <w:bCs/>
          <w:color w:val="008000"/>
          <w:kern w:val="0"/>
          <w:szCs w:val="20"/>
        </w:rPr>
        <w:t>findViewById</w:t>
      </w:r>
      <w:r w:rsidR="00043124">
        <w:rPr>
          <w:rFonts w:ascii="Courier New" w:hAnsi="Courier New" w:cs="Courier New"/>
          <w:color w:val="000000"/>
          <w:kern w:val="0"/>
          <w:szCs w:val="20"/>
        </w:rPr>
        <w:t>(</w:t>
      </w:r>
      <w:r w:rsidR="00043124">
        <w:rPr>
          <w:rFonts w:ascii="Courier New" w:hAnsi="Courier New" w:cs="Courier New"/>
          <w:b/>
          <w:bCs/>
          <w:color w:val="005032"/>
          <w:kern w:val="0"/>
          <w:szCs w:val="20"/>
        </w:rPr>
        <w:t>R</w:t>
      </w:r>
      <w:r w:rsidR="00043124">
        <w:rPr>
          <w:rFonts w:ascii="Courier New" w:hAnsi="Courier New" w:cs="Courier New"/>
          <w:color w:val="000000"/>
          <w:kern w:val="0"/>
          <w:szCs w:val="20"/>
        </w:rPr>
        <w:t>.</w:t>
      </w:r>
      <w:r w:rsidR="00043124">
        <w:rPr>
          <w:rFonts w:ascii="Courier New" w:hAnsi="Courier New" w:cs="Courier New"/>
          <w:b/>
          <w:bCs/>
          <w:color w:val="005032"/>
          <w:kern w:val="0"/>
          <w:szCs w:val="20"/>
        </w:rPr>
        <w:t>id</w:t>
      </w:r>
      <w:r w:rsidR="00043124">
        <w:rPr>
          <w:rFonts w:ascii="Courier New" w:hAnsi="Courier New" w:cs="Courier New"/>
          <w:color w:val="000000"/>
          <w:kern w:val="0"/>
          <w:szCs w:val="20"/>
        </w:rPr>
        <w:t>.</w:t>
      </w:r>
      <w:r w:rsidR="00043124">
        <w:rPr>
          <w:rFonts w:ascii="Courier New" w:hAnsi="Courier New" w:cs="Courier New"/>
          <w:i/>
          <w:iCs/>
          <w:color w:val="0000C0"/>
          <w:kern w:val="0"/>
          <w:szCs w:val="20"/>
        </w:rPr>
        <w:t>newitem</w:t>
      </w:r>
      <w:r w:rsidR="00043124">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add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text = ed.</w:t>
      </w:r>
      <w:r>
        <w:rPr>
          <w:rFonts w:ascii="Courier New" w:hAnsi="Courier New" w:cs="Courier New"/>
          <w:b/>
          <w:bCs/>
          <w:color w:val="008000"/>
          <w:kern w:val="0"/>
          <w:szCs w:val="20"/>
        </w:rPr>
        <w:t>getText</w:t>
      </w:r>
      <w:r>
        <w:rPr>
          <w:rFonts w:ascii="Courier New" w:hAnsi="Courier New" w:cs="Courier New"/>
          <w:color w:val="000000"/>
          <w:kern w:val="0"/>
          <w:szCs w:val="20"/>
        </w:rPr>
        <w:t>().</w:t>
      </w:r>
      <w:r>
        <w:rPr>
          <w:rFonts w:ascii="Courier New" w:hAnsi="Courier New" w:cs="Courier New"/>
          <w:b/>
          <w:bCs/>
          <w:color w:val="008000"/>
          <w:kern w:val="0"/>
          <w:szCs w:val="20"/>
        </w:rPr>
        <w:t>toString</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(text.</w:t>
      </w:r>
      <w:r>
        <w:rPr>
          <w:rFonts w:ascii="Courier New" w:hAnsi="Courier New" w:cs="Courier New"/>
          <w:b/>
          <w:bCs/>
          <w:color w:val="008000"/>
          <w:kern w:val="0"/>
          <w:szCs w:val="20"/>
        </w:rPr>
        <w:t>length</w:t>
      </w:r>
      <w:r>
        <w:rPr>
          <w:rFonts w:ascii="Courier New" w:hAnsi="Courier New" w:cs="Courier New"/>
          <w:color w:val="000000"/>
          <w:kern w:val="0"/>
          <w:szCs w:val="20"/>
        </w:rPr>
        <w:t>() != 0)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add</w:t>
      </w:r>
      <w:r>
        <w:rPr>
          <w:rFonts w:ascii="Courier New" w:hAnsi="Courier New" w:cs="Courier New"/>
          <w:color w:val="000000"/>
          <w:kern w:val="0"/>
          <w:szCs w:val="20"/>
        </w:rPr>
        <w:t>(text);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ed.</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Adapter</w:t>
      </w:r>
      <w:r>
        <w:rPr>
          <w:rFonts w:ascii="Courier New" w:hAnsi="Courier New" w:cs="Courier New"/>
          <w:color w:val="000000"/>
          <w:kern w:val="0"/>
          <w:szCs w:val="20"/>
        </w:rPr>
        <w:t>.</w:t>
      </w:r>
      <w:r>
        <w:rPr>
          <w:rFonts w:ascii="Courier New" w:hAnsi="Courier New" w:cs="Courier New"/>
          <w:b/>
          <w:bCs/>
          <w:color w:val="008000"/>
          <w:kern w:val="0"/>
          <w:szCs w:val="20"/>
        </w:rPr>
        <w:t>notifyDataSetChanged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delete</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id;</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id=</w:t>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getCheckedItemPosition</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(id != </w:t>
      </w:r>
      <w:r>
        <w:rPr>
          <w:rFonts w:ascii="Courier New" w:hAnsi="Courier New" w:cs="Courier New"/>
          <w:b/>
          <w:bCs/>
          <w:color w:val="005032"/>
          <w:kern w:val="0"/>
          <w:szCs w:val="20"/>
        </w:rPr>
        <w:t>ListView</w:t>
      </w:r>
      <w:r>
        <w:rPr>
          <w:rFonts w:ascii="Courier New" w:hAnsi="Courier New" w:cs="Courier New"/>
          <w:color w:val="000000"/>
          <w:kern w:val="0"/>
          <w:szCs w:val="20"/>
        </w:rPr>
        <w:t>.</w:t>
      </w:r>
      <w:r>
        <w:rPr>
          <w:rFonts w:ascii="Courier New" w:hAnsi="Courier New" w:cs="Courier New"/>
          <w:i/>
          <w:iCs/>
          <w:color w:val="0000C0"/>
          <w:kern w:val="0"/>
          <w:szCs w:val="20"/>
        </w:rPr>
        <w:t>INVALID_POSITION</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remove</w:t>
      </w:r>
      <w:r>
        <w:rPr>
          <w:rFonts w:ascii="Courier New" w:hAnsi="Courier New" w:cs="Courier New"/>
          <w:color w:val="000000"/>
          <w:kern w:val="0"/>
          <w:szCs w:val="20"/>
        </w:rPr>
        <w:t>(id);</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list</w:t>
      </w:r>
      <w:r>
        <w:rPr>
          <w:rFonts w:ascii="Courier New" w:hAnsi="Courier New" w:cs="Courier New"/>
          <w:color w:val="000000"/>
          <w:kern w:val="0"/>
          <w:szCs w:val="20"/>
        </w:rPr>
        <w:t>.</w:t>
      </w:r>
      <w:r>
        <w:rPr>
          <w:rFonts w:ascii="Courier New" w:hAnsi="Courier New" w:cs="Courier New"/>
          <w:b/>
          <w:bCs/>
          <w:color w:val="008000"/>
          <w:kern w:val="0"/>
          <w:szCs w:val="20"/>
        </w:rPr>
        <w:t>clearChoices</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Adapter</w:t>
      </w:r>
      <w:r>
        <w:rPr>
          <w:rFonts w:ascii="Courier New" w:hAnsi="Courier New" w:cs="Courier New"/>
          <w:color w:val="000000"/>
          <w:kern w:val="0"/>
          <w:szCs w:val="20"/>
        </w:rPr>
        <w:t>.</w:t>
      </w:r>
      <w:r>
        <w:rPr>
          <w:rFonts w:ascii="Courier New" w:hAnsi="Courier New" w:cs="Courier New"/>
          <w:b/>
          <w:bCs/>
          <w:color w:val="008000"/>
          <w:kern w:val="0"/>
          <w:szCs w:val="20"/>
        </w:rPr>
        <w:t>notifyDataSetChanged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AdapterView</w:t>
      </w:r>
      <w:r>
        <w:rPr>
          <w:rFonts w:ascii="Courier New" w:hAnsi="Courier New" w:cs="Courier New"/>
          <w:color w:val="000000"/>
          <w:kern w:val="0"/>
          <w:szCs w:val="20"/>
        </w:rPr>
        <w:t xml:space="preserve">.OnItemClickListener </w:t>
      </w:r>
      <w:r>
        <w:rPr>
          <w:rFonts w:ascii="Courier New" w:hAnsi="Courier New" w:cs="Courier New"/>
          <w:color w:val="0000C0"/>
          <w:kern w:val="0"/>
          <w:szCs w:val="20"/>
        </w:rPr>
        <w:t>mItemClickListener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AdapterView</w:t>
      </w:r>
      <w:r>
        <w:rPr>
          <w:rFonts w:ascii="Courier New" w:hAnsi="Courier New" w:cs="Courier New"/>
          <w:color w:val="000000"/>
          <w:kern w:val="0"/>
          <w:szCs w:val="20"/>
        </w:rPr>
        <w:t>.</w:t>
      </w:r>
      <w:r>
        <w:rPr>
          <w:rFonts w:ascii="Courier New" w:hAnsi="Courier New" w:cs="Courier New"/>
          <w:b/>
          <w:bCs/>
          <w:color w:val="008000"/>
          <w:kern w:val="0"/>
          <w:szCs w:val="20"/>
        </w:rPr>
        <w:t>OnItemClickListener</w:t>
      </w:r>
      <w:r>
        <w:rPr>
          <w:rFonts w:ascii="Courier New" w:hAnsi="Courier New" w:cs="Courier New"/>
          <w:color w:val="000000"/>
          <w:kern w:val="0"/>
          <w:szCs w:val="20"/>
        </w:rPr>
        <w:t>()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@SuppressWarnings</w:t>
      </w:r>
      <w:r>
        <w:rPr>
          <w:rFonts w:ascii="Courier New" w:hAnsi="Courier New" w:cs="Courier New"/>
          <w:color w:val="000000"/>
          <w:kern w:val="0"/>
          <w:szCs w:val="20"/>
        </w:rPr>
        <w:t>(</w:t>
      </w:r>
      <w:r>
        <w:rPr>
          <w:rFonts w:ascii="Courier New" w:hAnsi="Courier New" w:cs="Courier New"/>
          <w:color w:val="2A00FF"/>
          <w:kern w:val="0"/>
          <w:szCs w:val="20"/>
        </w:rPr>
        <w:t>"unchecked"</w:t>
      </w:r>
      <w:r>
        <w:rPr>
          <w:rFonts w:ascii="Courier New" w:hAnsi="Courier New" w:cs="Courier New"/>
          <w:color w:val="000000"/>
          <w:kern w:val="0"/>
          <w:szCs w:val="20"/>
        </w:rPr>
        <w:t>)</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onItemClick</w:t>
      </w:r>
      <w:r>
        <w:rPr>
          <w:rFonts w:ascii="Courier New" w:hAnsi="Courier New" w:cs="Courier New"/>
          <w:color w:val="000000"/>
          <w:kern w:val="0"/>
          <w:szCs w:val="20"/>
        </w:rPr>
        <w:t>(</w:t>
      </w:r>
      <w:r>
        <w:rPr>
          <w:rFonts w:ascii="Courier New" w:hAnsi="Courier New" w:cs="Courier New"/>
          <w:b/>
          <w:bCs/>
          <w:color w:val="005032"/>
          <w:kern w:val="0"/>
          <w:szCs w:val="20"/>
        </w:rPr>
        <w:t>AdapterView</w:t>
      </w:r>
      <w:r>
        <w:rPr>
          <w:rFonts w:ascii="Courier New" w:hAnsi="Courier New" w:cs="Courier New"/>
          <w:color w:val="000000"/>
          <w:kern w:val="0"/>
          <w:szCs w:val="20"/>
        </w:rPr>
        <w:t xml:space="preserve"> parent, </w:t>
      </w:r>
      <w:r>
        <w:rPr>
          <w:rFonts w:ascii="Courier New" w:hAnsi="Courier New" w:cs="Courier New"/>
          <w:b/>
          <w:bCs/>
          <w:color w:val="005032"/>
          <w:kern w:val="0"/>
          <w:szCs w:val="20"/>
        </w:rPr>
        <w:t>View</w:t>
      </w:r>
      <w:r>
        <w:rPr>
          <w:rFonts w:ascii="Courier New" w:hAnsi="Courier New" w:cs="Courier New"/>
          <w:color w:val="000000"/>
          <w:kern w:val="0"/>
          <w:szCs w:val="20"/>
        </w:rPr>
        <w:t xml:space="preserve"> view, </w:t>
      </w:r>
      <w:r>
        <w:rPr>
          <w:rFonts w:ascii="Courier New" w:hAnsi="Courier New" w:cs="Courier New"/>
          <w:b/>
          <w:bCs/>
          <w:color w:val="7F0055"/>
          <w:kern w:val="0"/>
          <w:szCs w:val="20"/>
        </w:rPr>
        <w:t>int</w:t>
      </w:r>
      <w:r>
        <w:rPr>
          <w:rFonts w:ascii="Courier New" w:hAnsi="Courier New" w:cs="Courier New"/>
          <w:color w:val="000000"/>
          <w:kern w:val="0"/>
          <w:szCs w:val="20"/>
        </w:rPr>
        <w:t xml:space="preserve"> position, </w:t>
      </w:r>
      <w:r>
        <w:rPr>
          <w:rFonts w:ascii="Courier New" w:hAnsi="Courier New" w:cs="Courier New"/>
          <w:b/>
          <w:bCs/>
          <w:color w:val="7F0055"/>
          <w:kern w:val="0"/>
          <w:szCs w:val="20"/>
        </w:rPr>
        <w:t>long</w:t>
      </w:r>
      <w:r>
        <w:rPr>
          <w:rFonts w:ascii="Courier New" w:hAnsi="Courier New" w:cs="Courier New"/>
          <w:color w:val="000000"/>
          <w:kern w:val="0"/>
          <w:szCs w:val="20"/>
        </w:rPr>
        <w:t xml:space="preserve"> id) {</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mes;</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mes = </w:t>
      </w:r>
      <w:r>
        <w:rPr>
          <w:rFonts w:ascii="Courier New" w:hAnsi="Courier New" w:cs="Courier New"/>
          <w:color w:val="2A00FF"/>
          <w:kern w:val="0"/>
          <w:szCs w:val="20"/>
        </w:rPr>
        <w:t>"Select Item = "</w:t>
      </w:r>
      <w:r>
        <w:rPr>
          <w:rFonts w:ascii="Courier New" w:hAnsi="Courier New" w:cs="Courier New"/>
          <w:color w:val="000000"/>
          <w:kern w:val="0"/>
          <w:szCs w:val="20"/>
        </w:rPr>
        <w:t xml:space="preserve"> + </w:t>
      </w:r>
      <w:r>
        <w:rPr>
          <w:rFonts w:ascii="Courier New" w:hAnsi="Courier New" w:cs="Courier New"/>
          <w:color w:val="0000C0"/>
          <w:kern w:val="0"/>
          <w:szCs w:val="20"/>
        </w:rPr>
        <w:t>Items</w:t>
      </w:r>
      <w:r>
        <w:rPr>
          <w:rFonts w:ascii="Courier New" w:hAnsi="Courier New" w:cs="Courier New"/>
          <w:color w:val="000000"/>
          <w:kern w:val="0"/>
          <w:szCs w:val="20"/>
        </w:rPr>
        <w:t>.</w:t>
      </w:r>
      <w:r>
        <w:rPr>
          <w:rFonts w:ascii="Courier New" w:hAnsi="Courier New" w:cs="Courier New"/>
          <w:b/>
          <w:bCs/>
          <w:color w:val="008000"/>
          <w:kern w:val="0"/>
          <w:szCs w:val="20"/>
        </w:rPr>
        <w:t>get</w:t>
      </w:r>
      <w:r>
        <w:rPr>
          <w:rFonts w:ascii="Courier New" w:hAnsi="Courier New" w:cs="Courier New"/>
          <w:color w:val="000000"/>
          <w:kern w:val="0"/>
          <w:szCs w:val="20"/>
        </w:rPr>
        <w:t>(position);</w:t>
      </w:r>
    </w:p>
    <w:p w:rsidR="00043124" w:rsidRDefault="00043124" w:rsidP="0004312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,mes,</w:t>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C0"/>
          <w:kern w:val="0"/>
          <w:szCs w:val="20"/>
        </w:rPr>
        <w:t>LENGTH_SHORT</w:t>
      </w:r>
      <w:r>
        <w:rPr>
          <w:rFonts w:ascii="Courier New" w:hAnsi="Courier New" w:cs="Courier New"/>
          <w:color w:val="000000"/>
          <w:kern w:val="0"/>
          <w:szCs w:val="20"/>
        </w:rPr>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724A07" w:rsidRDefault="00043124" w:rsidP="0004312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A251D8" w:rsidRDefault="00D63A60" w:rsidP="00043124">
      <w:pPr>
        <w:wordWrap/>
        <w:adjustRightInd w:val="0"/>
        <w:jc w:val="left"/>
        <w:rPr>
          <w:rFonts w:ascii="Courier New" w:hAnsi="Courier New" w:cs="Courier New"/>
          <w:b/>
          <w:kern w:val="0"/>
          <w:sz w:val="28"/>
          <w:szCs w:val="20"/>
        </w:rPr>
      </w:pPr>
      <w:r w:rsidRPr="00D63A60">
        <w:rPr>
          <w:rFonts w:ascii="Courier New" w:hAnsi="Courier New" w:cs="Courier New" w:hint="eastAsia"/>
          <w:b/>
          <w:kern w:val="0"/>
          <w:sz w:val="28"/>
          <w:szCs w:val="20"/>
        </w:rPr>
        <w:lastRenderedPageBreak/>
        <w:t>커스텀</w:t>
      </w:r>
      <w:r w:rsidRPr="00D63A60">
        <w:rPr>
          <w:rFonts w:ascii="Courier New" w:hAnsi="Courier New" w:cs="Courier New" w:hint="eastAsia"/>
          <w:b/>
          <w:kern w:val="0"/>
          <w:sz w:val="28"/>
          <w:szCs w:val="20"/>
        </w:rPr>
        <w:t xml:space="preserve"> </w:t>
      </w:r>
      <w:r w:rsidRPr="00D63A60">
        <w:rPr>
          <w:rFonts w:ascii="Courier New" w:hAnsi="Courier New" w:cs="Courier New" w:hint="eastAsia"/>
          <w:b/>
          <w:kern w:val="0"/>
          <w:sz w:val="28"/>
          <w:szCs w:val="20"/>
        </w:rPr>
        <w:t>리스트뷰</w:t>
      </w:r>
    </w:p>
    <w:p w:rsidR="00D63A60" w:rsidRDefault="00342DE0"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401</w:t>
      </w:r>
    </w:p>
    <w:p w:rsidR="00A67BEC" w:rsidRDefault="00A67BEC"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여러종류의항목뷰</w:t>
      </w:r>
    </w:p>
    <w:p w:rsidR="00A67BEC" w:rsidRDefault="00A67BEC"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407</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ListActivity</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413</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스피너</w:t>
      </w:r>
      <w:r w:rsidR="00B07EDB">
        <w:rPr>
          <w:rFonts w:ascii="Courier New" w:hAnsi="Courier New" w:cs="Courier New" w:hint="eastAsia"/>
          <w:b/>
          <w:kern w:val="0"/>
          <w:sz w:val="28"/>
          <w:szCs w:val="20"/>
        </w:rPr>
        <w:t>(</w:t>
      </w:r>
      <w:r w:rsidR="00B07EDB">
        <w:rPr>
          <w:rFonts w:ascii="Courier New" w:hAnsi="Courier New" w:cs="Courier New" w:hint="eastAsia"/>
          <w:b/>
          <w:kern w:val="0"/>
          <w:sz w:val="28"/>
          <w:szCs w:val="20"/>
        </w:rPr>
        <w:t>여러가지</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선택중</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하나만선택</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받을</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때</w:t>
      </w:r>
      <w:r w:rsidR="00B07EDB">
        <w:rPr>
          <w:rFonts w:ascii="Courier New" w:hAnsi="Courier New" w:cs="Courier New" w:hint="eastAsia"/>
          <w:b/>
          <w:kern w:val="0"/>
          <w:sz w:val="28"/>
          <w:szCs w:val="20"/>
        </w:rPr>
        <w:t>)</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417</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그리드</w:t>
      </w:r>
      <w:r w:rsidR="00B07EDB">
        <w:rPr>
          <w:rFonts w:ascii="Courier New" w:hAnsi="Courier New" w:cs="Courier New" w:hint="eastAsia"/>
          <w:b/>
          <w:kern w:val="0"/>
          <w:sz w:val="28"/>
          <w:szCs w:val="20"/>
        </w:rPr>
        <w:t xml:space="preserve"> (</w:t>
      </w:r>
      <w:r w:rsidR="00B07EDB">
        <w:rPr>
          <w:rFonts w:ascii="Courier New" w:hAnsi="Courier New" w:cs="Courier New" w:hint="eastAsia"/>
          <w:b/>
          <w:kern w:val="0"/>
          <w:sz w:val="28"/>
          <w:szCs w:val="20"/>
        </w:rPr>
        <w:t>바둑반처럼</w:t>
      </w:r>
      <w:r w:rsidR="00B07EDB">
        <w:rPr>
          <w:rFonts w:ascii="Courier New" w:hAnsi="Courier New" w:cs="Courier New"/>
          <w:b/>
          <w:kern w:val="0"/>
          <w:sz w:val="28"/>
          <w:szCs w:val="20"/>
        </w:rPr>
        <w:t>…</w:t>
      </w:r>
      <w:r w:rsidR="00B07EDB">
        <w:rPr>
          <w:rFonts w:ascii="Courier New" w:hAnsi="Courier New" w:cs="Courier New" w:hint="eastAsia"/>
          <w:b/>
          <w:kern w:val="0"/>
          <w:sz w:val="28"/>
          <w:szCs w:val="20"/>
        </w:rPr>
        <w:t>)</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421</w:t>
      </w:r>
    </w:p>
    <w:p w:rsidR="005F5708"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이미지뷰</w:t>
      </w:r>
      <w:r>
        <w:rPr>
          <w:rFonts w:ascii="Courier New" w:hAnsi="Courier New" w:cs="Courier New" w:hint="eastAsia"/>
          <w:b/>
          <w:kern w:val="0"/>
          <w:sz w:val="28"/>
          <w:szCs w:val="20"/>
        </w:rPr>
        <w:t>(</w:t>
      </w:r>
      <w:r>
        <w:rPr>
          <w:rFonts w:ascii="Courier New" w:hAnsi="Courier New" w:cs="Courier New" w:hint="eastAsia"/>
          <w:b/>
          <w:kern w:val="0"/>
          <w:sz w:val="28"/>
          <w:szCs w:val="20"/>
        </w:rPr>
        <w:t>갤러리</w:t>
      </w:r>
      <w:r>
        <w:rPr>
          <w:rFonts w:ascii="Courier New" w:hAnsi="Courier New" w:cs="Courier New" w:hint="eastAsia"/>
          <w:b/>
          <w:kern w:val="0"/>
          <w:sz w:val="28"/>
          <w:szCs w:val="20"/>
        </w:rPr>
        <w:t>)</w:t>
      </w:r>
    </w:p>
    <w:p w:rsidR="00642D67" w:rsidRDefault="00642D67"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426</w:t>
      </w:r>
    </w:p>
    <w:p w:rsidR="003C40D8" w:rsidRDefault="003C40D8"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프로그래스</w:t>
      </w:r>
      <w:r>
        <w:rPr>
          <w:rFonts w:ascii="Courier New" w:hAnsi="Courier New" w:cs="Courier New" w:hint="eastAsia"/>
          <w:b/>
          <w:kern w:val="0"/>
          <w:sz w:val="28"/>
          <w:szCs w:val="20"/>
        </w:rPr>
        <w:t xml:space="preserve"> </w:t>
      </w:r>
      <w:r>
        <w:rPr>
          <w:rFonts w:ascii="Courier New" w:hAnsi="Courier New" w:cs="Courier New" w:hint="eastAsia"/>
          <w:b/>
          <w:kern w:val="0"/>
          <w:sz w:val="28"/>
          <w:szCs w:val="20"/>
        </w:rPr>
        <w:t>바</w:t>
      </w:r>
      <w:r w:rsidR="00BE29FC">
        <w:rPr>
          <w:rFonts w:ascii="Courier New" w:hAnsi="Courier New" w:cs="Courier New" w:hint="eastAsia"/>
          <w:b/>
          <w:kern w:val="0"/>
          <w:sz w:val="28"/>
          <w:szCs w:val="20"/>
        </w:rPr>
        <w:t xml:space="preserve"> (</w:t>
      </w:r>
      <w:r w:rsidR="00BE29FC">
        <w:rPr>
          <w:rFonts w:ascii="Courier New" w:hAnsi="Courier New" w:cs="Courier New" w:hint="eastAsia"/>
          <w:b/>
          <w:kern w:val="0"/>
          <w:sz w:val="28"/>
          <w:szCs w:val="20"/>
        </w:rPr>
        <w:t>로딩</w:t>
      </w:r>
      <w:r w:rsidR="00BE29FC">
        <w:rPr>
          <w:rFonts w:ascii="Courier New" w:hAnsi="Courier New" w:cs="Courier New" w:hint="eastAsia"/>
          <w:b/>
          <w:kern w:val="0"/>
          <w:sz w:val="28"/>
          <w:szCs w:val="20"/>
        </w:rPr>
        <w:t>..)</w:t>
      </w:r>
    </w:p>
    <w:p w:rsidR="003A70D7" w:rsidRPr="003A70D7" w:rsidRDefault="003A70D7" w:rsidP="003A70D7">
      <w:pPr>
        <w:wordWrap/>
        <w:adjustRightInd w:val="0"/>
        <w:jc w:val="left"/>
        <w:rPr>
          <w:rFonts w:ascii="Courier New" w:hAnsi="Courier New" w:cs="Courier New"/>
          <w:b/>
          <w:kern w:val="0"/>
          <w:sz w:val="28"/>
          <w:szCs w:val="20"/>
        </w:rPr>
      </w:pPr>
      <w:r w:rsidRPr="003A70D7">
        <w:rPr>
          <w:rFonts w:ascii="Courier New" w:hAnsi="Courier New" w:cs="Courier New"/>
          <w:b/>
          <w:kern w:val="0"/>
          <w:sz w:val="28"/>
          <w:szCs w:val="20"/>
        </w:rPr>
        <w:t>requestWindowFeature(Window.FEATURE_INDETERMINATE_PROGRESS);</w:t>
      </w:r>
    </w:p>
    <w:p w:rsidR="003A70D7" w:rsidRDefault="003A70D7" w:rsidP="003A70D7">
      <w:pPr>
        <w:wordWrap/>
        <w:adjustRightInd w:val="0"/>
        <w:jc w:val="left"/>
        <w:rPr>
          <w:rFonts w:ascii="Courier New" w:hAnsi="Courier New" w:cs="Courier New"/>
          <w:b/>
          <w:kern w:val="0"/>
          <w:sz w:val="28"/>
          <w:szCs w:val="20"/>
        </w:rPr>
      </w:pPr>
      <w:r w:rsidRPr="003A70D7">
        <w:rPr>
          <w:rFonts w:ascii="Courier New" w:hAnsi="Courier New" w:cs="Courier New"/>
          <w:b/>
          <w:kern w:val="0"/>
          <w:sz w:val="28"/>
          <w:szCs w:val="20"/>
        </w:rPr>
        <w:tab/>
      </w:r>
      <w:r w:rsidRPr="003A70D7">
        <w:rPr>
          <w:rFonts w:ascii="Courier New" w:hAnsi="Courier New" w:cs="Courier New"/>
          <w:b/>
          <w:kern w:val="0"/>
          <w:sz w:val="28"/>
          <w:szCs w:val="20"/>
        </w:rPr>
        <w:tab/>
        <w:t>setProgressBarIndeterminateVisibility(true);</w:t>
      </w:r>
    </w:p>
    <w:p w:rsidR="00DA7F85" w:rsidRDefault="00DA7F85"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427</w:t>
      </w:r>
    </w:p>
    <w:p w:rsidR="00E35C05" w:rsidRDefault="00E35C05"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시크바</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볼륨이나</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동영상</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위치등</w:t>
      </w:r>
      <w:r w:rsidR="00C030D4">
        <w:rPr>
          <w:rFonts w:ascii="Courier New" w:hAnsi="Courier New" w:cs="Courier New" w:hint="eastAsia"/>
          <w:b/>
          <w:kern w:val="0"/>
          <w:sz w:val="28"/>
          <w:szCs w:val="20"/>
        </w:rPr>
        <w:t xml:space="preserve">.. </w:t>
      </w:r>
      <w:r w:rsidR="00C030D4">
        <w:rPr>
          <w:rFonts w:ascii="Courier New" w:hAnsi="Courier New" w:cs="Courier New" w:hint="eastAsia"/>
          <w:b/>
          <w:kern w:val="0"/>
          <w:sz w:val="28"/>
          <w:szCs w:val="20"/>
        </w:rPr>
        <w:t>스크롤같은거</w:t>
      </w:r>
      <w:r w:rsidR="00C030D4">
        <w:rPr>
          <w:rFonts w:ascii="Courier New" w:hAnsi="Courier New" w:cs="Courier New" w:hint="eastAsia"/>
          <w:b/>
          <w:kern w:val="0"/>
          <w:sz w:val="28"/>
          <w:szCs w:val="20"/>
        </w:rPr>
        <w:t>)</w:t>
      </w:r>
    </w:p>
    <w:p w:rsidR="003D790F" w:rsidRDefault="003D790F"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래이딩</w:t>
      </w:r>
      <w:r>
        <w:rPr>
          <w:rFonts w:ascii="Courier New" w:hAnsi="Courier New" w:cs="Courier New" w:hint="eastAsia"/>
          <w:b/>
          <w:kern w:val="0"/>
          <w:sz w:val="28"/>
          <w:szCs w:val="20"/>
        </w:rPr>
        <w:t xml:space="preserve"> </w:t>
      </w:r>
      <w:r>
        <w:rPr>
          <w:rFonts w:ascii="Courier New" w:hAnsi="Courier New" w:cs="Courier New" w:hint="eastAsia"/>
          <w:b/>
          <w:kern w:val="0"/>
          <w:sz w:val="28"/>
          <w:szCs w:val="20"/>
        </w:rPr>
        <w:t>바</w:t>
      </w:r>
      <w:r>
        <w:rPr>
          <w:rFonts w:ascii="Courier New" w:hAnsi="Courier New" w:cs="Courier New" w:hint="eastAsia"/>
          <w:b/>
          <w:kern w:val="0"/>
          <w:sz w:val="28"/>
          <w:szCs w:val="20"/>
        </w:rPr>
        <w:t xml:space="preserve"> (</w:t>
      </w:r>
      <w:r>
        <w:rPr>
          <w:rFonts w:ascii="Courier New" w:hAnsi="Courier New" w:cs="Courier New" w:hint="eastAsia"/>
          <w:b/>
          <w:kern w:val="0"/>
          <w:sz w:val="28"/>
          <w:szCs w:val="20"/>
        </w:rPr>
        <w:t>별포나</w:t>
      </w:r>
      <w:r>
        <w:rPr>
          <w:rFonts w:ascii="Courier New" w:hAnsi="Courier New" w:cs="Courier New" w:hint="eastAsia"/>
          <w:b/>
          <w:kern w:val="0"/>
          <w:sz w:val="28"/>
          <w:szCs w:val="20"/>
        </w:rPr>
        <w:t>..)</w:t>
      </w:r>
    </w:p>
    <w:p w:rsidR="00E17AF6" w:rsidRDefault="00E17AF6" w:rsidP="00043124">
      <w:pPr>
        <w:wordWrap/>
        <w:adjustRightInd w:val="0"/>
        <w:jc w:val="left"/>
        <w:rPr>
          <w:rFonts w:ascii="Courier New" w:hAnsi="Courier New" w:cs="Courier New"/>
          <w:b/>
          <w:kern w:val="0"/>
          <w:sz w:val="28"/>
          <w:szCs w:val="20"/>
        </w:rPr>
      </w:pPr>
    </w:p>
    <w:p w:rsidR="00E17AF6" w:rsidRDefault="00E17AF6"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위젯</w:t>
      </w:r>
    </w:p>
    <w:p w:rsidR="00E17AF6" w:rsidRDefault="00E17AF6"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442</w:t>
      </w:r>
    </w:p>
    <w:p w:rsidR="00493942" w:rsidRDefault="00493942" w:rsidP="00043124">
      <w:pPr>
        <w:wordWrap/>
        <w:adjustRightInd w:val="0"/>
        <w:jc w:val="left"/>
        <w:rPr>
          <w:rFonts w:ascii="Courier New" w:hAnsi="Courier New" w:cs="Courier New"/>
          <w:b/>
          <w:kern w:val="0"/>
          <w:sz w:val="28"/>
          <w:szCs w:val="20"/>
        </w:rPr>
      </w:pPr>
    </w:p>
    <w:p w:rsidR="00493942" w:rsidRDefault="00493942"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자료관리</w:t>
      </w:r>
    </w:p>
    <w:p w:rsidR="005D0C63" w:rsidRDefault="005D0C63" w:rsidP="00043124">
      <w:pPr>
        <w:wordWrap/>
        <w:adjustRightInd w:val="0"/>
        <w:jc w:val="left"/>
        <w:rPr>
          <w:rFonts w:ascii="Courier New" w:hAnsi="Courier New" w:cs="Courier New"/>
          <w:b/>
          <w:kern w:val="0"/>
          <w:sz w:val="28"/>
          <w:szCs w:val="20"/>
        </w:rPr>
      </w:pPr>
      <w:r>
        <w:rPr>
          <w:rFonts w:ascii="Courier New" w:hAnsi="Courier New" w:cs="Courier New" w:hint="eastAsia"/>
          <w:b/>
          <w:kern w:val="0"/>
          <w:sz w:val="28"/>
          <w:szCs w:val="20"/>
        </w:rPr>
        <w:t>486</w:t>
      </w:r>
    </w:p>
    <w:p w:rsidR="00F77622" w:rsidRDefault="00193771" w:rsidP="008149BD">
      <w:pPr>
        <w:pStyle w:val="a7"/>
        <w:numPr>
          <w:ilvl w:val="0"/>
          <w:numId w:val="2"/>
        </w:numPr>
        <w:wordWrap/>
        <w:adjustRightInd w:val="0"/>
        <w:ind w:leftChars="0"/>
        <w:jc w:val="left"/>
        <w:rPr>
          <w:rFonts w:ascii="Courier New" w:hAnsi="Courier New" w:cs="Courier New"/>
          <w:kern w:val="0"/>
          <w:sz w:val="22"/>
          <w:szCs w:val="20"/>
        </w:rPr>
      </w:pPr>
      <w:r w:rsidRPr="00F77622">
        <w:rPr>
          <w:rFonts w:ascii="Courier New" w:hAnsi="Courier New" w:cs="Courier New" w:hint="eastAsia"/>
          <w:kern w:val="0"/>
          <w:sz w:val="22"/>
          <w:szCs w:val="20"/>
        </w:rPr>
        <w:t xml:space="preserve">CP(ContentProvider) </w:t>
      </w:r>
      <w:r w:rsidRPr="00F77622">
        <w:rPr>
          <w:rFonts w:ascii="Courier New" w:hAnsi="Courier New" w:cs="Courier New" w:hint="eastAsia"/>
          <w:kern w:val="0"/>
          <w:sz w:val="22"/>
          <w:szCs w:val="20"/>
        </w:rPr>
        <w:t>유일하게</w:t>
      </w:r>
      <w:r w:rsidRPr="00F77622">
        <w:rPr>
          <w:rFonts w:ascii="Courier New" w:hAnsi="Courier New" w:cs="Courier New" w:hint="eastAsia"/>
          <w:kern w:val="0"/>
          <w:sz w:val="22"/>
          <w:szCs w:val="20"/>
        </w:rPr>
        <w:t xml:space="preserve"> </w:t>
      </w:r>
      <w:r w:rsidRPr="00F77622">
        <w:rPr>
          <w:rFonts w:ascii="Courier New" w:hAnsi="Courier New" w:cs="Courier New" w:hint="eastAsia"/>
          <w:kern w:val="0"/>
          <w:sz w:val="22"/>
          <w:szCs w:val="20"/>
        </w:rPr>
        <w:t>응용프로그램끼리</w:t>
      </w:r>
      <w:r w:rsidRPr="00F77622">
        <w:rPr>
          <w:rFonts w:ascii="Courier New" w:hAnsi="Courier New" w:cs="Courier New" w:hint="eastAsia"/>
          <w:kern w:val="0"/>
          <w:sz w:val="22"/>
          <w:szCs w:val="20"/>
        </w:rPr>
        <w:t xml:space="preserve"> </w:t>
      </w:r>
      <w:r w:rsidRPr="00F77622">
        <w:rPr>
          <w:rFonts w:ascii="Courier New" w:hAnsi="Courier New" w:cs="Courier New" w:hint="eastAsia"/>
          <w:kern w:val="0"/>
          <w:sz w:val="22"/>
          <w:szCs w:val="20"/>
        </w:rPr>
        <w:t>공유</w:t>
      </w:r>
      <w:r w:rsidRPr="00F77622">
        <w:rPr>
          <w:rFonts w:ascii="Courier New" w:hAnsi="Courier New" w:cs="Courier New" w:hint="eastAsia"/>
          <w:kern w:val="0"/>
          <w:sz w:val="22"/>
          <w:szCs w:val="20"/>
        </w:rPr>
        <w:t>..</w:t>
      </w:r>
      <w:r w:rsidRPr="00F77622">
        <w:rPr>
          <w:rFonts w:ascii="Courier New" w:hAnsi="Courier New" w:cs="Courier New" w:hint="eastAsia"/>
          <w:kern w:val="0"/>
          <w:sz w:val="22"/>
          <w:szCs w:val="20"/>
        </w:rPr>
        <w:t>가능한거</w:t>
      </w:r>
      <w:r w:rsidRPr="00F77622">
        <w:rPr>
          <w:rFonts w:ascii="Courier New" w:hAnsi="Courier New" w:cs="Courier New" w:hint="eastAsia"/>
          <w:kern w:val="0"/>
          <w:sz w:val="22"/>
          <w:szCs w:val="20"/>
        </w:rPr>
        <w:t>.</w:t>
      </w:r>
      <w:r w:rsidR="008149BD">
        <w:rPr>
          <w:rFonts w:ascii="Courier New" w:hAnsi="Courier New" w:cs="Courier New" w:hint="eastAsia"/>
          <w:kern w:val="0"/>
          <w:sz w:val="22"/>
          <w:szCs w:val="20"/>
        </w:rPr>
        <w:t>526</w:t>
      </w:r>
    </w:p>
    <w:p w:rsidR="00E64446" w:rsidRDefault="00E64446">
      <w:pPr>
        <w:widowControl/>
        <w:wordWrap/>
        <w:autoSpaceDE/>
        <w:autoSpaceDN/>
        <w:jc w:val="left"/>
        <w:rPr>
          <w:rFonts w:ascii="Courier New" w:hAnsi="Courier New" w:cs="Courier New"/>
          <w:b/>
          <w:kern w:val="0"/>
          <w:sz w:val="34"/>
          <w:szCs w:val="20"/>
        </w:rPr>
      </w:pPr>
    </w:p>
    <w:p w:rsidR="00E64446" w:rsidRDefault="00E64446">
      <w:pPr>
        <w:widowControl/>
        <w:wordWrap/>
        <w:autoSpaceDE/>
        <w:autoSpaceDN/>
        <w:jc w:val="left"/>
        <w:rPr>
          <w:rFonts w:ascii="Courier New" w:hAnsi="Courier New" w:cs="Courier New"/>
          <w:b/>
          <w:kern w:val="0"/>
          <w:sz w:val="34"/>
          <w:szCs w:val="20"/>
        </w:rPr>
      </w:pPr>
      <w:r w:rsidRPr="00E64446">
        <w:rPr>
          <w:rFonts w:ascii="Courier New" w:hAnsi="Courier New" w:cs="Courier New" w:hint="eastAsia"/>
          <w:b/>
          <w:kern w:val="0"/>
          <w:sz w:val="34"/>
          <w:szCs w:val="20"/>
        </w:rPr>
        <w:t>URI</w:t>
      </w:r>
    </w:p>
    <w:p w:rsidR="005E2CC7" w:rsidRPr="00E64446" w:rsidRDefault="00E64446">
      <w:pPr>
        <w:widowControl/>
        <w:wordWrap/>
        <w:autoSpaceDE/>
        <w:autoSpaceDN/>
        <w:jc w:val="left"/>
        <w:rPr>
          <w:rFonts w:ascii="Courier New" w:hAnsi="Courier New" w:cs="Courier New"/>
          <w:b/>
          <w:kern w:val="0"/>
          <w:sz w:val="22"/>
          <w:szCs w:val="20"/>
        </w:rPr>
      </w:pPr>
      <w:r>
        <w:rPr>
          <w:rFonts w:ascii="Courier New" w:hAnsi="Courier New" w:cs="Courier New" w:hint="eastAsia"/>
          <w:b/>
          <w:kern w:val="0"/>
          <w:sz w:val="34"/>
          <w:szCs w:val="20"/>
        </w:rPr>
        <w:t>526</w:t>
      </w:r>
      <w:r w:rsidR="005E2CC7" w:rsidRPr="00E64446">
        <w:rPr>
          <w:rFonts w:ascii="Courier New" w:hAnsi="Courier New" w:cs="Courier New"/>
          <w:b/>
          <w:kern w:val="0"/>
          <w:sz w:val="22"/>
          <w:szCs w:val="20"/>
        </w:rPr>
        <w:br w:type="page"/>
      </w:r>
    </w:p>
    <w:p w:rsidR="005E2CC7" w:rsidRDefault="005E2CC7" w:rsidP="005E2CC7">
      <w:pPr>
        <w:wordWrap/>
        <w:adjustRightInd w:val="0"/>
        <w:jc w:val="left"/>
        <w:rPr>
          <w:rFonts w:ascii="Courier New" w:hAnsi="Courier New" w:cs="Courier New"/>
          <w:b/>
          <w:kern w:val="0"/>
          <w:sz w:val="36"/>
          <w:szCs w:val="20"/>
        </w:rPr>
      </w:pPr>
      <w:r w:rsidRPr="005E2CC7">
        <w:rPr>
          <w:rFonts w:ascii="Courier New" w:hAnsi="Courier New" w:cs="Courier New" w:hint="eastAsia"/>
          <w:b/>
          <w:kern w:val="0"/>
          <w:sz w:val="36"/>
          <w:szCs w:val="20"/>
        </w:rPr>
        <w:lastRenderedPageBreak/>
        <w:t>액티</w:t>
      </w:r>
      <w:r w:rsidR="006A438B">
        <w:rPr>
          <w:rFonts w:ascii="Courier New" w:hAnsi="Courier New" w:cs="Courier New" w:hint="eastAsia"/>
          <w:b/>
          <w:kern w:val="0"/>
          <w:sz w:val="36"/>
          <w:szCs w:val="20"/>
        </w:rPr>
        <w:t>비티</w:t>
      </w:r>
    </w:p>
    <w:p w:rsidR="0088561D" w:rsidRPr="00525A30" w:rsidRDefault="0088561D" w:rsidP="00525A30">
      <w:pPr>
        <w:pStyle w:val="a7"/>
        <w:numPr>
          <w:ilvl w:val="0"/>
          <w:numId w:val="2"/>
        </w:numPr>
        <w:wordWrap/>
        <w:adjustRightInd w:val="0"/>
        <w:ind w:leftChars="0"/>
        <w:jc w:val="left"/>
        <w:rPr>
          <w:rFonts w:ascii="Courier New" w:hAnsi="Courier New" w:cs="Courier New"/>
          <w:kern w:val="0"/>
          <w:szCs w:val="20"/>
        </w:rPr>
      </w:pPr>
      <w:r w:rsidRPr="00525A30">
        <w:rPr>
          <w:rFonts w:ascii="Courier New" w:hAnsi="Courier New" w:cs="Courier New" w:hint="eastAsia"/>
          <w:kern w:val="0"/>
          <w:szCs w:val="20"/>
        </w:rPr>
        <w:t>모든</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프로그램에</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포함된</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모든</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액티비티는</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반드시</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매니페스트에</w:t>
      </w:r>
      <w:r w:rsidRPr="00525A30">
        <w:rPr>
          <w:rFonts w:ascii="Courier New" w:hAnsi="Courier New" w:cs="Courier New" w:hint="eastAsia"/>
          <w:kern w:val="0"/>
          <w:szCs w:val="20"/>
        </w:rPr>
        <w:t xml:space="preserve"> </w:t>
      </w:r>
      <w:r w:rsidRPr="00525A30">
        <w:rPr>
          <w:rFonts w:ascii="Courier New" w:hAnsi="Courier New" w:cs="Courier New" w:hint="eastAsia"/>
          <w:kern w:val="0"/>
          <w:szCs w:val="20"/>
        </w:rPr>
        <w:t>등록되어야한다</w:t>
      </w:r>
    </w:p>
    <w:p w:rsidR="0084241E" w:rsidRDefault="006F2B3D" w:rsidP="00A65CD9">
      <w:pPr>
        <w:pStyle w:val="a7"/>
        <w:numPr>
          <w:ilvl w:val="0"/>
          <w:numId w:val="2"/>
        </w:numPr>
        <w:wordWrap/>
        <w:adjustRightInd w:val="0"/>
        <w:ind w:leftChars="0"/>
        <w:jc w:val="left"/>
        <w:rPr>
          <w:rFonts w:ascii="Courier New" w:hAnsi="Courier New" w:cs="Courier New"/>
          <w:kern w:val="0"/>
          <w:szCs w:val="20"/>
        </w:rPr>
      </w:pPr>
      <w:r w:rsidRPr="00A65CD9">
        <w:rPr>
          <w:rFonts w:ascii="Courier New" w:hAnsi="Courier New" w:cs="Courier New" w:hint="eastAsia"/>
          <w:kern w:val="0"/>
          <w:szCs w:val="20"/>
        </w:rPr>
        <w:t>등록안되면</w:t>
      </w:r>
      <w:r w:rsidRPr="00A65CD9">
        <w:rPr>
          <w:rFonts w:ascii="Courier New" w:hAnsi="Courier New" w:cs="Courier New" w:hint="eastAsia"/>
          <w:kern w:val="0"/>
          <w:szCs w:val="20"/>
        </w:rPr>
        <w:t xml:space="preserve"> </w:t>
      </w:r>
      <w:r w:rsidRPr="00A65CD9">
        <w:rPr>
          <w:rFonts w:ascii="Courier New" w:hAnsi="Courier New" w:cs="Courier New" w:hint="eastAsia"/>
          <w:kern w:val="0"/>
          <w:szCs w:val="20"/>
        </w:rPr>
        <w:t>없는걸로</w:t>
      </w:r>
      <w:r w:rsidRPr="00A65CD9">
        <w:rPr>
          <w:rFonts w:ascii="Courier New" w:hAnsi="Courier New" w:cs="Courier New" w:hint="eastAsia"/>
          <w:kern w:val="0"/>
          <w:szCs w:val="20"/>
        </w:rPr>
        <w:t xml:space="preserve"> </w:t>
      </w:r>
      <w:r w:rsidRPr="00A65CD9">
        <w:rPr>
          <w:rFonts w:ascii="Courier New" w:hAnsi="Courier New" w:cs="Courier New" w:hint="eastAsia"/>
          <w:kern w:val="0"/>
          <w:szCs w:val="20"/>
        </w:rPr>
        <w:t>간주한다</w:t>
      </w:r>
    </w:p>
    <w:p w:rsidR="008F5E84" w:rsidRDefault="00DE14F8" w:rsidP="008F5E84">
      <w:pPr>
        <w:wordWrap/>
        <w:adjustRightInd w:val="0"/>
        <w:ind w:left="400"/>
        <w:jc w:val="left"/>
        <w:rPr>
          <w:rFonts w:ascii="Courier New" w:hAnsi="Courier New" w:cs="Courier New"/>
          <w:kern w:val="0"/>
          <w:szCs w:val="20"/>
        </w:rPr>
      </w:pPr>
      <w:r>
        <w:rPr>
          <w:rFonts w:ascii="Courier New" w:hAnsi="Courier New" w:cs="Courier New"/>
          <w:noProof/>
          <w:kern w:val="0"/>
          <w:szCs w:val="20"/>
        </w:rPr>
        <w:pict>
          <v:rect id="_x0000_s1065" style="position:absolute;left:0;text-align:left;margin-left:121.45pt;margin-top:559.25pt;width:305.55pt;height:82.05pt;z-index:251700224">
            <v:textbox>
              <w:txbxContent>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1</w:t>
                  </w:r>
                  <w:r w:rsidRPr="00F13B62">
                    <w:rPr>
                      <w:rFonts w:ascii="Courier New" w:hAnsi="Courier New" w:cs="Courier New" w:hint="eastAsia"/>
                      <w:b/>
                      <w:kern w:val="0"/>
                      <w:szCs w:val="20"/>
                    </w:rPr>
                    <w:tab/>
                  </w:r>
                  <w:r w:rsidRPr="00F13B62">
                    <w:rPr>
                      <w:rFonts w:ascii="Courier New" w:hAnsi="Courier New" w:cs="Courier New" w:hint="eastAsia"/>
                      <w:b/>
                      <w:kern w:val="0"/>
                      <w:szCs w:val="20"/>
                    </w:rPr>
                    <w:t>새로만들</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애티비티의</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레이아웃을</w:t>
                  </w:r>
                  <w:r w:rsidRPr="00F13B62">
                    <w:rPr>
                      <w:rFonts w:ascii="Courier New" w:hAnsi="Courier New" w:cs="Courier New" w:hint="eastAsia"/>
                      <w:b/>
                      <w:kern w:val="0"/>
                      <w:szCs w:val="20"/>
                    </w:rPr>
                    <w:t xml:space="preserve"> xml</w:t>
                  </w:r>
                  <w:r w:rsidRPr="00F13B62">
                    <w:rPr>
                      <w:rFonts w:ascii="Courier New" w:hAnsi="Courier New" w:cs="Courier New" w:hint="eastAsia"/>
                      <w:b/>
                      <w:kern w:val="0"/>
                      <w:szCs w:val="20"/>
                    </w:rPr>
                    <w:t>정의</w:t>
                  </w:r>
                </w:p>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2</w:t>
                  </w:r>
                  <w:r w:rsidRPr="00F13B62">
                    <w:rPr>
                      <w:rFonts w:ascii="Courier New" w:hAnsi="Courier New" w:cs="Courier New" w:hint="eastAsia"/>
                      <w:b/>
                      <w:kern w:val="0"/>
                      <w:szCs w:val="20"/>
                    </w:rPr>
                    <w:tab/>
                  </w:r>
                  <w:r w:rsidRPr="00F13B62">
                    <w:rPr>
                      <w:rFonts w:ascii="Courier New" w:hAnsi="Courier New" w:cs="Courier New" w:hint="eastAsia"/>
                      <w:b/>
                      <w:kern w:val="0"/>
                      <w:szCs w:val="20"/>
                    </w:rPr>
                    <w:t>액티브티</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코드를</w:t>
                  </w:r>
                  <w:r w:rsidRPr="00F13B62">
                    <w:rPr>
                      <w:rFonts w:ascii="Courier New" w:hAnsi="Courier New" w:cs="Courier New" w:hint="eastAsia"/>
                      <w:b/>
                      <w:kern w:val="0"/>
                      <w:szCs w:val="20"/>
                    </w:rPr>
                    <w:t>java</w:t>
                  </w:r>
                  <w:r w:rsidRPr="00F13B62">
                    <w:rPr>
                      <w:rFonts w:ascii="Courier New" w:hAnsi="Courier New" w:cs="Courier New" w:hint="eastAsia"/>
                      <w:b/>
                      <w:kern w:val="0"/>
                      <w:szCs w:val="20"/>
                    </w:rPr>
                    <w:t>작성</w:t>
                  </w:r>
                </w:p>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3</w:t>
                  </w:r>
                  <w:r w:rsidRPr="00F13B62">
                    <w:rPr>
                      <w:rFonts w:ascii="Courier New" w:hAnsi="Courier New" w:cs="Courier New" w:hint="eastAsia"/>
                      <w:b/>
                      <w:kern w:val="0"/>
                      <w:szCs w:val="20"/>
                    </w:rPr>
                    <w:tab/>
                    <w:t xml:space="preserve">tofh </w:t>
                  </w:r>
                  <w:r w:rsidRPr="00F13B62">
                    <w:rPr>
                      <w:rFonts w:ascii="Courier New" w:hAnsi="Courier New" w:cs="Courier New" w:hint="eastAsia"/>
                      <w:b/>
                      <w:kern w:val="0"/>
                      <w:szCs w:val="20"/>
                    </w:rPr>
                    <w:t>추가한</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애티비티</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매니페스트</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등록</w:t>
                  </w:r>
                </w:p>
                <w:p w:rsidR="00E05E9B" w:rsidRPr="00F13B62" w:rsidRDefault="00E05E9B" w:rsidP="00F13B62">
                  <w:pPr>
                    <w:pStyle w:val="a7"/>
                    <w:numPr>
                      <w:ilvl w:val="0"/>
                      <w:numId w:val="2"/>
                    </w:numPr>
                    <w:wordWrap/>
                    <w:adjustRightInd w:val="0"/>
                    <w:ind w:leftChars="0"/>
                    <w:jc w:val="left"/>
                    <w:rPr>
                      <w:rFonts w:ascii="Courier New" w:hAnsi="Courier New" w:cs="Courier New"/>
                      <w:b/>
                      <w:kern w:val="0"/>
                      <w:szCs w:val="20"/>
                    </w:rPr>
                  </w:pPr>
                  <w:r w:rsidRPr="00F13B62">
                    <w:rPr>
                      <w:rFonts w:ascii="Courier New" w:hAnsi="Courier New" w:cs="Courier New" w:hint="eastAsia"/>
                      <w:b/>
                      <w:kern w:val="0"/>
                      <w:szCs w:val="20"/>
                    </w:rPr>
                    <w:t>4</w:t>
                  </w:r>
                  <w:r w:rsidRPr="00F13B62">
                    <w:rPr>
                      <w:rFonts w:ascii="Courier New" w:hAnsi="Courier New" w:cs="Courier New" w:hint="eastAsia"/>
                      <w:b/>
                      <w:kern w:val="0"/>
                      <w:szCs w:val="20"/>
                    </w:rPr>
                    <w:tab/>
                    <w:t xml:space="preserve">startActivity </w:t>
                  </w:r>
                  <w:r w:rsidRPr="00F13B62">
                    <w:rPr>
                      <w:rFonts w:ascii="Courier New" w:hAnsi="Courier New" w:cs="Courier New" w:hint="eastAsia"/>
                      <w:b/>
                      <w:kern w:val="0"/>
                      <w:szCs w:val="20"/>
                    </w:rPr>
                    <w:t>메서드로</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애티비트</w:t>
                  </w:r>
                  <w:r w:rsidRPr="00F13B62">
                    <w:rPr>
                      <w:rFonts w:ascii="Courier New" w:hAnsi="Courier New" w:cs="Courier New" w:hint="eastAsia"/>
                      <w:b/>
                      <w:kern w:val="0"/>
                      <w:szCs w:val="20"/>
                    </w:rPr>
                    <w:t xml:space="preserve"> </w:t>
                  </w:r>
                  <w:r w:rsidRPr="00F13B62">
                    <w:rPr>
                      <w:rFonts w:ascii="Courier New" w:hAnsi="Courier New" w:cs="Courier New" w:hint="eastAsia"/>
                      <w:b/>
                      <w:kern w:val="0"/>
                      <w:szCs w:val="20"/>
                    </w:rPr>
                    <w:t>호출</w:t>
                  </w:r>
                </w:p>
                <w:p w:rsidR="00E05E9B" w:rsidRPr="00F13B62" w:rsidRDefault="00E05E9B">
                  <w:pPr>
                    <w:rPr>
                      <w:b/>
                    </w:rPr>
                  </w:pPr>
                </w:p>
              </w:txbxContent>
            </v:textbox>
          </v:rect>
        </w:pict>
      </w:r>
      <w:r w:rsidR="008F5E84">
        <w:rPr>
          <w:rFonts w:ascii="Courier New" w:hAnsi="Courier New" w:cs="Courier New" w:hint="eastAsia"/>
          <w:noProof/>
          <w:kern w:val="0"/>
          <w:szCs w:val="20"/>
        </w:rPr>
        <w:drawing>
          <wp:inline distT="0" distB="0" distL="0" distR="0">
            <wp:extent cx="5732780" cy="4380865"/>
            <wp:effectExtent l="19050" t="0" r="127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732780" cy="4380865"/>
                    </a:xfrm>
                    <a:prstGeom prst="rect">
                      <a:avLst/>
                    </a:prstGeom>
                    <a:noFill/>
                    <a:ln w="9525">
                      <a:noFill/>
                      <a:miter lim="800000"/>
                      <a:headEnd/>
                      <a:tailEnd/>
                    </a:ln>
                  </pic:spPr>
                </pic:pic>
              </a:graphicData>
            </a:graphic>
          </wp:inline>
        </w:drawing>
      </w:r>
      <w:r w:rsidR="008F5E84">
        <w:rPr>
          <w:rFonts w:ascii="Courier New" w:hAnsi="Courier New" w:cs="Courier New" w:hint="eastAsia"/>
          <w:noProof/>
          <w:kern w:val="0"/>
          <w:szCs w:val="20"/>
        </w:rPr>
        <w:drawing>
          <wp:inline distT="0" distB="0" distL="0" distR="0">
            <wp:extent cx="5725160" cy="3005455"/>
            <wp:effectExtent l="19050" t="0" r="889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25160" cy="3005455"/>
                    </a:xfrm>
                    <a:prstGeom prst="rect">
                      <a:avLst/>
                    </a:prstGeom>
                    <a:noFill/>
                    <a:ln w="9525">
                      <a:noFill/>
                      <a:miter lim="800000"/>
                      <a:headEnd/>
                      <a:tailEnd/>
                    </a:ln>
                  </pic:spPr>
                </pic:pic>
              </a:graphicData>
            </a:graphic>
          </wp:inline>
        </w:drawing>
      </w:r>
    </w:p>
    <w:p w:rsidR="00E14EBD" w:rsidRDefault="008F5E84" w:rsidP="00E14EBD">
      <w:pPr>
        <w:wordWrap/>
        <w:adjustRightInd w:val="0"/>
        <w:jc w:val="left"/>
        <w:rPr>
          <w:rFonts w:ascii="Courier New" w:hAnsi="Courier New" w:cs="Courier New"/>
          <w:kern w:val="0"/>
          <w:szCs w:val="20"/>
        </w:rPr>
      </w:pPr>
      <w:r>
        <w:rPr>
          <w:rFonts w:ascii="Courier New" w:hAnsi="Courier New" w:cs="Courier New"/>
          <w:kern w:val="0"/>
          <w:szCs w:val="20"/>
        </w:rPr>
        <w:br w:type="page"/>
      </w:r>
      <w:r w:rsidR="00E14EBD">
        <w:rPr>
          <w:rFonts w:ascii="Courier New" w:hAnsi="Courier New" w:cs="Courier New"/>
          <w:b/>
          <w:bCs/>
          <w:color w:val="7F0055"/>
          <w:kern w:val="0"/>
          <w:szCs w:val="20"/>
        </w:rPr>
        <w:lastRenderedPageBreak/>
        <w:t>public</w:t>
      </w:r>
      <w:r w:rsidR="00E14EBD">
        <w:rPr>
          <w:rFonts w:ascii="Courier New" w:hAnsi="Courier New" w:cs="Courier New"/>
          <w:color w:val="000000"/>
          <w:kern w:val="0"/>
          <w:szCs w:val="20"/>
        </w:rPr>
        <w:t xml:space="preserve"> </w:t>
      </w:r>
      <w:r w:rsidR="00E14EBD">
        <w:rPr>
          <w:rFonts w:ascii="Courier New" w:hAnsi="Courier New" w:cs="Courier New"/>
          <w:b/>
          <w:bCs/>
          <w:color w:val="7F0055"/>
          <w:kern w:val="0"/>
          <w:szCs w:val="20"/>
        </w:rPr>
        <w:t>class</w:t>
      </w:r>
      <w:r w:rsidR="00E14EBD">
        <w:rPr>
          <w:rFonts w:ascii="Courier New" w:hAnsi="Courier New" w:cs="Courier New"/>
          <w:color w:val="000000"/>
          <w:kern w:val="0"/>
          <w:szCs w:val="20"/>
        </w:rPr>
        <w:t xml:space="preserve"> </w:t>
      </w:r>
      <w:r w:rsidR="00E14EBD">
        <w:rPr>
          <w:rFonts w:ascii="Courier New" w:hAnsi="Courier New" w:cs="Courier New"/>
          <w:b/>
          <w:bCs/>
          <w:color w:val="005032"/>
          <w:kern w:val="0"/>
          <w:szCs w:val="20"/>
        </w:rPr>
        <w:t>callactivity</w:t>
      </w:r>
      <w:r w:rsidR="00E14EBD">
        <w:rPr>
          <w:rFonts w:ascii="Courier New" w:hAnsi="Courier New" w:cs="Courier New"/>
          <w:color w:val="000000"/>
          <w:kern w:val="0"/>
          <w:szCs w:val="20"/>
        </w:rPr>
        <w:t xml:space="preserve"> </w:t>
      </w:r>
      <w:r w:rsidR="00E14EBD">
        <w:rPr>
          <w:rFonts w:ascii="Courier New" w:hAnsi="Courier New" w:cs="Courier New"/>
          <w:b/>
          <w:bCs/>
          <w:color w:val="7F0055"/>
          <w:kern w:val="0"/>
          <w:szCs w:val="20"/>
        </w:rPr>
        <w:t>extends</w:t>
      </w:r>
      <w:r w:rsidR="00E14EBD">
        <w:rPr>
          <w:rFonts w:ascii="Courier New" w:hAnsi="Courier New" w:cs="Courier New"/>
          <w:color w:val="000000"/>
          <w:kern w:val="0"/>
          <w:szCs w:val="20"/>
        </w:rPr>
        <w:t xml:space="preserve"> </w:t>
      </w:r>
      <w:r w:rsidR="00E14EBD">
        <w:rPr>
          <w:rFonts w:ascii="Courier New" w:hAnsi="Courier New" w:cs="Courier New"/>
          <w:b/>
          <w:bCs/>
          <w:color w:val="005032"/>
          <w:kern w:val="0"/>
          <w:szCs w:val="20"/>
        </w:rPr>
        <w:t>Activity</w:t>
      </w:r>
      <w:r w:rsidR="00E14EBD">
        <w:rPr>
          <w:rFonts w:ascii="Courier New" w:hAnsi="Courier New" w:cs="Courier New"/>
          <w:color w:val="000000"/>
          <w:kern w:val="0"/>
          <w:szCs w:val="20"/>
        </w:rPr>
        <w:t xml:space="preserv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3F5FBF"/>
          <w:kern w:val="0"/>
          <w:szCs w:val="20"/>
        </w:rPr>
        <w:t>/** Called when the activity is first created.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 xml:space="preserve"> btncall=(</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call</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btncall.</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14EBD" w:rsidRDefault="00DE14F8" w:rsidP="00E14EBD">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6" style="position:absolute;margin-left:150.25pt;margin-top:20.75pt;width:150.25pt;height:15.65pt;z-index:251701248" filled="f" strokecolor="red" strokeweight="1.5pt"/>
        </w:pict>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b/>
          <w:bCs/>
          <w:color w:val="005032"/>
          <w:kern w:val="0"/>
          <w:szCs w:val="20"/>
        </w:rPr>
        <w:t>Intent</w:t>
      </w:r>
      <w:r w:rsidR="00E14EBD">
        <w:rPr>
          <w:rFonts w:ascii="Courier New" w:hAnsi="Courier New" w:cs="Courier New"/>
          <w:color w:val="000000"/>
          <w:kern w:val="0"/>
          <w:szCs w:val="20"/>
        </w:rPr>
        <w:t xml:space="preserve"> intent = </w:t>
      </w:r>
      <w:r w:rsidR="00E14EBD">
        <w:rPr>
          <w:rFonts w:ascii="Courier New" w:hAnsi="Courier New" w:cs="Courier New"/>
          <w:b/>
          <w:bCs/>
          <w:color w:val="7F0055"/>
          <w:kern w:val="0"/>
          <w:szCs w:val="20"/>
        </w:rPr>
        <w:t>new</w:t>
      </w:r>
      <w:r w:rsidR="00E14EBD">
        <w:rPr>
          <w:rFonts w:ascii="Courier New" w:hAnsi="Courier New" w:cs="Courier New"/>
          <w:color w:val="000000"/>
          <w:kern w:val="0"/>
          <w:szCs w:val="20"/>
        </w:rPr>
        <w:t xml:space="preserve"> </w:t>
      </w:r>
      <w:r w:rsidR="00E14EBD">
        <w:rPr>
          <w:rFonts w:ascii="Courier New" w:hAnsi="Courier New" w:cs="Courier New"/>
          <w:b/>
          <w:bCs/>
          <w:color w:val="008000"/>
          <w:kern w:val="0"/>
          <w:szCs w:val="20"/>
        </w:rPr>
        <w:t>Intent</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callactivity</w:t>
      </w:r>
      <w:r w:rsidR="00E14EBD">
        <w:rPr>
          <w:rFonts w:ascii="Courier New" w:hAnsi="Courier New" w:cs="Courier New"/>
          <w:color w:val="000000"/>
          <w:kern w:val="0"/>
          <w:szCs w:val="20"/>
        </w:rPr>
        <w:t>.</w:t>
      </w:r>
      <w:r w:rsidR="00E14EBD">
        <w:rPr>
          <w:rFonts w:ascii="Courier New" w:hAnsi="Courier New" w:cs="Courier New"/>
          <w:b/>
          <w:bCs/>
          <w:color w:val="7F0055"/>
          <w:kern w:val="0"/>
          <w:szCs w:val="20"/>
        </w:rPr>
        <w:t>this</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SubActivity</w:t>
      </w:r>
      <w:r w:rsidR="00E14EBD">
        <w:rPr>
          <w:rFonts w:ascii="Courier New" w:hAnsi="Courier New" w:cs="Courier New"/>
          <w:color w:val="000000"/>
          <w:kern w:val="0"/>
          <w:szCs w:val="20"/>
        </w:rPr>
        <w:t>.</w:t>
      </w:r>
      <w:r w:rsidR="00E14EBD">
        <w:rPr>
          <w:rFonts w:ascii="Courier New" w:hAnsi="Courier New" w:cs="Courier New"/>
          <w:b/>
          <w:bCs/>
          <w:color w:val="7F0055"/>
          <w:kern w:val="0"/>
          <w:szCs w:val="20"/>
        </w:rPr>
        <w:t>class</w:t>
      </w:r>
      <w:r w:rsidR="00E14EBD">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E14EBD" w:rsidRDefault="00E14EBD" w:rsidP="00E14EBD">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w:t>
      </w: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idowControl/>
        <w:wordWrap/>
        <w:autoSpaceDE/>
        <w:autoSpaceDN/>
        <w:jc w:val="left"/>
        <w:rPr>
          <w:rFonts w:ascii="Courier New" w:hAnsi="Courier New" w:cs="Courier New"/>
          <w:color w:val="000000"/>
          <w:kern w:val="0"/>
          <w:szCs w:val="20"/>
        </w:rPr>
      </w:pPr>
    </w:p>
    <w:p w:rsidR="00E14EBD" w:rsidRPr="00F02C53" w:rsidRDefault="00E14EBD" w:rsidP="00E14EBD">
      <w:pPr>
        <w:widowControl/>
        <w:wordWrap/>
        <w:autoSpaceDE/>
        <w:autoSpaceDN/>
        <w:jc w:val="left"/>
        <w:rPr>
          <w:rFonts w:ascii="Courier New" w:hAnsi="Courier New" w:cs="Courier New"/>
          <w:b/>
          <w:color w:val="000000"/>
          <w:kern w:val="0"/>
          <w:szCs w:val="20"/>
        </w:rPr>
      </w:pPr>
      <w:r w:rsidRPr="00F02C53">
        <w:rPr>
          <w:rFonts w:ascii="Courier New" w:hAnsi="Courier New" w:cs="Courier New" w:hint="eastAsia"/>
          <w:b/>
          <w:color w:val="000000"/>
          <w:kern w:val="0"/>
          <w:szCs w:val="20"/>
        </w:rPr>
        <w:t>///////////////////////////////////////////</w:t>
      </w: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idowControl/>
        <w:wordWrap/>
        <w:autoSpaceDE/>
        <w:autoSpaceDN/>
        <w:jc w:val="left"/>
        <w:rPr>
          <w:rFonts w:ascii="Courier New" w:hAnsi="Courier New" w:cs="Courier New"/>
          <w:color w:val="000000"/>
          <w:kern w:val="0"/>
          <w:szCs w:val="20"/>
        </w:rPr>
      </w:pPr>
    </w:p>
    <w:p w:rsidR="00E14EBD" w:rsidRDefault="00E14EBD" w:rsidP="00E14EB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SubActivity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subactivity</w:t>
      </w:r>
      <w:r>
        <w:rPr>
          <w:rFonts w:ascii="Courier New" w:hAnsi="Courier New" w:cs="Courier New"/>
          <w:color w:val="000000"/>
          <w:kern w:val="0"/>
          <w:szCs w:val="20"/>
        </w:rPr>
        <w:t>);</w:t>
      </w:r>
    </w:p>
    <w:p w:rsidR="00E14EBD" w:rsidRDefault="00DE14F8" w:rsidP="00E14EBD">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7" style="position:absolute;margin-left:54.45pt;margin-top:10.95pt;width:365.05pt;height:61.35pt;z-index:251702272" filled="f" strokecolor="red" strokeweight="1.5pt"/>
        </w:pict>
      </w:r>
      <w:r w:rsidR="00E14EBD">
        <w:rPr>
          <w:rFonts w:ascii="Courier New" w:hAnsi="Courier New" w:cs="Courier New"/>
          <w:color w:val="000000"/>
          <w:kern w:val="0"/>
          <w:szCs w:val="20"/>
        </w:rPr>
        <w:tab/>
      </w:r>
      <w:r w:rsidR="00E14EBD">
        <w:rPr>
          <w:rFonts w:ascii="Courier New" w:hAnsi="Courier New" w:cs="Courier New"/>
          <w:color w:val="000000"/>
          <w:kern w:val="0"/>
          <w:szCs w:val="20"/>
        </w:rPr>
        <w:tab/>
      </w:r>
      <w:r w:rsidR="00E14EBD">
        <w:rPr>
          <w:rFonts w:ascii="Courier New" w:hAnsi="Courier New" w:cs="Courier New"/>
          <w:b/>
          <w:bCs/>
          <w:color w:val="005032"/>
          <w:kern w:val="0"/>
          <w:szCs w:val="20"/>
        </w:rPr>
        <w:t>Button</w:t>
      </w:r>
      <w:r w:rsidR="00E14EBD">
        <w:rPr>
          <w:rFonts w:ascii="Courier New" w:hAnsi="Courier New" w:cs="Courier New"/>
          <w:color w:val="000000"/>
          <w:kern w:val="0"/>
          <w:szCs w:val="20"/>
        </w:rPr>
        <w:t xml:space="preserve"> btnClose = (</w:t>
      </w:r>
      <w:r w:rsidR="00E14EBD">
        <w:rPr>
          <w:rFonts w:ascii="Courier New" w:hAnsi="Courier New" w:cs="Courier New"/>
          <w:b/>
          <w:bCs/>
          <w:color w:val="005032"/>
          <w:kern w:val="0"/>
          <w:szCs w:val="20"/>
        </w:rPr>
        <w:t>Button</w:t>
      </w:r>
      <w:r w:rsidR="00E14EBD">
        <w:rPr>
          <w:rFonts w:ascii="Courier New" w:hAnsi="Courier New" w:cs="Courier New"/>
          <w:color w:val="000000"/>
          <w:kern w:val="0"/>
          <w:szCs w:val="20"/>
        </w:rPr>
        <w:t>)</w:t>
      </w:r>
      <w:r w:rsidR="00E14EBD">
        <w:rPr>
          <w:rFonts w:ascii="Courier New" w:hAnsi="Courier New" w:cs="Courier New"/>
          <w:b/>
          <w:bCs/>
          <w:color w:val="008000"/>
          <w:kern w:val="0"/>
          <w:szCs w:val="20"/>
        </w:rPr>
        <w:t>findViewById</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R</w:t>
      </w:r>
      <w:r w:rsidR="00E14EBD">
        <w:rPr>
          <w:rFonts w:ascii="Courier New" w:hAnsi="Courier New" w:cs="Courier New"/>
          <w:color w:val="000000"/>
          <w:kern w:val="0"/>
          <w:szCs w:val="20"/>
        </w:rPr>
        <w:t>.</w:t>
      </w:r>
      <w:r w:rsidR="00E14EBD">
        <w:rPr>
          <w:rFonts w:ascii="Courier New" w:hAnsi="Courier New" w:cs="Courier New"/>
          <w:b/>
          <w:bCs/>
          <w:color w:val="005032"/>
          <w:kern w:val="0"/>
          <w:szCs w:val="20"/>
        </w:rPr>
        <w:t>id</w:t>
      </w:r>
      <w:r w:rsidR="00E14EBD">
        <w:rPr>
          <w:rFonts w:ascii="Courier New" w:hAnsi="Courier New" w:cs="Courier New"/>
          <w:color w:val="000000"/>
          <w:kern w:val="0"/>
          <w:szCs w:val="20"/>
        </w:rPr>
        <w:t>.</w:t>
      </w:r>
      <w:r w:rsidR="00E14EBD">
        <w:rPr>
          <w:rFonts w:ascii="Courier New" w:hAnsi="Courier New" w:cs="Courier New"/>
          <w:i/>
          <w:iCs/>
          <w:color w:val="0000C0"/>
          <w:kern w:val="0"/>
          <w:szCs w:val="20"/>
        </w:rPr>
        <w:t>close</w:t>
      </w:r>
      <w:r w:rsidR="00E14EBD">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btnClose.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46464"/>
          <w:kern w:val="0"/>
          <w:szCs w:val="20"/>
        </w:rPr>
        <w:t>@Override</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finish</w:t>
      </w:r>
      <w:r>
        <w:rPr>
          <w:rFonts w:ascii="Courier New" w:hAnsi="Courier New" w:cs="Courier New"/>
          <w:color w:val="000000"/>
          <w:kern w:val="0"/>
          <w:szCs w:val="20"/>
        </w:rPr>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14EBD" w:rsidRDefault="00E14EBD" w:rsidP="00E14EBD">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p>
    <w:p w:rsidR="003372AF" w:rsidRDefault="003372AF" w:rsidP="00E14EBD">
      <w:pPr>
        <w:wordWrap/>
        <w:adjustRightInd w:val="0"/>
        <w:jc w:val="left"/>
        <w:rPr>
          <w:rFonts w:ascii="Courier New" w:hAnsi="Courier New" w:cs="Courier New"/>
          <w:color w:val="000000"/>
          <w:kern w:val="0"/>
          <w:szCs w:val="20"/>
        </w:rPr>
      </w:pPr>
      <w:r>
        <w:rPr>
          <w:rFonts w:ascii="Courier New" w:hAnsi="Courier New" w:cs="Courier New"/>
          <w:b/>
          <w:bCs/>
          <w:color w:val="008000"/>
          <w:kern w:val="0"/>
          <w:szCs w:val="20"/>
        </w:rPr>
        <w:t>startActivity</w:t>
      </w:r>
      <w:r>
        <w:rPr>
          <w:rFonts w:ascii="Courier New" w:hAnsi="Courier New" w:cs="Courier New" w:hint="eastAsia"/>
          <w:b/>
          <w:bCs/>
          <w:color w:val="008000"/>
          <w:kern w:val="0"/>
          <w:szCs w:val="20"/>
        </w:rPr>
        <w:t>() //</w:t>
      </w:r>
      <w:r>
        <w:rPr>
          <w:rFonts w:ascii="Courier New" w:hAnsi="Courier New" w:cs="Courier New" w:hint="eastAsia"/>
          <w:b/>
          <w:bCs/>
          <w:color w:val="008000"/>
          <w:kern w:val="0"/>
          <w:szCs w:val="20"/>
        </w:rPr>
        <w:t>애티브티</w:t>
      </w:r>
      <w:r>
        <w:rPr>
          <w:rFonts w:ascii="Courier New" w:hAnsi="Courier New" w:cs="Courier New" w:hint="eastAsia"/>
          <w:b/>
          <w:bCs/>
          <w:color w:val="008000"/>
          <w:kern w:val="0"/>
          <w:szCs w:val="20"/>
        </w:rPr>
        <w:t xml:space="preserve"> </w:t>
      </w:r>
      <w:r>
        <w:rPr>
          <w:rFonts w:ascii="Courier New" w:hAnsi="Courier New" w:cs="Courier New" w:hint="eastAsia"/>
          <w:b/>
          <w:bCs/>
          <w:color w:val="008000"/>
          <w:kern w:val="0"/>
          <w:szCs w:val="20"/>
        </w:rPr>
        <w:t>호출</w:t>
      </w:r>
    </w:p>
    <w:p w:rsidR="0069222D" w:rsidRDefault="0069222D" w:rsidP="00E14EBD">
      <w:pPr>
        <w:wordWrap/>
        <w:adjustRightInd w:val="0"/>
        <w:jc w:val="left"/>
        <w:rPr>
          <w:rFonts w:ascii="Courier New" w:hAnsi="Courier New" w:cs="Courier New"/>
          <w:color w:val="000000"/>
          <w:kern w:val="0"/>
          <w:szCs w:val="20"/>
        </w:rPr>
      </w:pPr>
    </w:p>
    <w:p w:rsidR="0069222D" w:rsidRDefault="0069222D" w:rsidP="00E14EBD">
      <w:pPr>
        <w:wordWrap/>
        <w:adjustRightInd w:val="0"/>
        <w:jc w:val="left"/>
        <w:rPr>
          <w:rFonts w:ascii="Courier New" w:hAnsi="Courier New" w:cs="Courier New"/>
          <w:kern w:val="0"/>
          <w:szCs w:val="20"/>
        </w:rPr>
      </w:pPr>
      <w:r>
        <w:rPr>
          <w:rFonts w:ascii="Courier New" w:hAnsi="Courier New" w:cs="Courier New"/>
          <w:b/>
          <w:bCs/>
          <w:color w:val="008000"/>
          <w:kern w:val="0"/>
          <w:szCs w:val="20"/>
        </w:rPr>
        <w:t>Finish</w:t>
      </w:r>
      <w:r>
        <w:rPr>
          <w:rFonts w:ascii="Courier New" w:hAnsi="Courier New" w:cs="Courier New" w:hint="eastAsia"/>
          <w:b/>
          <w:bCs/>
          <w:color w:val="008000"/>
          <w:kern w:val="0"/>
          <w:szCs w:val="20"/>
        </w:rPr>
        <w:t>()   //close</w:t>
      </w:r>
    </w:p>
    <w:p w:rsidR="007E3322" w:rsidRDefault="007E3322" w:rsidP="00E14EBD">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8F5E84" w:rsidRDefault="00C3242F">
      <w:pPr>
        <w:widowControl/>
        <w:wordWrap/>
        <w:autoSpaceDE/>
        <w:autoSpaceDN/>
        <w:jc w:val="left"/>
        <w:rPr>
          <w:rFonts w:ascii="Courier New" w:hAnsi="Courier New" w:cs="Courier New"/>
          <w:b/>
          <w:kern w:val="0"/>
          <w:sz w:val="38"/>
          <w:szCs w:val="20"/>
        </w:rPr>
      </w:pPr>
      <w:r w:rsidRPr="00C3242F">
        <w:rPr>
          <w:rFonts w:ascii="Courier New" w:hAnsi="Courier New" w:cs="Courier New" w:hint="eastAsia"/>
          <w:b/>
          <w:kern w:val="0"/>
          <w:sz w:val="38"/>
          <w:szCs w:val="20"/>
        </w:rPr>
        <w:lastRenderedPageBreak/>
        <w:t>인덴트</w:t>
      </w:r>
      <w:r w:rsidR="00036550">
        <w:rPr>
          <w:rFonts w:ascii="Courier New" w:hAnsi="Courier New" w:cs="Courier New" w:hint="eastAsia"/>
          <w:b/>
          <w:kern w:val="0"/>
          <w:sz w:val="38"/>
          <w:szCs w:val="20"/>
        </w:rPr>
        <w:t xml:space="preserve">  549</w:t>
      </w:r>
    </w:p>
    <w:p w:rsidR="00C3242F" w:rsidRDefault="0008634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 xml:space="preserve">- </w:t>
      </w:r>
      <w:r w:rsidR="00C8273B">
        <w:rPr>
          <w:rFonts w:ascii="Courier New" w:hAnsi="Courier New" w:cs="Courier New" w:hint="eastAsia"/>
          <w:kern w:val="0"/>
          <w:szCs w:val="20"/>
        </w:rPr>
        <w:t>뭔가</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작업을</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시키기위해</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호출하는</w:t>
      </w:r>
      <w:r w:rsidR="00C8273B">
        <w:rPr>
          <w:rFonts w:ascii="Courier New" w:hAnsi="Courier New" w:cs="Courier New" w:hint="eastAsia"/>
          <w:kern w:val="0"/>
          <w:szCs w:val="20"/>
        </w:rPr>
        <w:t xml:space="preserve"> </w:t>
      </w:r>
      <w:r w:rsidR="00C8273B">
        <w:rPr>
          <w:rFonts w:ascii="Courier New" w:hAnsi="Courier New" w:cs="Courier New" w:hint="eastAsia"/>
          <w:kern w:val="0"/>
          <w:szCs w:val="20"/>
        </w:rPr>
        <w:t>이유다</w:t>
      </w:r>
    </w:p>
    <w:p w:rsidR="00ED7876" w:rsidRDefault="00086348">
      <w:pPr>
        <w:widowControl/>
        <w:wordWrap/>
        <w:autoSpaceDE/>
        <w:autoSpaceDN/>
        <w:jc w:val="left"/>
        <w:rPr>
          <w:rFonts w:ascii="Courier New" w:hAnsi="Courier New" w:cs="Courier New"/>
          <w:b/>
          <w:kern w:val="0"/>
          <w:szCs w:val="20"/>
        </w:rPr>
      </w:pPr>
      <w:r>
        <w:rPr>
          <w:rFonts w:asciiTheme="minorEastAsia" w:hAnsiTheme="minorEastAsia" w:cs="Courier New" w:hint="eastAsia"/>
          <w:b/>
          <w:kern w:val="0"/>
          <w:szCs w:val="20"/>
        </w:rPr>
        <w:t xml:space="preserve">- </w:t>
      </w:r>
      <w:r w:rsidR="009011EB">
        <w:rPr>
          <w:rFonts w:asciiTheme="minorEastAsia" w:hAnsiTheme="minorEastAsia" w:cs="Courier New" w:hint="eastAsia"/>
          <w:b/>
          <w:kern w:val="0"/>
          <w:szCs w:val="20"/>
        </w:rPr>
        <w:t>★</w:t>
      </w:r>
      <w:r w:rsidR="00ED7876" w:rsidRPr="00ED7876">
        <w:rPr>
          <w:rFonts w:ascii="Courier New" w:hAnsi="Courier New" w:cs="Courier New" w:hint="eastAsia"/>
          <w:b/>
          <w:kern w:val="0"/>
          <w:szCs w:val="20"/>
        </w:rPr>
        <w:t>애티브티끼리</w:t>
      </w:r>
      <w:r w:rsidR="00ED7876" w:rsidRPr="00ED7876">
        <w:rPr>
          <w:rFonts w:ascii="Courier New" w:hAnsi="Courier New" w:cs="Courier New" w:hint="eastAsia"/>
          <w:b/>
          <w:kern w:val="0"/>
          <w:szCs w:val="20"/>
        </w:rPr>
        <w:t xml:space="preserve"> </w:t>
      </w:r>
      <w:r w:rsidR="00ED7876" w:rsidRPr="00ED7876">
        <w:rPr>
          <w:rFonts w:ascii="Courier New" w:hAnsi="Courier New" w:cs="Courier New" w:hint="eastAsia"/>
          <w:b/>
          <w:kern w:val="0"/>
          <w:szCs w:val="20"/>
        </w:rPr>
        <w:t>서로통신</w:t>
      </w:r>
      <w:r w:rsidR="009011EB">
        <w:rPr>
          <w:rFonts w:ascii="Courier New" w:hAnsi="Courier New" w:cs="Courier New" w:hint="eastAsia"/>
          <w:b/>
          <w:kern w:val="0"/>
          <w:szCs w:val="20"/>
        </w:rPr>
        <w:t xml:space="preserve"> </w:t>
      </w:r>
      <w:r w:rsidR="009011EB">
        <w:rPr>
          <w:rFonts w:ascii="Courier New" w:hAnsi="Courier New" w:cs="Courier New" w:hint="eastAsia"/>
          <w:b/>
          <w:kern w:val="0"/>
          <w:szCs w:val="20"/>
        </w:rPr>
        <w:t>하기위해서</w:t>
      </w:r>
      <w:r w:rsidR="009011EB">
        <w:rPr>
          <w:rFonts w:ascii="Courier New" w:hAnsi="Courier New" w:cs="Courier New" w:hint="eastAsia"/>
          <w:b/>
          <w:kern w:val="0"/>
          <w:szCs w:val="20"/>
        </w:rPr>
        <w:t xml:space="preserve"> </w:t>
      </w:r>
      <w:r w:rsidR="009011EB">
        <w:rPr>
          <w:rFonts w:ascii="Courier New" w:hAnsi="Courier New" w:cs="Courier New" w:hint="eastAsia"/>
          <w:b/>
          <w:kern w:val="0"/>
          <w:szCs w:val="20"/>
        </w:rPr>
        <w:t>인덴트를</w:t>
      </w:r>
      <w:r w:rsidR="009011EB">
        <w:rPr>
          <w:rFonts w:ascii="Courier New" w:hAnsi="Courier New" w:cs="Courier New" w:hint="eastAsia"/>
          <w:b/>
          <w:kern w:val="0"/>
          <w:szCs w:val="20"/>
        </w:rPr>
        <w:t xml:space="preserve"> </w:t>
      </w:r>
      <w:r w:rsidR="009011EB">
        <w:rPr>
          <w:rFonts w:ascii="Courier New" w:hAnsi="Courier New" w:cs="Courier New" w:hint="eastAsia"/>
          <w:b/>
          <w:kern w:val="0"/>
          <w:szCs w:val="20"/>
        </w:rPr>
        <w:t>사용한다</w:t>
      </w:r>
    </w:p>
    <w:p w:rsidR="00086348" w:rsidRDefault="0008634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 xml:space="preserve">- </w:t>
      </w:r>
      <w:r w:rsidR="009011EB">
        <w:rPr>
          <w:rFonts w:ascii="Courier New" w:hAnsi="Courier New" w:cs="Courier New" w:hint="eastAsia"/>
          <w:kern w:val="0"/>
          <w:szCs w:val="20"/>
        </w:rPr>
        <w:t>인덴트는</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액티비티뿐만</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아니라</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서비스</w:t>
      </w:r>
      <w:r w:rsidR="009011EB">
        <w:rPr>
          <w:rFonts w:ascii="Courier New" w:hAnsi="Courier New" w:cs="Courier New" w:hint="eastAsia"/>
          <w:kern w:val="0"/>
          <w:szCs w:val="20"/>
        </w:rPr>
        <w:t xml:space="preserve">,cp,br </w:t>
      </w:r>
      <w:r w:rsidR="009011EB">
        <w:rPr>
          <w:rFonts w:ascii="Courier New" w:hAnsi="Courier New" w:cs="Courier New" w:hint="eastAsia"/>
          <w:kern w:val="0"/>
          <w:szCs w:val="20"/>
        </w:rPr>
        <w:t>등의컴포넌트들이</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수행해야할</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작업에</w:t>
      </w:r>
      <w:r w:rsidR="009011EB">
        <w:rPr>
          <w:rFonts w:ascii="Courier New" w:hAnsi="Courier New" w:cs="Courier New" w:hint="eastAsia"/>
          <w:kern w:val="0"/>
          <w:szCs w:val="20"/>
        </w:rPr>
        <w:t xml:space="preserve"> </w:t>
      </w:r>
      <w:r w:rsidR="009011EB">
        <w:rPr>
          <w:rFonts w:ascii="Courier New" w:hAnsi="Courier New" w:cs="Courier New" w:hint="eastAsia"/>
          <w:kern w:val="0"/>
          <w:szCs w:val="20"/>
        </w:rPr>
        <w:t>대한</w:t>
      </w:r>
    </w:p>
    <w:p w:rsidR="008B0C26" w:rsidRDefault="009011EB" w:rsidP="00086348">
      <w:pPr>
        <w:widowControl/>
        <w:wordWrap/>
        <w:autoSpaceDE/>
        <w:autoSpaceDN/>
        <w:ind w:firstLineChars="100" w:firstLine="200"/>
        <w:jc w:val="left"/>
        <w:rPr>
          <w:rFonts w:ascii="Courier New" w:hAnsi="Courier New" w:cs="Courier New"/>
          <w:kern w:val="0"/>
          <w:szCs w:val="20"/>
        </w:rPr>
      </w:pPr>
      <w:r>
        <w:rPr>
          <w:rFonts w:ascii="Courier New" w:hAnsi="Courier New" w:cs="Courier New" w:hint="eastAsia"/>
          <w:kern w:val="0"/>
          <w:szCs w:val="20"/>
        </w:rPr>
        <w:t>정보를</w:t>
      </w:r>
      <w:r>
        <w:rPr>
          <w:rFonts w:ascii="Courier New" w:hAnsi="Courier New" w:cs="Courier New" w:hint="eastAsia"/>
          <w:kern w:val="0"/>
          <w:szCs w:val="20"/>
        </w:rPr>
        <w:t xml:space="preserve"> </w:t>
      </w:r>
      <w:r w:rsidR="0082431B">
        <w:rPr>
          <w:rFonts w:ascii="Courier New" w:hAnsi="Courier New" w:cs="Courier New" w:hint="eastAsia"/>
          <w:kern w:val="0"/>
          <w:szCs w:val="20"/>
        </w:rPr>
        <w:t>가지</w:t>
      </w:r>
      <w:r>
        <w:rPr>
          <w:rFonts w:ascii="Courier New" w:hAnsi="Courier New" w:cs="Courier New" w:hint="eastAsia"/>
          <w:kern w:val="0"/>
          <w:szCs w:val="20"/>
        </w:rPr>
        <w:t>며</w:t>
      </w:r>
      <w:r>
        <w:rPr>
          <w:rFonts w:ascii="Courier New" w:hAnsi="Courier New" w:cs="Courier New" w:hint="eastAsia"/>
          <w:kern w:val="0"/>
          <w:szCs w:val="20"/>
        </w:rPr>
        <w:t xml:space="preserve"> </w:t>
      </w:r>
      <w:r>
        <w:rPr>
          <w:rFonts w:ascii="Courier New" w:hAnsi="Courier New" w:cs="Courier New" w:hint="eastAsia"/>
          <w:kern w:val="0"/>
          <w:szCs w:val="20"/>
        </w:rPr>
        <w:t>작업</w:t>
      </w:r>
      <w:r>
        <w:rPr>
          <w:rFonts w:ascii="Courier New" w:hAnsi="Courier New" w:cs="Courier New" w:hint="eastAsia"/>
          <w:kern w:val="0"/>
          <w:szCs w:val="20"/>
        </w:rPr>
        <w:t xml:space="preserve"> </w:t>
      </w:r>
      <w:r>
        <w:rPr>
          <w:rFonts w:ascii="Courier New" w:hAnsi="Courier New" w:cs="Courier New" w:hint="eastAsia"/>
          <w:kern w:val="0"/>
          <w:szCs w:val="20"/>
        </w:rPr>
        <w:t>결과를</w:t>
      </w:r>
      <w:r>
        <w:rPr>
          <w:rFonts w:ascii="Courier New" w:hAnsi="Courier New" w:cs="Courier New" w:hint="eastAsia"/>
          <w:kern w:val="0"/>
          <w:szCs w:val="20"/>
        </w:rPr>
        <w:t xml:space="preserve"> </w:t>
      </w:r>
      <w:r>
        <w:rPr>
          <w:rFonts w:ascii="Courier New" w:hAnsi="Courier New" w:cs="Courier New" w:hint="eastAsia"/>
          <w:kern w:val="0"/>
          <w:szCs w:val="20"/>
        </w:rPr>
        <w:t>돌려주기</w:t>
      </w:r>
      <w:r>
        <w:rPr>
          <w:rFonts w:ascii="Courier New" w:hAnsi="Courier New" w:cs="Courier New" w:hint="eastAsia"/>
          <w:kern w:val="0"/>
          <w:szCs w:val="20"/>
        </w:rPr>
        <w:t xml:space="preserve"> </w:t>
      </w:r>
      <w:r>
        <w:rPr>
          <w:rFonts w:ascii="Courier New" w:hAnsi="Courier New" w:cs="Courier New" w:hint="eastAsia"/>
          <w:kern w:val="0"/>
          <w:szCs w:val="20"/>
        </w:rPr>
        <w:t>위해서</w:t>
      </w:r>
      <w:r>
        <w:rPr>
          <w:rFonts w:ascii="Courier New" w:hAnsi="Courier New" w:cs="Courier New" w:hint="eastAsia"/>
          <w:kern w:val="0"/>
          <w:szCs w:val="20"/>
        </w:rPr>
        <w:t xml:space="preserve"> </w:t>
      </w:r>
      <w:r>
        <w:rPr>
          <w:rFonts w:ascii="Courier New" w:hAnsi="Courier New" w:cs="Courier New" w:hint="eastAsia"/>
          <w:kern w:val="0"/>
          <w:szCs w:val="20"/>
        </w:rPr>
        <w:t>사용된다</w:t>
      </w:r>
    </w:p>
    <w:p w:rsidR="009011EB" w:rsidRDefault="00086348" w:rsidP="00086348">
      <w:pPr>
        <w:widowControl/>
        <w:wordWrap/>
        <w:autoSpaceDE/>
        <w:autoSpaceDN/>
        <w:ind w:firstLineChars="100" w:firstLine="200"/>
        <w:jc w:val="left"/>
        <w:rPr>
          <w:rFonts w:ascii="Courier New" w:hAnsi="Courier New" w:cs="Courier New"/>
          <w:kern w:val="0"/>
          <w:szCs w:val="20"/>
        </w:rPr>
      </w:pPr>
      <w:r>
        <w:rPr>
          <w:rFonts w:ascii="Courier New" w:hAnsi="Courier New" w:cs="Courier New"/>
          <w:kern w:val="0"/>
          <w:szCs w:val="20"/>
        </w:rPr>
        <w:br/>
      </w:r>
      <w:r w:rsidR="008B0C26">
        <w:rPr>
          <w:rFonts w:ascii="Courier New" w:hAnsi="Courier New" w:cs="Courier New" w:hint="eastAsia"/>
          <w:kern w:val="0"/>
          <w:szCs w:val="20"/>
        </w:rPr>
        <w:t xml:space="preserve">ex) </w:t>
      </w:r>
      <w:r w:rsidR="008B0C26">
        <w:rPr>
          <w:rFonts w:ascii="Courier New" w:hAnsi="Courier New" w:cs="Courier New" w:hint="eastAsia"/>
          <w:kern w:val="0"/>
          <w:szCs w:val="20"/>
        </w:rPr>
        <w:t>그림을</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보여주는</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애티브티를</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호출한다면</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출력해야할</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그림이</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무엇인지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알려줘야하며</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입력을</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받은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액티비트는</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사용자가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입력한</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정보가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무엇인지</w:t>
      </w:r>
      <w:r w:rsidR="008B0C26">
        <w:rPr>
          <w:rFonts w:ascii="Courier New" w:hAnsi="Courier New" w:cs="Courier New" w:hint="eastAsia"/>
          <w:kern w:val="0"/>
          <w:szCs w:val="20"/>
        </w:rPr>
        <w:t xml:space="preserve"> </w:t>
      </w:r>
      <w:r w:rsidR="008B0C26">
        <w:rPr>
          <w:rFonts w:ascii="Courier New" w:hAnsi="Courier New" w:cs="Courier New" w:hint="eastAsia"/>
          <w:kern w:val="0"/>
          <w:szCs w:val="20"/>
        </w:rPr>
        <w:t>리턴해야한다</w:t>
      </w:r>
      <w:r w:rsidR="005C204F">
        <w:rPr>
          <w:rFonts w:ascii="Courier New" w:hAnsi="Courier New" w:cs="Courier New"/>
          <w:kern w:val="0"/>
          <w:szCs w:val="20"/>
        </w:rPr>
        <w:br/>
      </w:r>
    </w:p>
    <w:p w:rsidR="005C204F" w:rsidRDefault="00126A0F" w:rsidP="00086348">
      <w:pPr>
        <w:widowControl/>
        <w:wordWrap/>
        <w:autoSpaceDE/>
        <w:autoSpaceDN/>
        <w:ind w:firstLineChars="100" w:firstLine="200"/>
        <w:jc w:val="left"/>
        <w:rPr>
          <w:rFonts w:ascii="Courier New" w:hAnsi="Courier New" w:cs="Courier New"/>
          <w:kern w:val="0"/>
          <w:szCs w:val="20"/>
        </w:rPr>
      </w:pPr>
      <w:r>
        <w:rPr>
          <w:rFonts w:ascii="Courier New" w:hAnsi="Courier New" w:cs="Courier New" w:hint="eastAsia"/>
          <w:kern w:val="0"/>
          <w:szCs w:val="20"/>
        </w:rPr>
        <w:t>액티비트를</w:t>
      </w:r>
      <w:r>
        <w:rPr>
          <w:rFonts w:ascii="Courier New" w:hAnsi="Courier New" w:cs="Courier New" w:hint="eastAsia"/>
          <w:kern w:val="0"/>
          <w:szCs w:val="20"/>
        </w:rPr>
        <w:t xml:space="preserve"> </w:t>
      </w:r>
      <w:r>
        <w:rPr>
          <w:rFonts w:ascii="Courier New" w:hAnsi="Courier New" w:cs="Courier New" w:hint="eastAsia"/>
          <w:kern w:val="0"/>
          <w:szCs w:val="20"/>
        </w:rPr>
        <w:t>호출하는</w:t>
      </w:r>
      <w:r>
        <w:rPr>
          <w:rFonts w:ascii="Courier New" w:hAnsi="Courier New" w:cs="Courier New" w:hint="eastAsia"/>
          <w:kern w:val="0"/>
          <w:szCs w:val="20"/>
        </w:rPr>
        <w:t xml:space="preserve"> </w:t>
      </w:r>
      <w:r>
        <w:rPr>
          <w:rFonts w:ascii="Courier New" w:hAnsi="Courier New" w:cs="Courier New" w:hint="eastAsia"/>
          <w:kern w:val="0"/>
          <w:szCs w:val="20"/>
        </w:rPr>
        <w:t>메서드</w:t>
      </w:r>
    </w:p>
    <w:p w:rsidR="00126A0F" w:rsidRPr="00EE0401" w:rsidRDefault="009933D7" w:rsidP="00126A0F">
      <w:pPr>
        <w:pStyle w:val="a7"/>
        <w:widowControl/>
        <w:numPr>
          <w:ilvl w:val="0"/>
          <w:numId w:val="2"/>
        </w:numPr>
        <w:wordWrap/>
        <w:autoSpaceDE/>
        <w:autoSpaceDN/>
        <w:ind w:leftChars="0"/>
        <w:jc w:val="left"/>
        <w:rPr>
          <w:rFonts w:ascii="Courier New" w:hAnsi="Courier New" w:cs="Courier New"/>
          <w:b/>
          <w:kern w:val="0"/>
          <w:szCs w:val="20"/>
        </w:rPr>
      </w:pPr>
      <w:r w:rsidRPr="00EE0401">
        <w:rPr>
          <w:rFonts w:ascii="Courier New" w:hAnsi="Courier New" w:cs="Courier New" w:hint="eastAsia"/>
          <w:b/>
          <w:kern w:val="0"/>
          <w:szCs w:val="20"/>
        </w:rPr>
        <w:t>seartActivity(Intent intent)</w:t>
      </w:r>
    </w:p>
    <w:p w:rsidR="003448F0" w:rsidRPr="003448F0" w:rsidRDefault="003448F0" w:rsidP="003448F0">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인텐트</w:t>
      </w:r>
      <w:r>
        <w:rPr>
          <w:rFonts w:ascii="Courier New" w:hAnsi="Courier New" w:cs="Courier New" w:hint="eastAsia"/>
          <w:kern w:val="0"/>
          <w:szCs w:val="20"/>
        </w:rPr>
        <w:t xml:space="preserve"> </w:t>
      </w:r>
      <w:r>
        <w:rPr>
          <w:rFonts w:ascii="Courier New" w:hAnsi="Courier New" w:cs="Courier New" w:hint="eastAsia"/>
          <w:kern w:val="0"/>
          <w:szCs w:val="20"/>
        </w:rPr>
        <w:t>하나만을</w:t>
      </w:r>
      <w:r>
        <w:rPr>
          <w:rFonts w:ascii="Courier New" w:hAnsi="Courier New" w:cs="Courier New" w:hint="eastAsia"/>
          <w:kern w:val="0"/>
          <w:szCs w:val="20"/>
        </w:rPr>
        <w:t xml:space="preserve"> </w:t>
      </w:r>
      <w:r>
        <w:rPr>
          <w:rFonts w:ascii="Courier New" w:hAnsi="Courier New" w:cs="Courier New" w:hint="eastAsia"/>
          <w:kern w:val="0"/>
          <w:szCs w:val="20"/>
        </w:rPr>
        <w:t>인수로</w:t>
      </w:r>
      <w:r>
        <w:rPr>
          <w:rFonts w:ascii="Courier New" w:hAnsi="Courier New" w:cs="Courier New" w:hint="eastAsia"/>
          <w:kern w:val="0"/>
          <w:szCs w:val="20"/>
        </w:rPr>
        <w:t xml:space="preserve"> </w:t>
      </w:r>
      <w:r>
        <w:rPr>
          <w:rFonts w:ascii="Courier New" w:hAnsi="Courier New" w:cs="Courier New" w:hint="eastAsia"/>
          <w:kern w:val="0"/>
          <w:szCs w:val="20"/>
        </w:rPr>
        <w:t>취하는데</w:t>
      </w:r>
      <w:r>
        <w:rPr>
          <w:rFonts w:ascii="Courier New" w:hAnsi="Courier New" w:cs="Courier New" w:hint="eastAsia"/>
          <w:kern w:val="0"/>
          <w:szCs w:val="20"/>
        </w:rPr>
        <w:t xml:space="preserve"> </w:t>
      </w:r>
      <w:r>
        <w:rPr>
          <w:rFonts w:ascii="Courier New" w:hAnsi="Courier New" w:cs="Courier New" w:hint="eastAsia"/>
          <w:kern w:val="0"/>
          <w:szCs w:val="20"/>
        </w:rPr>
        <w:t>인텐트</w:t>
      </w:r>
      <w:r>
        <w:rPr>
          <w:rFonts w:ascii="Courier New" w:hAnsi="Courier New" w:cs="Courier New" w:hint="eastAsia"/>
          <w:kern w:val="0"/>
          <w:szCs w:val="20"/>
        </w:rPr>
        <w:t xml:space="preserve"> </w:t>
      </w:r>
      <w:r>
        <w:rPr>
          <w:rFonts w:ascii="Courier New" w:hAnsi="Courier New" w:cs="Courier New" w:hint="eastAsia"/>
          <w:kern w:val="0"/>
          <w:szCs w:val="20"/>
        </w:rPr>
        <w:t>안에는</w:t>
      </w:r>
      <w:r>
        <w:rPr>
          <w:rFonts w:ascii="Courier New" w:hAnsi="Courier New" w:cs="Courier New" w:hint="eastAsia"/>
          <w:kern w:val="0"/>
          <w:szCs w:val="20"/>
        </w:rPr>
        <w:t xml:space="preserve"> </w:t>
      </w:r>
      <w:r>
        <w:rPr>
          <w:rFonts w:ascii="Courier New" w:hAnsi="Courier New" w:cs="Courier New" w:hint="eastAsia"/>
          <w:kern w:val="0"/>
          <w:szCs w:val="20"/>
        </w:rPr>
        <w:t>누구를</w:t>
      </w:r>
      <w:r>
        <w:rPr>
          <w:rFonts w:ascii="Courier New" w:hAnsi="Courier New" w:cs="Courier New" w:hint="eastAsia"/>
          <w:kern w:val="0"/>
          <w:szCs w:val="20"/>
        </w:rPr>
        <w:t xml:space="preserve"> </w:t>
      </w:r>
      <w:r>
        <w:rPr>
          <w:rFonts w:ascii="Courier New" w:hAnsi="Courier New" w:cs="Courier New" w:hint="eastAsia"/>
          <w:kern w:val="0"/>
          <w:szCs w:val="20"/>
        </w:rPr>
        <w:t>호출하여</w:t>
      </w:r>
      <w:r>
        <w:rPr>
          <w:rFonts w:ascii="Courier New" w:hAnsi="Courier New" w:cs="Courier New" w:hint="eastAsia"/>
          <w:kern w:val="0"/>
          <w:szCs w:val="20"/>
        </w:rPr>
        <w:t xml:space="preserve"> </w:t>
      </w:r>
      <w:r>
        <w:rPr>
          <w:rFonts w:ascii="Courier New" w:hAnsi="Courier New" w:cs="Courier New" w:hint="eastAsia"/>
          <w:kern w:val="0"/>
          <w:szCs w:val="20"/>
        </w:rPr>
        <w:t>무슨</w:t>
      </w:r>
      <w:r>
        <w:rPr>
          <w:rFonts w:ascii="Courier New" w:hAnsi="Courier New" w:cs="Courier New" w:hint="eastAsia"/>
          <w:kern w:val="0"/>
          <w:szCs w:val="20"/>
        </w:rPr>
        <w:t xml:space="preserve"> </w:t>
      </w:r>
      <w:r>
        <w:rPr>
          <w:rFonts w:ascii="Courier New" w:hAnsi="Courier New" w:cs="Courier New" w:hint="eastAsia"/>
          <w:kern w:val="0"/>
          <w:szCs w:val="20"/>
        </w:rPr>
        <w:t>작업을시킬것인가</w:t>
      </w:r>
      <w:r>
        <w:rPr>
          <w:rFonts w:ascii="Courier New" w:hAnsi="Courier New" w:cs="Courier New" w:hint="eastAsia"/>
          <w:kern w:val="0"/>
          <w:szCs w:val="20"/>
        </w:rPr>
        <w:t xml:space="preserve"> </w:t>
      </w:r>
      <w:r>
        <w:rPr>
          <w:rFonts w:ascii="Courier New" w:hAnsi="Courier New" w:cs="Courier New" w:hint="eastAsia"/>
          <w:kern w:val="0"/>
          <w:szCs w:val="20"/>
        </w:rPr>
        <w:t>대한</w:t>
      </w:r>
      <w:r>
        <w:rPr>
          <w:rFonts w:ascii="Courier New" w:hAnsi="Courier New" w:cs="Courier New" w:hint="eastAsia"/>
          <w:kern w:val="0"/>
          <w:szCs w:val="20"/>
        </w:rPr>
        <w:t xml:space="preserve"> </w:t>
      </w:r>
      <w:r>
        <w:rPr>
          <w:rFonts w:ascii="Courier New" w:hAnsi="Courier New" w:cs="Courier New" w:hint="eastAsia"/>
          <w:kern w:val="0"/>
          <w:szCs w:val="20"/>
        </w:rPr>
        <w:t>정보가</w:t>
      </w:r>
      <w:r>
        <w:rPr>
          <w:rFonts w:ascii="Courier New" w:hAnsi="Courier New" w:cs="Courier New" w:hint="eastAsia"/>
          <w:kern w:val="0"/>
          <w:szCs w:val="20"/>
        </w:rPr>
        <w:t xml:space="preserve"> </w:t>
      </w:r>
      <w:r>
        <w:rPr>
          <w:rFonts w:ascii="Courier New" w:hAnsi="Courier New" w:cs="Courier New" w:hint="eastAsia"/>
          <w:kern w:val="0"/>
          <w:szCs w:val="20"/>
        </w:rPr>
        <w:t>있다</w:t>
      </w:r>
      <w:r>
        <w:rPr>
          <w:rFonts w:ascii="Courier New" w:hAnsi="Courier New" w:cs="Courier New" w:hint="eastAsia"/>
          <w:kern w:val="0"/>
          <w:szCs w:val="20"/>
        </w:rPr>
        <w:t>.</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그러니</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호출전</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인텐트를</w:t>
      </w:r>
      <w:r w:rsidR="00661CBA">
        <w:rPr>
          <w:rFonts w:ascii="Courier New" w:hAnsi="Courier New" w:cs="Courier New" w:hint="eastAsia"/>
          <w:kern w:val="0"/>
          <w:szCs w:val="20"/>
        </w:rPr>
        <w:t xml:space="preserve"> </w:t>
      </w:r>
      <w:r w:rsidR="00661CBA">
        <w:rPr>
          <w:rFonts w:ascii="Courier New" w:hAnsi="Courier New" w:cs="Courier New" w:hint="eastAsia"/>
          <w:kern w:val="0"/>
          <w:szCs w:val="20"/>
        </w:rPr>
        <w:t>정의해야한다</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w:t>
      </w:r>
    </w:p>
    <w:p w:rsidR="00A423D4" w:rsidRPr="00F134E7" w:rsidRDefault="00A423D4" w:rsidP="00F134E7">
      <w:pPr>
        <w:widowControl/>
        <w:wordWrap/>
        <w:autoSpaceDE/>
        <w:autoSpaceDN/>
        <w:ind w:firstLineChars="100" w:firstLine="240"/>
        <w:jc w:val="left"/>
        <w:rPr>
          <w:rFonts w:ascii="Courier New" w:hAnsi="Courier New" w:cs="Courier New"/>
          <w:b/>
          <w:kern w:val="0"/>
          <w:sz w:val="24"/>
          <w:szCs w:val="20"/>
        </w:rPr>
      </w:pPr>
      <w:r w:rsidRPr="00F134E7">
        <w:rPr>
          <w:rFonts w:ascii="Courier New" w:hAnsi="Courier New" w:cs="Courier New"/>
          <w:b/>
          <w:kern w:val="0"/>
          <w:sz w:val="24"/>
          <w:szCs w:val="20"/>
        </w:rPr>
        <w:t>Intent(Context, Class&lt;?&gt;)</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Intent(Intent)</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Intent(String)</w:t>
      </w:r>
    </w:p>
    <w:p w:rsidR="00A423D4" w:rsidRPr="00A423D4"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Intent(String, Uri)</w:t>
      </w:r>
    </w:p>
    <w:p w:rsidR="005C204F" w:rsidRDefault="00A423D4" w:rsidP="00A423D4">
      <w:pPr>
        <w:widowControl/>
        <w:wordWrap/>
        <w:autoSpaceDE/>
        <w:autoSpaceDN/>
        <w:ind w:firstLineChars="100" w:firstLine="200"/>
        <w:jc w:val="left"/>
        <w:rPr>
          <w:rFonts w:ascii="Courier New" w:hAnsi="Courier New" w:cs="Courier New"/>
          <w:kern w:val="0"/>
          <w:szCs w:val="20"/>
        </w:rPr>
      </w:pPr>
      <w:r w:rsidRPr="00A423D4">
        <w:rPr>
          <w:rFonts w:ascii="Courier New" w:hAnsi="Courier New" w:cs="Courier New"/>
          <w:kern w:val="0"/>
          <w:szCs w:val="20"/>
        </w:rPr>
        <w:t>Intent(String, Uri, Context, Class&lt;?&gt;)</w:t>
      </w:r>
    </w:p>
    <w:p w:rsidR="00A423D4" w:rsidRDefault="00DE14F8" w:rsidP="00A423D4">
      <w:pPr>
        <w:widowControl/>
        <w:wordWrap/>
        <w:autoSpaceDE/>
        <w:autoSpaceDN/>
        <w:ind w:firstLineChars="100" w:firstLine="200"/>
        <w:jc w:val="left"/>
        <w:rPr>
          <w:rFonts w:ascii="Courier New" w:hAnsi="Courier New" w:cs="Courier New"/>
          <w:kern w:val="0"/>
          <w:szCs w:val="20"/>
        </w:rPr>
      </w:pPr>
      <w:r>
        <w:rPr>
          <w:rFonts w:ascii="Courier New" w:hAnsi="Courier New" w:cs="Courier New"/>
          <w:noProof/>
          <w:kern w:val="0"/>
          <w:szCs w:val="20"/>
        </w:rPr>
        <w:pict>
          <v:rect id="_x0000_s1150" style="position:absolute;left:0;text-align:left;margin-left:-3.65pt;margin-top:16.65pt;width:344.65pt;height:31.2pt;z-index:251784192" filled="f" strokecolor="red" strokeweight="1.5pt"/>
        </w:pict>
      </w:r>
      <w:r w:rsidR="00A423D4">
        <w:rPr>
          <w:rFonts w:ascii="Courier New" w:hAnsi="Courier New" w:cs="Courier New" w:hint="eastAsia"/>
          <w:kern w:val="0"/>
          <w:szCs w:val="20"/>
        </w:rPr>
        <w:t>생성자를</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이렇가</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가지고있다</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보통</w:t>
      </w:r>
      <w:r w:rsidR="00A423D4">
        <w:rPr>
          <w:rFonts w:ascii="Courier New" w:hAnsi="Courier New" w:cs="Courier New" w:hint="eastAsia"/>
          <w:kern w:val="0"/>
          <w:szCs w:val="20"/>
        </w:rPr>
        <w:t xml:space="preserve"> </w:t>
      </w:r>
      <w:r w:rsidR="00906178">
        <w:rPr>
          <w:rFonts w:ascii="Courier New" w:hAnsi="Courier New" w:cs="Courier New" w:hint="eastAsia"/>
          <w:kern w:val="0"/>
          <w:szCs w:val="20"/>
        </w:rPr>
        <w:t>2</w:t>
      </w:r>
      <w:r w:rsidR="00F246FA">
        <w:rPr>
          <w:rFonts w:ascii="Courier New" w:hAnsi="Courier New" w:cs="Courier New" w:hint="eastAsia"/>
          <w:kern w:val="0"/>
          <w:szCs w:val="20"/>
        </w:rPr>
        <w:t>번째</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많이써서</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서브</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액티브티를</w:t>
      </w:r>
      <w:r w:rsidR="00A423D4">
        <w:rPr>
          <w:rFonts w:ascii="Courier New" w:hAnsi="Courier New" w:cs="Courier New" w:hint="eastAsia"/>
          <w:kern w:val="0"/>
          <w:szCs w:val="20"/>
        </w:rPr>
        <w:t xml:space="preserve"> </w:t>
      </w:r>
      <w:r w:rsidR="00A423D4">
        <w:rPr>
          <w:rFonts w:ascii="Courier New" w:hAnsi="Courier New" w:cs="Courier New" w:hint="eastAsia"/>
          <w:kern w:val="0"/>
          <w:szCs w:val="20"/>
        </w:rPr>
        <w:t>부른다</w:t>
      </w:r>
    </w:p>
    <w:p w:rsidR="00F246FA" w:rsidRPr="002535B5" w:rsidRDefault="00F246FA" w:rsidP="00F246FA">
      <w:pPr>
        <w:wordWrap/>
        <w:adjustRightInd w:val="0"/>
        <w:jc w:val="left"/>
        <w:rPr>
          <w:rFonts w:ascii="Courier New" w:hAnsi="Courier New" w:cs="Courier New"/>
          <w:b/>
          <w:color w:val="000000"/>
          <w:kern w:val="0"/>
          <w:sz w:val="24"/>
          <w:szCs w:val="20"/>
        </w:rPr>
      </w:pPr>
      <w:r w:rsidRPr="002535B5">
        <w:rPr>
          <w:rFonts w:ascii="Courier New" w:hAnsi="Courier New" w:cs="Courier New"/>
          <w:b/>
          <w:color w:val="000000"/>
          <w:kern w:val="0"/>
          <w:sz w:val="24"/>
          <w:szCs w:val="20"/>
        </w:rPr>
        <w:tab/>
      </w:r>
      <w:r w:rsidRPr="002535B5">
        <w:rPr>
          <w:rFonts w:ascii="Courier New" w:hAnsi="Courier New" w:cs="Courier New"/>
          <w:b/>
          <w:bCs/>
          <w:color w:val="005032"/>
          <w:kern w:val="0"/>
          <w:sz w:val="24"/>
          <w:szCs w:val="20"/>
        </w:rPr>
        <w:t>Intent</w:t>
      </w:r>
      <w:r w:rsidRPr="002535B5">
        <w:rPr>
          <w:rFonts w:ascii="Courier New" w:hAnsi="Courier New" w:cs="Courier New"/>
          <w:b/>
          <w:color w:val="000000"/>
          <w:kern w:val="0"/>
          <w:sz w:val="24"/>
          <w:szCs w:val="20"/>
        </w:rPr>
        <w:t xml:space="preserve"> intent = </w:t>
      </w:r>
      <w:r w:rsidRPr="002535B5">
        <w:rPr>
          <w:rFonts w:ascii="Courier New" w:hAnsi="Courier New" w:cs="Courier New"/>
          <w:b/>
          <w:bCs/>
          <w:color w:val="7F0055"/>
          <w:kern w:val="0"/>
          <w:sz w:val="24"/>
          <w:szCs w:val="20"/>
        </w:rPr>
        <w:t>new</w:t>
      </w:r>
      <w:r w:rsidRPr="002535B5">
        <w:rPr>
          <w:rFonts w:ascii="Courier New" w:hAnsi="Courier New" w:cs="Courier New"/>
          <w:b/>
          <w:color w:val="000000"/>
          <w:kern w:val="0"/>
          <w:sz w:val="24"/>
          <w:szCs w:val="20"/>
        </w:rPr>
        <w:t xml:space="preserve"> </w:t>
      </w:r>
      <w:r w:rsidRPr="002535B5">
        <w:rPr>
          <w:rFonts w:ascii="Courier New" w:hAnsi="Courier New" w:cs="Courier New"/>
          <w:b/>
          <w:bCs/>
          <w:color w:val="008000"/>
          <w:kern w:val="0"/>
          <w:sz w:val="24"/>
          <w:szCs w:val="20"/>
        </w:rPr>
        <w:t>Intent</w:t>
      </w:r>
      <w:r w:rsidRPr="002535B5">
        <w:rPr>
          <w:rFonts w:ascii="Courier New" w:hAnsi="Courier New" w:cs="Courier New"/>
          <w:b/>
          <w:color w:val="000000"/>
          <w:kern w:val="0"/>
          <w:sz w:val="24"/>
          <w:szCs w:val="20"/>
        </w:rPr>
        <w:t>(</w:t>
      </w:r>
      <w:r w:rsidRPr="002535B5">
        <w:rPr>
          <w:rFonts w:ascii="Courier New" w:hAnsi="Courier New" w:cs="Courier New"/>
          <w:b/>
          <w:bCs/>
          <w:color w:val="005032"/>
          <w:kern w:val="0"/>
          <w:sz w:val="24"/>
          <w:szCs w:val="20"/>
        </w:rPr>
        <w:t>callactivity</w:t>
      </w:r>
      <w:r w:rsidRPr="002535B5">
        <w:rPr>
          <w:rFonts w:ascii="Courier New" w:hAnsi="Courier New" w:cs="Courier New"/>
          <w:b/>
          <w:color w:val="000000"/>
          <w:kern w:val="0"/>
          <w:sz w:val="24"/>
          <w:szCs w:val="20"/>
        </w:rPr>
        <w:t>.</w:t>
      </w:r>
      <w:r w:rsidRPr="002535B5">
        <w:rPr>
          <w:rFonts w:ascii="Courier New" w:hAnsi="Courier New" w:cs="Courier New"/>
          <w:b/>
          <w:bCs/>
          <w:color w:val="7F0055"/>
          <w:kern w:val="0"/>
          <w:sz w:val="24"/>
          <w:szCs w:val="20"/>
        </w:rPr>
        <w:t>this</w:t>
      </w:r>
      <w:r w:rsidRPr="002535B5">
        <w:rPr>
          <w:rFonts w:ascii="Courier New" w:hAnsi="Courier New" w:cs="Courier New"/>
          <w:b/>
          <w:color w:val="000000"/>
          <w:kern w:val="0"/>
          <w:sz w:val="24"/>
          <w:szCs w:val="20"/>
        </w:rPr>
        <w:t>,</w:t>
      </w:r>
      <w:r w:rsidRPr="002535B5">
        <w:rPr>
          <w:rFonts w:ascii="Courier New" w:hAnsi="Courier New" w:cs="Courier New"/>
          <w:b/>
          <w:bCs/>
          <w:color w:val="005032"/>
          <w:kern w:val="0"/>
          <w:sz w:val="24"/>
          <w:szCs w:val="20"/>
        </w:rPr>
        <w:t>SubActivity</w:t>
      </w:r>
      <w:r w:rsidRPr="002535B5">
        <w:rPr>
          <w:rFonts w:ascii="Courier New" w:hAnsi="Courier New" w:cs="Courier New"/>
          <w:b/>
          <w:color w:val="000000"/>
          <w:kern w:val="0"/>
          <w:sz w:val="24"/>
          <w:szCs w:val="20"/>
        </w:rPr>
        <w:t>.</w:t>
      </w:r>
      <w:r w:rsidRPr="002535B5">
        <w:rPr>
          <w:rFonts w:ascii="Courier New" w:hAnsi="Courier New" w:cs="Courier New"/>
          <w:b/>
          <w:bCs/>
          <w:color w:val="7F0055"/>
          <w:kern w:val="0"/>
          <w:sz w:val="24"/>
          <w:szCs w:val="20"/>
        </w:rPr>
        <w:t>class</w:t>
      </w:r>
      <w:r w:rsidRPr="002535B5">
        <w:rPr>
          <w:rFonts w:ascii="Courier New" w:hAnsi="Courier New" w:cs="Courier New"/>
          <w:b/>
          <w:color w:val="000000"/>
          <w:kern w:val="0"/>
          <w:sz w:val="24"/>
          <w:szCs w:val="20"/>
        </w:rPr>
        <w:t>);</w:t>
      </w:r>
    </w:p>
    <w:p w:rsidR="00F246FA" w:rsidRDefault="00F246FA"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호출자</w:t>
      </w:r>
      <w:r>
        <w:rPr>
          <w:rFonts w:ascii="Courier New" w:hAnsi="Courier New" w:cs="Courier New" w:hint="eastAsia"/>
          <w:color w:val="000000"/>
          <w:kern w:val="0"/>
          <w:szCs w:val="20"/>
        </w:rPr>
        <w:t>(</w:t>
      </w:r>
      <w:r>
        <w:rPr>
          <w:rFonts w:ascii="Courier New" w:hAnsi="Courier New" w:cs="Courier New" w:hint="eastAsia"/>
          <w:color w:val="000000"/>
          <w:kern w:val="0"/>
          <w:szCs w:val="20"/>
        </w:rPr>
        <w:t>액티브티</w:t>
      </w:r>
      <w:r>
        <w:rPr>
          <w:rFonts w:ascii="Courier New" w:hAnsi="Courier New" w:cs="Courier New" w:hint="eastAsia"/>
          <w:color w:val="000000"/>
          <w:kern w:val="0"/>
          <w:szCs w:val="20"/>
        </w:rPr>
        <w:t xml:space="preserve">), </w:t>
      </w:r>
      <w:r w:rsidR="00452912">
        <w:rPr>
          <w:rFonts w:ascii="Courier New" w:hAnsi="Courier New" w:cs="Courier New" w:hint="eastAsia"/>
          <w:color w:val="000000"/>
          <w:kern w:val="0"/>
          <w:szCs w:val="20"/>
        </w:rPr>
        <w:t>호출할</w:t>
      </w:r>
      <w:r w:rsidR="00452912">
        <w:rPr>
          <w:rFonts w:ascii="Courier New" w:hAnsi="Courier New" w:cs="Courier New" w:hint="eastAsia"/>
          <w:color w:val="000000"/>
          <w:kern w:val="0"/>
          <w:szCs w:val="20"/>
        </w:rPr>
        <w:t xml:space="preserve"> </w:t>
      </w:r>
      <w:r w:rsidR="00452912">
        <w:rPr>
          <w:rFonts w:ascii="Courier New" w:hAnsi="Courier New" w:cs="Courier New" w:hint="eastAsia"/>
          <w:color w:val="000000"/>
          <w:kern w:val="0"/>
          <w:szCs w:val="20"/>
        </w:rPr>
        <w:t>애티브티</w:t>
      </w:r>
      <w:r w:rsidR="00EE4712">
        <w:rPr>
          <w:rFonts w:ascii="Courier New" w:hAnsi="Courier New" w:cs="Courier New" w:hint="eastAsia"/>
          <w:color w:val="000000"/>
          <w:kern w:val="0"/>
          <w:szCs w:val="20"/>
        </w:rPr>
        <w:t xml:space="preserve"> </w:t>
      </w:r>
    </w:p>
    <w:p w:rsidR="00EE4712" w:rsidRDefault="00EE4712"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w:t>
      </w:r>
      <w:r>
        <w:rPr>
          <w:rFonts w:ascii="Courier New" w:hAnsi="Courier New" w:cs="Courier New" w:hint="eastAsia"/>
          <w:color w:val="000000"/>
          <w:kern w:val="0"/>
          <w:szCs w:val="20"/>
        </w:rPr>
        <w:t>권한만있다면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외부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애티브티도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불를수있다</w:t>
      </w:r>
      <w:r>
        <w:rPr>
          <w:rFonts w:ascii="Courier New" w:hAnsi="Courier New" w:cs="Courier New" w:hint="eastAsia"/>
          <w:color w:val="000000"/>
          <w:kern w:val="0"/>
          <w:szCs w:val="20"/>
        </w:rPr>
        <w:t xml:space="preserve"> </w:t>
      </w:r>
    </w:p>
    <w:p w:rsidR="006E150F" w:rsidRDefault="006E150F" w:rsidP="00F246FA">
      <w:pPr>
        <w:wordWrap/>
        <w:adjustRightInd w:val="0"/>
        <w:jc w:val="left"/>
        <w:rPr>
          <w:rFonts w:ascii="Courier New" w:hAnsi="Courier New" w:cs="Courier New"/>
          <w:b/>
          <w:color w:val="000000"/>
          <w:kern w:val="0"/>
          <w:sz w:val="32"/>
          <w:szCs w:val="20"/>
        </w:rPr>
      </w:pPr>
      <w:r w:rsidRPr="006E150F">
        <w:rPr>
          <w:rFonts w:ascii="Courier New" w:hAnsi="Courier New" w:cs="Courier New" w:hint="eastAsia"/>
          <w:b/>
          <w:color w:val="000000"/>
          <w:kern w:val="0"/>
          <w:sz w:val="32"/>
          <w:szCs w:val="20"/>
        </w:rPr>
        <w:t>암시적인</w:t>
      </w:r>
      <w:r w:rsidRPr="006E150F">
        <w:rPr>
          <w:rFonts w:ascii="Courier New" w:hAnsi="Courier New" w:cs="Courier New" w:hint="eastAsia"/>
          <w:b/>
          <w:color w:val="000000"/>
          <w:kern w:val="0"/>
          <w:sz w:val="32"/>
          <w:szCs w:val="20"/>
        </w:rPr>
        <w:t xml:space="preserve"> </w:t>
      </w:r>
      <w:r w:rsidRPr="006E150F">
        <w:rPr>
          <w:rFonts w:ascii="Courier New" w:hAnsi="Courier New" w:cs="Courier New" w:hint="eastAsia"/>
          <w:b/>
          <w:color w:val="000000"/>
          <w:kern w:val="0"/>
          <w:sz w:val="32"/>
          <w:szCs w:val="20"/>
        </w:rPr>
        <w:t>인덴트</w:t>
      </w:r>
    </w:p>
    <w:p w:rsidR="006E150F" w:rsidRDefault="00077AE2" w:rsidP="00F246FA">
      <w:pPr>
        <w:wordWrap/>
        <w:adjustRightInd w:val="0"/>
        <w:jc w:val="left"/>
        <w:rPr>
          <w:rFonts w:ascii="Courier New" w:hAnsi="Courier New" w:cs="Courier New"/>
          <w:color w:val="000000"/>
          <w:kern w:val="0"/>
          <w:szCs w:val="20"/>
        </w:rPr>
      </w:pPr>
      <w:r w:rsidRPr="00EC3F83">
        <w:rPr>
          <w:rFonts w:ascii="Courier New" w:hAnsi="Courier New" w:cs="Courier New" w:hint="eastAsia"/>
          <w:color w:val="000000"/>
          <w:kern w:val="0"/>
          <w:szCs w:val="20"/>
        </w:rPr>
        <w:t>주로</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다른</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응용프로그램의</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액티브티를</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호출할</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때</w:t>
      </w:r>
      <w:r w:rsidRPr="00EC3F83">
        <w:rPr>
          <w:rFonts w:ascii="Courier New" w:hAnsi="Courier New" w:cs="Courier New" w:hint="eastAsia"/>
          <w:color w:val="000000"/>
          <w:kern w:val="0"/>
          <w:szCs w:val="20"/>
        </w:rPr>
        <w:t xml:space="preserve"> </w:t>
      </w:r>
      <w:r w:rsidRPr="00EC3F83">
        <w:rPr>
          <w:rFonts w:ascii="Courier New" w:hAnsi="Courier New" w:cs="Courier New" w:hint="eastAsia"/>
          <w:color w:val="000000"/>
          <w:kern w:val="0"/>
          <w:szCs w:val="20"/>
        </w:rPr>
        <w:t>사용한다</w:t>
      </w:r>
      <w:r w:rsidR="004C0AF0">
        <w:rPr>
          <w:rFonts w:ascii="Courier New" w:hAnsi="Courier New" w:cs="Courier New" w:hint="eastAsia"/>
          <w:color w:val="000000"/>
          <w:kern w:val="0"/>
          <w:szCs w:val="20"/>
        </w:rPr>
        <w:t>.</w:t>
      </w:r>
      <w:r w:rsidR="000C7937">
        <w:rPr>
          <w:rFonts w:ascii="Courier New" w:hAnsi="Courier New" w:cs="Courier New" w:hint="eastAsia"/>
          <w:color w:val="000000"/>
          <w:kern w:val="0"/>
          <w:szCs w:val="20"/>
        </w:rPr>
        <w:t>546</w:t>
      </w:r>
    </w:p>
    <w:p w:rsidR="00AA71BC" w:rsidRDefault="00AA71BC" w:rsidP="00F246FA">
      <w:pPr>
        <w:wordWrap/>
        <w:adjustRightInd w:val="0"/>
        <w:jc w:val="left"/>
        <w:rPr>
          <w:rFonts w:ascii="Courier New" w:hAnsi="Courier New" w:cs="Courier New"/>
          <w:color w:val="000000"/>
          <w:kern w:val="0"/>
          <w:szCs w:val="20"/>
        </w:rPr>
      </w:pPr>
    </w:p>
    <w:p w:rsidR="00AA71BC" w:rsidRDefault="00AA71BC" w:rsidP="00F246FA">
      <w:pPr>
        <w:wordWrap/>
        <w:adjustRightInd w:val="0"/>
        <w:jc w:val="left"/>
        <w:rPr>
          <w:rFonts w:ascii="Courier New" w:hAnsi="Courier New" w:cs="Courier New"/>
          <w:b/>
          <w:color w:val="000000"/>
          <w:kern w:val="0"/>
          <w:sz w:val="36"/>
          <w:szCs w:val="20"/>
        </w:rPr>
      </w:pPr>
      <w:r w:rsidRPr="00AA71BC">
        <w:rPr>
          <w:rFonts w:ascii="Courier New" w:hAnsi="Courier New" w:cs="Courier New" w:hint="eastAsia"/>
          <w:b/>
          <w:color w:val="000000"/>
          <w:kern w:val="0"/>
          <w:sz w:val="36"/>
          <w:szCs w:val="20"/>
        </w:rPr>
        <w:t>Action</w:t>
      </w:r>
    </w:p>
    <w:p w:rsidR="00AA71BC" w:rsidRDefault="00561772"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실행하고자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동작아며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어떤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작업을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수행할지를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지정한다</w:t>
      </w:r>
      <w:r>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BR</w:t>
      </w:r>
      <w:r w:rsidR="0013317F">
        <w:rPr>
          <w:rFonts w:ascii="Courier New" w:hAnsi="Courier New" w:cs="Courier New" w:hint="eastAsia"/>
          <w:color w:val="000000"/>
          <w:kern w:val="0"/>
          <w:szCs w:val="20"/>
        </w:rPr>
        <w:t>컴포넌트의</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경우</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어떤</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사건이</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발생했는지를</w:t>
      </w:r>
      <w:r w:rsidR="0013317F">
        <w:rPr>
          <w:rFonts w:ascii="Courier New" w:hAnsi="Courier New" w:cs="Courier New" w:hint="eastAsia"/>
          <w:color w:val="000000"/>
          <w:kern w:val="0"/>
          <w:szCs w:val="20"/>
        </w:rPr>
        <w:t xml:space="preserve"> </w:t>
      </w:r>
      <w:r w:rsidR="0013317F">
        <w:rPr>
          <w:rFonts w:ascii="Courier New" w:hAnsi="Courier New" w:cs="Courier New" w:hint="eastAsia"/>
          <w:color w:val="000000"/>
          <w:kern w:val="0"/>
          <w:szCs w:val="20"/>
        </w:rPr>
        <w:t>알리기도한다</w:t>
      </w:r>
    </w:p>
    <w:tbl>
      <w:tblPr>
        <w:tblStyle w:val="a4"/>
        <w:tblW w:w="0" w:type="auto"/>
        <w:tblLook w:val="04A0"/>
      </w:tblPr>
      <w:tblGrid>
        <w:gridCol w:w="3074"/>
        <w:gridCol w:w="3075"/>
        <w:gridCol w:w="3075"/>
      </w:tblGrid>
      <w:tr w:rsidR="00183234" w:rsidTr="00183234">
        <w:tc>
          <w:tcPr>
            <w:tcW w:w="3074"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액션</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대상</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설명</w:t>
            </w:r>
          </w:p>
        </w:tc>
      </w:tr>
      <w:tr w:rsidR="00183234" w:rsidTr="00183234">
        <w:tc>
          <w:tcPr>
            <w:tcW w:w="3074"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ACTION_CALL</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통화를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시작한다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EDIT</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데이터를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표시하고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편집함</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MAIN</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메인애티비트를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실행한다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입출력되는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데이터가없다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VIEW</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뭔가를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보여준다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DIAL</w:t>
            </w:r>
          </w:p>
        </w:tc>
        <w:tc>
          <w:tcPr>
            <w:tcW w:w="3075" w:type="dxa"/>
          </w:tcPr>
          <w:p w:rsidR="00183234" w:rsidRDefault="00183234">
            <w:r w:rsidRPr="00583765">
              <w:rPr>
                <w:rFonts w:ascii="Courier New" w:hAnsi="Courier New" w:cs="Courier New" w:hint="eastAsia"/>
                <w:color w:val="000000"/>
                <w:kern w:val="0"/>
                <w:szCs w:val="20"/>
              </w:rPr>
              <w:t>액티비티</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전화를건다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BATTERY_LOW</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183234" w:rsidRDefault="00183234"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배터리가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부족하다</w:t>
            </w:r>
          </w:p>
        </w:tc>
      </w:tr>
      <w:tr w:rsidR="00183234" w:rsidTr="00183234">
        <w:tc>
          <w:tcPr>
            <w:tcW w:w="3074" w:type="dxa"/>
          </w:tcPr>
          <w:p w:rsidR="00183234" w:rsidRDefault="00732663">
            <w:r>
              <w:rPr>
                <w:rFonts w:hint="eastAsia"/>
              </w:rPr>
              <w:t>ACTION_HEADSET_PLUG</w:t>
            </w:r>
          </w:p>
        </w:tc>
        <w:tc>
          <w:tcPr>
            <w:tcW w:w="3075" w:type="dxa"/>
          </w:tcPr>
          <w:p w:rsidR="00183234" w:rsidRDefault="00732663"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183234" w:rsidRDefault="00732663"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헤드셋장비에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접속되거나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분리</w:t>
            </w:r>
          </w:p>
        </w:tc>
      </w:tr>
      <w:tr w:rsidR="00732663" w:rsidTr="00183234">
        <w:tc>
          <w:tcPr>
            <w:tcW w:w="3074" w:type="dxa"/>
          </w:tcPr>
          <w:p w:rsidR="00732663" w:rsidRDefault="00732663" w:rsidP="00EA6553">
            <w:r w:rsidRPr="00D447AB">
              <w:rPr>
                <w:rFonts w:ascii="Courier New" w:hAnsi="Courier New" w:cs="Courier New" w:hint="eastAsia"/>
                <w:color w:val="000000"/>
                <w:kern w:val="0"/>
                <w:szCs w:val="20"/>
              </w:rPr>
              <w:t>ACTION_</w:t>
            </w:r>
            <w:r>
              <w:rPr>
                <w:rFonts w:ascii="Courier New" w:hAnsi="Courier New" w:cs="Courier New" w:hint="eastAsia"/>
                <w:color w:val="000000"/>
                <w:kern w:val="0"/>
                <w:szCs w:val="20"/>
              </w:rPr>
              <w:t>SCREEN_ON</w:t>
            </w:r>
          </w:p>
        </w:tc>
        <w:tc>
          <w:tcPr>
            <w:tcW w:w="3075" w:type="dxa"/>
          </w:tcPr>
          <w:p w:rsidR="00732663" w:rsidRDefault="00732663" w:rsidP="00EA6553">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732663" w:rsidRDefault="00F42231"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화면이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켜졌다</w:t>
            </w:r>
          </w:p>
        </w:tc>
      </w:tr>
      <w:tr w:rsidR="00183234" w:rsidTr="00183234">
        <w:tc>
          <w:tcPr>
            <w:tcW w:w="3074" w:type="dxa"/>
          </w:tcPr>
          <w:p w:rsidR="00183234" w:rsidRDefault="00183234">
            <w:r w:rsidRPr="00D447AB">
              <w:rPr>
                <w:rFonts w:ascii="Courier New" w:hAnsi="Courier New" w:cs="Courier New" w:hint="eastAsia"/>
                <w:color w:val="000000"/>
                <w:kern w:val="0"/>
                <w:szCs w:val="20"/>
              </w:rPr>
              <w:t>ACTION_</w:t>
            </w:r>
          </w:p>
        </w:tc>
        <w:tc>
          <w:tcPr>
            <w:tcW w:w="3075" w:type="dxa"/>
          </w:tcPr>
          <w:p w:rsidR="00183234" w:rsidRDefault="00F42231"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BR</w:t>
            </w:r>
          </w:p>
        </w:tc>
        <w:tc>
          <w:tcPr>
            <w:tcW w:w="3075" w:type="dxa"/>
          </w:tcPr>
          <w:p w:rsidR="00183234" w:rsidRDefault="00F42231" w:rsidP="00FD2F06">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타임존이</w:t>
            </w:r>
            <w:r>
              <w:rPr>
                <w:rFonts w:ascii="Courier New" w:hAnsi="Courier New" w:cs="Courier New" w:hint="eastAsia"/>
                <w:color w:val="000000"/>
                <w:kern w:val="0"/>
                <w:szCs w:val="20"/>
              </w:rPr>
              <w:t xml:space="preserve"> </w:t>
            </w:r>
            <w:r w:rsidR="00FD2F06">
              <w:rPr>
                <w:rFonts w:ascii="Courier New" w:hAnsi="Courier New" w:cs="Courier New" w:hint="eastAsia"/>
                <w:color w:val="000000"/>
                <w:kern w:val="0"/>
                <w:szCs w:val="20"/>
              </w:rPr>
              <w:t>변경됐다</w:t>
            </w:r>
          </w:p>
        </w:tc>
      </w:tr>
    </w:tbl>
    <w:p w:rsidR="00183234" w:rsidRDefault="00272349"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lastRenderedPageBreak/>
        <w:t>동작의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종류가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워낙다양하다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동작을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정의할수도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r>
        <w:rPr>
          <w:rFonts w:ascii="Courier New" w:hAnsi="Courier New" w:cs="Courier New" w:hint="eastAsia"/>
          <w:color w:val="000000"/>
          <w:kern w:val="0"/>
          <w:szCs w:val="20"/>
        </w:rPr>
        <w:t>.</w:t>
      </w:r>
    </w:p>
    <w:p w:rsidR="00742B23" w:rsidRDefault="00742B23"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액션을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조사하거나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변경할때는</w:t>
      </w:r>
      <w:r>
        <w:rPr>
          <w:rFonts w:ascii="Courier New" w:hAnsi="Courier New" w:cs="Courier New" w:hint="eastAsia"/>
          <w:color w:val="000000"/>
          <w:kern w:val="0"/>
          <w:szCs w:val="20"/>
        </w:rPr>
        <w:t xml:space="preserve"> getAction, setAction </w:t>
      </w:r>
      <w:r>
        <w:rPr>
          <w:rFonts w:ascii="Courier New" w:hAnsi="Courier New" w:cs="Courier New" w:hint="eastAsia"/>
          <w:color w:val="000000"/>
          <w:kern w:val="0"/>
          <w:szCs w:val="20"/>
        </w:rPr>
        <w:t>메서드를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사용한다</w:t>
      </w:r>
    </w:p>
    <w:p w:rsidR="00384DC3" w:rsidRDefault="00384DC3" w:rsidP="00F246FA">
      <w:pPr>
        <w:wordWrap/>
        <w:adjustRightInd w:val="0"/>
        <w:jc w:val="left"/>
        <w:rPr>
          <w:rFonts w:ascii="Courier New" w:hAnsi="Courier New" w:cs="Courier New"/>
          <w:color w:val="000000"/>
          <w:kern w:val="0"/>
          <w:szCs w:val="20"/>
        </w:rPr>
      </w:pPr>
    </w:p>
    <w:p w:rsidR="00384DC3" w:rsidRDefault="00384DC3" w:rsidP="00F246FA">
      <w:pPr>
        <w:wordWrap/>
        <w:adjustRightInd w:val="0"/>
        <w:jc w:val="left"/>
        <w:rPr>
          <w:rFonts w:ascii="Courier New" w:hAnsi="Courier New" w:cs="Courier New"/>
          <w:b/>
          <w:color w:val="000000"/>
          <w:kern w:val="0"/>
          <w:sz w:val="46"/>
          <w:szCs w:val="20"/>
        </w:rPr>
      </w:pPr>
      <w:r w:rsidRPr="00384DC3">
        <w:rPr>
          <w:rFonts w:ascii="Courier New" w:hAnsi="Courier New" w:cs="Courier New" w:hint="eastAsia"/>
          <w:b/>
          <w:color w:val="000000"/>
          <w:kern w:val="0"/>
          <w:sz w:val="46"/>
          <w:szCs w:val="20"/>
        </w:rPr>
        <w:t>DATA</w:t>
      </w:r>
    </w:p>
    <w:p w:rsidR="005F2BFE" w:rsidRDefault="005F2BFE"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동작에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필요한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데이터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w:t>
      </w:r>
      <w:r>
        <w:rPr>
          <w:rFonts w:ascii="Courier New" w:hAnsi="Courier New" w:cs="Courier New" w:hint="eastAsia"/>
          <w:color w:val="000000"/>
          <w:kern w:val="0"/>
          <w:szCs w:val="20"/>
        </w:rPr>
        <w:t xml:space="preserve"> </w:t>
      </w:r>
      <w:r w:rsidR="00541A7D">
        <w:rPr>
          <w:rFonts w:ascii="Courier New" w:hAnsi="Courier New" w:cs="Courier New"/>
          <w:color w:val="000000"/>
          <w:kern w:val="0"/>
          <w:szCs w:val="20"/>
        </w:rPr>
        <w:br/>
      </w:r>
      <w:r w:rsidR="00541A7D" w:rsidRPr="00463C77">
        <w:rPr>
          <w:rFonts w:ascii="Courier New" w:hAnsi="Courier New" w:cs="Courier New" w:hint="eastAsia"/>
          <w:b/>
          <w:color w:val="000000"/>
          <w:kern w:val="0"/>
          <w:sz w:val="26"/>
          <w:szCs w:val="20"/>
        </w:rPr>
        <w:t>예</w:t>
      </w:r>
      <w:r w:rsidR="00F505E7" w:rsidRPr="00463C77">
        <w:rPr>
          <w:rFonts w:ascii="Courier New" w:hAnsi="Courier New" w:cs="Courier New" w:hint="eastAsia"/>
          <w:b/>
          <w:color w:val="000000"/>
          <w:kern w:val="0"/>
          <w:sz w:val="26"/>
          <w:szCs w:val="20"/>
        </w:rPr>
        <w:t>)</w:t>
      </w:r>
      <w:r w:rsidR="00541A7D">
        <w:rPr>
          <w:rFonts w:ascii="Courier New" w:hAnsi="Courier New" w:cs="Courier New" w:hint="eastAsia"/>
          <w:color w:val="000000"/>
          <w:kern w:val="0"/>
          <w:szCs w:val="20"/>
        </w:rPr>
        <w:t>를들어</w:t>
      </w:r>
      <w:r w:rsidR="00541A7D">
        <w:rPr>
          <w:rFonts w:ascii="Courier New" w:hAnsi="Courier New" w:cs="Courier New" w:hint="eastAsia"/>
          <w:color w:val="000000"/>
          <w:kern w:val="0"/>
          <w:szCs w:val="20"/>
        </w:rPr>
        <w:t xml:space="preserve">  ACTION_EDIT doruts</w:t>
      </w:r>
      <w:r w:rsidR="00541A7D">
        <w:rPr>
          <w:rFonts w:ascii="Courier New" w:hAnsi="Courier New" w:cs="Courier New" w:hint="eastAsia"/>
          <w:color w:val="000000"/>
          <w:kern w:val="0"/>
          <w:szCs w:val="20"/>
        </w:rPr>
        <w:t>에</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대해서는</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어떤</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파일을</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편집할</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것인가</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지정</w:t>
      </w:r>
      <w:r w:rsidR="00541A7D">
        <w:rPr>
          <w:rFonts w:ascii="Courier New" w:hAnsi="Courier New" w:cs="Courier New" w:hint="eastAsia"/>
          <w:color w:val="000000"/>
          <w:kern w:val="0"/>
          <w:szCs w:val="20"/>
        </w:rPr>
        <w:t xml:space="preserve"> </w:t>
      </w:r>
      <w:r w:rsidR="00541A7D">
        <w:rPr>
          <w:rFonts w:ascii="Courier New" w:hAnsi="Courier New" w:cs="Courier New" w:hint="eastAsia"/>
          <w:color w:val="000000"/>
          <w:kern w:val="0"/>
          <w:szCs w:val="20"/>
        </w:rPr>
        <w:t>해야하며</w:t>
      </w:r>
    </w:p>
    <w:p w:rsidR="00541A7D" w:rsidRPr="005F2BFE" w:rsidRDefault="00541A7D"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ACTIOn_CALL </w:t>
      </w:r>
      <w:r>
        <w:rPr>
          <w:rFonts w:ascii="Courier New" w:hAnsi="Courier New" w:cs="Courier New" w:hint="eastAsia"/>
          <w:color w:val="000000"/>
          <w:kern w:val="0"/>
          <w:szCs w:val="20"/>
        </w:rPr>
        <w:t>액션에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대해서는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누구에게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전화를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걸건가를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지정한다</w:t>
      </w:r>
      <w:r>
        <w:rPr>
          <w:rFonts w:ascii="Courier New" w:hAnsi="Courier New" w:cs="Courier New" w:hint="eastAsia"/>
          <w:color w:val="000000"/>
          <w:kern w:val="0"/>
          <w:szCs w:val="20"/>
        </w:rPr>
        <w:t>.</w:t>
      </w:r>
    </w:p>
    <w:p w:rsidR="00384DC3" w:rsidRDefault="00384DC3" w:rsidP="00F246FA">
      <w:pPr>
        <w:wordWrap/>
        <w:adjustRightInd w:val="0"/>
        <w:jc w:val="left"/>
        <w:rPr>
          <w:rFonts w:ascii="Courier New" w:hAnsi="Courier New" w:cs="Courier New"/>
          <w:color w:val="000000"/>
          <w:kern w:val="0"/>
          <w:szCs w:val="20"/>
        </w:rPr>
      </w:pPr>
    </w:p>
    <w:p w:rsidR="00B64F56" w:rsidRDefault="00B64F56" w:rsidP="00F246F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목적이되는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대상이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광범위하다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그래서</w:t>
      </w:r>
      <w:r>
        <w:rPr>
          <w:rFonts w:ascii="Courier New" w:hAnsi="Courier New" w:cs="Courier New" w:hint="eastAsia"/>
          <w:color w:val="000000"/>
          <w:kern w:val="0"/>
          <w:szCs w:val="20"/>
        </w:rPr>
        <w:t xml:space="preserve"> URI</w:t>
      </w: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지정되어있</w:t>
      </w:r>
      <w:r w:rsidR="00314DD0">
        <w:rPr>
          <w:rFonts w:ascii="Courier New" w:hAnsi="Courier New" w:cs="Courier New" w:hint="eastAsia"/>
          <w:color w:val="000000"/>
          <w:kern w:val="0"/>
          <w:szCs w:val="20"/>
        </w:rPr>
        <w:t>다</w:t>
      </w:r>
    </w:p>
    <w:p w:rsidR="001C43A6" w:rsidRDefault="001C43A6" w:rsidP="00F246FA">
      <w:pPr>
        <w:wordWrap/>
        <w:adjustRightInd w:val="0"/>
        <w:jc w:val="left"/>
        <w:rPr>
          <w:rFonts w:ascii="Courier New" w:hAnsi="Courier New" w:cs="Courier New"/>
          <w:b/>
          <w:color w:val="000000"/>
          <w:kern w:val="0"/>
          <w:sz w:val="26"/>
          <w:szCs w:val="20"/>
        </w:rPr>
      </w:pPr>
      <w:r>
        <w:rPr>
          <w:rFonts w:ascii="Courier New" w:hAnsi="Courier New" w:cs="Courier New" w:hint="eastAsia"/>
          <w:color w:val="000000"/>
          <w:kern w:val="0"/>
          <w:szCs w:val="20"/>
        </w:rPr>
        <w:t>데이터를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액세스할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w:t>
      </w:r>
      <w:r w:rsidRPr="001C43A6">
        <w:rPr>
          <w:rFonts w:ascii="Courier New" w:hAnsi="Courier New" w:cs="Courier New" w:hint="eastAsia"/>
          <w:b/>
          <w:color w:val="000000"/>
          <w:kern w:val="0"/>
          <w:sz w:val="26"/>
          <w:szCs w:val="20"/>
        </w:rPr>
        <w:t>getData,setData</w:t>
      </w:r>
      <w:r w:rsidRPr="001C43A6">
        <w:rPr>
          <w:rFonts w:ascii="Courier New" w:hAnsi="Courier New" w:cs="Courier New" w:hint="eastAsia"/>
          <w:b/>
          <w:color w:val="000000"/>
          <w:kern w:val="0"/>
          <w:sz w:val="26"/>
          <w:szCs w:val="20"/>
        </w:rPr>
        <w:t>메서드를</w:t>
      </w:r>
      <w:r w:rsidRPr="001C43A6">
        <w:rPr>
          <w:rFonts w:ascii="Courier New" w:hAnsi="Courier New" w:cs="Courier New" w:hint="eastAsia"/>
          <w:b/>
          <w:color w:val="000000"/>
          <w:kern w:val="0"/>
          <w:sz w:val="26"/>
          <w:szCs w:val="20"/>
        </w:rPr>
        <w:t xml:space="preserve"> </w:t>
      </w:r>
      <w:r w:rsidRPr="001C43A6">
        <w:rPr>
          <w:rFonts w:ascii="Courier New" w:hAnsi="Courier New" w:cs="Courier New" w:hint="eastAsia"/>
          <w:b/>
          <w:color w:val="000000"/>
          <w:kern w:val="0"/>
          <w:sz w:val="26"/>
          <w:szCs w:val="20"/>
        </w:rPr>
        <w:t>사용한다</w:t>
      </w:r>
    </w:p>
    <w:p w:rsidR="006A6D4E" w:rsidRDefault="006A6D4E"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액션을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애매한경우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아래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정보들로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가급적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상세히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지정해야한다</w:t>
      </w:r>
    </w:p>
    <w:p w:rsidR="006A6D4E" w:rsidRDefault="006A6D4E" w:rsidP="006A6D4E">
      <w:pPr>
        <w:wordWrap/>
        <w:adjustRightInd w:val="0"/>
        <w:jc w:val="left"/>
        <w:rPr>
          <w:rFonts w:ascii="Courier New" w:hAnsi="Courier New" w:cs="Courier New"/>
          <w:color w:val="000000"/>
          <w:kern w:val="0"/>
          <w:szCs w:val="20"/>
        </w:rPr>
      </w:pPr>
    </w:p>
    <w:tbl>
      <w:tblPr>
        <w:tblStyle w:val="a4"/>
        <w:tblW w:w="0" w:type="auto"/>
        <w:tblLook w:val="04A0"/>
      </w:tblPr>
      <w:tblGrid>
        <w:gridCol w:w="1526"/>
        <w:gridCol w:w="7698"/>
      </w:tblGrid>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Type</w:t>
            </w:r>
          </w:p>
        </w:tc>
        <w:tc>
          <w:tcPr>
            <w:tcW w:w="7698" w:type="dxa"/>
          </w:tcPr>
          <w:p w:rsidR="00B346CD" w:rsidRDefault="00363197"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데이터의타입은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자동판별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가능</w:t>
            </w:r>
          </w:p>
          <w:p w:rsidR="000817ED" w:rsidRDefault="000817E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http:// </w:t>
            </w:r>
            <w:r>
              <w:rPr>
                <w:rFonts w:ascii="Courier New" w:hAnsi="Courier New" w:cs="Courier New" w:hint="eastAsia"/>
                <w:color w:val="000000"/>
                <w:kern w:val="0"/>
                <w:szCs w:val="20"/>
              </w:rPr>
              <w:t>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웹</w:t>
            </w:r>
            <w:r w:rsidR="00B252C4">
              <w:rPr>
                <w:rFonts w:ascii="Courier New" w:hAnsi="Courier New" w:cs="Courier New" w:hint="eastAsia"/>
                <w:color w:val="000000"/>
                <w:kern w:val="0"/>
                <w:szCs w:val="20"/>
              </w:rPr>
              <w:t xml:space="preserve">, </w:t>
            </w:r>
            <w:r w:rsidR="00B252C4" w:rsidRPr="00B252C4">
              <w:rPr>
                <w:rFonts w:ascii="Courier New" w:hAnsi="Courier New" w:cs="Courier New" w:hint="eastAsia"/>
                <w:color w:val="000000"/>
                <w:kern w:val="0"/>
                <w:szCs w:val="20"/>
              </w:rPr>
              <w:t>tel:</w:t>
            </w:r>
            <w:r w:rsidR="00B252C4">
              <w:rPr>
                <w:rFonts w:ascii="Courier New" w:hAnsi="Courier New" w:cs="Courier New" w:hint="eastAsia"/>
                <w:color w:val="000000"/>
                <w:kern w:val="0"/>
                <w:szCs w:val="20"/>
              </w:rPr>
              <w:t xml:space="preserve"> </w:t>
            </w:r>
            <w:r w:rsidR="00B252C4">
              <w:rPr>
                <w:rFonts w:ascii="Courier New" w:hAnsi="Courier New" w:cs="Courier New" w:hint="eastAsia"/>
                <w:color w:val="000000"/>
                <w:kern w:val="0"/>
                <w:szCs w:val="20"/>
              </w:rPr>
              <w:t>은</w:t>
            </w:r>
            <w:r w:rsidR="00B252C4">
              <w:rPr>
                <w:rFonts w:ascii="Courier New" w:hAnsi="Courier New" w:cs="Courier New" w:hint="eastAsia"/>
                <w:color w:val="000000"/>
                <w:kern w:val="0"/>
                <w:szCs w:val="20"/>
              </w:rPr>
              <w:t xml:space="preserve"> </w:t>
            </w:r>
            <w:r w:rsidR="00B252C4">
              <w:rPr>
                <w:rFonts w:ascii="Courier New" w:hAnsi="Courier New" w:cs="Courier New" w:hint="eastAsia"/>
                <w:color w:val="000000"/>
                <w:kern w:val="0"/>
                <w:szCs w:val="20"/>
              </w:rPr>
              <w:t>전화번호</w:t>
            </w:r>
            <w:r w:rsidR="00B252C4">
              <w:rPr>
                <w:rFonts w:ascii="Courier New" w:hAnsi="Courier New" w:cs="Courier New" w:hint="eastAsia"/>
                <w:color w:val="000000"/>
                <w:kern w:val="0"/>
                <w:szCs w:val="20"/>
              </w:rPr>
              <w:t xml:space="preserve"> </w:t>
            </w:r>
          </w:p>
          <w:p w:rsidR="00B252C4" w:rsidRDefault="00B252C4"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확장자가</w:t>
            </w:r>
            <w:r>
              <w:rPr>
                <w:rFonts w:ascii="Courier New" w:hAnsi="Courier New" w:cs="Courier New" w:hint="eastAsia"/>
                <w:color w:val="000000"/>
                <w:kern w:val="0"/>
                <w:szCs w:val="20"/>
              </w:rPr>
              <w:t xml:space="preserve"> jpg</w:t>
            </w:r>
            <w:r>
              <w:rPr>
                <w:rFonts w:ascii="Courier New" w:hAnsi="Courier New" w:cs="Courier New" w:hint="eastAsia"/>
                <w:color w:val="000000"/>
                <w:kern w:val="0"/>
                <w:szCs w:val="20"/>
              </w:rPr>
              <w:t>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실제로는</w:t>
            </w:r>
            <w:r>
              <w:rPr>
                <w:rFonts w:ascii="Courier New" w:hAnsi="Courier New" w:cs="Courier New" w:hint="eastAsia"/>
                <w:color w:val="000000"/>
                <w:kern w:val="0"/>
                <w:szCs w:val="20"/>
              </w:rPr>
              <w:t xml:space="preserve"> png </w:t>
            </w:r>
            <w:r>
              <w:rPr>
                <w:rFonts w:ascii="Courier New" w:hAnsi="Courier New" w:cs="Courier New" w:hint="eastAsia"/>
                <w:color w:val="000000"/>
                <w:kern w:val="0"/>
                <w:szCs w:val="20"/>
              </w:rPr>
              <w:t>포맷일수있으면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아에없거나</w:t>
            </w:r>
            <w:r>
              <w:rPr>
                <w:rFonts w:ascii="Courier New" w:hAnsi="Courier New" w:cs="Courier New" w:hint="eastAsia"/>
                <w:color w:val="000000"/>
                <w:kern w:val="0"/>
                <w:szCs w:val="20"/>
              </w:rPr>
              <w:t xml:space="preserve">. </w:t>
            </w:r>
          </w:p>
          <w:p w:rsidR="00B252C4" w:rsidRDefault="00B252C4"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getType, setType </w:t>
            </w:r>
            <w:r>
              <w:rPr>
                <w:rFonts w:ascii="Courier New" w:hAnsi="Courier New" w:cs="Courier New" w:hint="eastAsia"/>
                <w:color w:val="000000"/>
                <w:kern w:val="0"/>
                <w:szCs w:val="20"/>
              </w:rPr>
              <w:t>메서드로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데이터</w:t>
            </w:r>
            <w:r>
              <w:rPr>
                <w:rFonts w:ascii="Courier New" w:hAnsi="Courier New" w:cs="Courier New" w:hint="eastAsia"/>
                <w:color w:val="000000"/>
                <w:kern w:val="0"/>
                <w:szCs w:val="20"/>
              </w:rPr>
              <w:t xml:space="preserve"> MIME </w:t>
            </w:r>
            <w:r>
              <w:rPr>
                <w:rFonts w:ascii="Courier New" w:hAnsi="Courier New" w:cs="Courier New" w:hint="eastAsia"/>
                <w:color w:val="000000"/>
                <w:kern w:val="0"/>
                <w:szCs w:val="20"/>
              </w:rPr>
              <w:t>타입</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직접</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지정해야한다</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Category</w:t>
            </w:r>
          </w:p>
        </w:tc>
        <w:tc>
          <w:tcPr>
            <w:tcW w:w="7698" w:type="dxa"/>
          </w:tcPr>
          <w:p w:rsidR="00B346CD" w:rsidRDefault="008921D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실행할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액션에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좀더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추가적인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정보이므로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동시에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지정가능</w:t>
            </w:r>
            <w:r>
              <w:rPr>
                <w:rFonts w:ascii="Courier New" w:hAnsi="Courier New" w:cs="Courier New" w:hint="eastAsia"/>
                <w:color w:val="000000"/>
                <w:kern w:val="0"/>
                <w:szCs w:val="20"/>
              </w:rPr>
              <w:t xml:space="preserve"> addCategory </w:t>
            </w:r>
            <w:r>
              <w:rPr>
                <w:rFonts w:ascii="Courier New" w:hAnsi="Courier New" w:cs="Courier New" w:hint="eastAsia"/>
                <w:color w:val="000000"/>
                <w:kern w:val="0"/>
                <w:szCs w:val="20"/>
              </w:rPr>
              <w:t>메서드는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카테고리를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추가하고</w:t>
            </w:r>
            <w:r>
              <w:rPr>
                <w:rFonts w:ascii="Courier New" w:hAnsi="Courier New" w:cs="Courier New" w:hint="eastAsia"/>
                <w:color w:val="000000"/>
                <w:kern w:val="0"/>
                <w:szCs w:val="20"/>
              </w:rPr>
              <w:t xml:space="preserve"> removeCategory</w:t>
            </w:r>
            <w:r>
              <w:rPr>
                <w:rFonts w:ascii="Courier New" w:hAnsi="Courier New" w:cs="Courier New" w:hint="eastAsia"/>
                <w:color w:val="000000"/>
                <w:kern w:val="0"/>
                <w:szCs w:val="20"/>
              </w:rPr>
              <w:t>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카테고리를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제거한다</w:t>
            </w:r>
            <w:r>
              <w:rPr>
                <w:rFonts w:ascii="Courier New" w:hAnsi="Courier New" w:cs="Courier New" w:hint="eastAsia"/>
                <w:color w:val="000000"/>
                <w:kern w:val="0"/>
                <w:szCs w:val="20"/>
              </w:rPr>
              <w:t xml:space="preserve"> </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Component</w:t>
            </w:r>
          </w:p>
        </w:tc>
        <w:tc>
          <w:tcPr>
            <w:tcW w:w="7698" w:type="dxa"/>
          </w:tcPr>
          <w:p w:rsidR="00B346CD" w:rsidRDefault="00C115D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인텐트를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컴퓨넌트를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이속성이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되므로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다른정보들은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참조하지않는다</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Extras</w:t>
            </w:r>
          </w:p>
        </w:tc>
        <w:tc>
          <w:tcPr>
            <w:tcW w:w="7698" w:type="dxa"/>
          </w:tcPr>
          <w:p w:rsidR="00B346CD" w:rsidRDefault="00C115D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그외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전달되어야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추가적인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정보들이다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키와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값의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쌍으로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저장되어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전달되며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리턴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용도로도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사용된다</w:t>
            </w:r>
            <w:r>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저장되는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타입에</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따라</w:t>
            </w:r>
            <w:r w:rsidR="00C200BD">
              <w:rPr>
                <w:rFonts w:ascii="Courier New" w:hAnsi="Courier New" w:cs="Courier New" w:hint="eastAsia"/>
                <w:color w:val="000000"/>
                <w:kern w:val="0"/>
                <w:szCs w:val="20"/>
              </w:rPr>
              <w:t>putExtra</w:t>
            </w:r>
            <w:r w:rsidR="00C200BD">
              <w:rPr>
                <w:rFonts w:ascii="Courier New" w:hAnsi="Courier New" w:cs="Courier New" w:hint="eastAsia"/>
                <w:color w:val="000000"/>
                <w:kern w:val="0"/>
                <w:szCs w:val="20"/>
              </w:rPr>
              <w:t>메서드가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여러벌</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오버로딩되어</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있으며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메서더는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타입에</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따라</w:t>
            </w:r>
            <w:r w:rsidR="00C200BD">
              <w:rPr>
                <w:rFonts w:ascii="Courier New" w:hAnsi="Courier New" w:cs="Courier New" w:hint="eastAsia"/>
                <w:color w:val="000000"/>
                <w:kern w:val="0"/>
                <w:szCs w:val="20"/>
              </w:rPr>
              <w:t xml:space="preserve"> putExtra </w:t>
            </w:r>
            <w:r w:rsidR="00C200BD">
              <w:rPr>
                <w:rFonts w:ascii="Courier New" w:hAnsi="Courier New" w:cs="Courier New" w:hint="eastAsia"/>
                <w:color w:val="000000"/>
                <w:kern w:val="0"/>
                <w:szCs w:val="20"/>
              </w:rPr>
              <w:t>메서드가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여러벌</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오버로딩되어</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있으며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읽기</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메서드는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읽는</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타입에</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따라</w:t>
            </w:r>
            <w:r w:rsidR="00C200BD">
              <w:rPr>
                <w:rFonts w:ascii="Courier New" w:hAnsi="Courier New" w:cs="Courier New" w:hint="eastAsia"/>
                <w:color w:val="000000"/>
                <w:kern w:val="0"/>
                <w:szCs w:val="20"/>
              </w:rPr>
              <w:t xml:space="preserve"> getInExtra, getStringExtra</w:t>
            </w:r>
            <w:r w:rsidR="00C200BD">
              <w:rPr>
                <w:rFonts w:ascii="Courier New" w:hAnsi="Courier New" w:cs="Courier New" w:hint="eastAsia"/>
                <w:color w:val="000000"/>
                <w:kern w:val="0"/>
                <w:szCs w:val="20"/>
              </w:rPr>
              <w:t>등으로</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제공된다</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이름만</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중복되지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않으면</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얼마든지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많은</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정보를</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전달할수</w:t>
            </w:r>
            <w:r w:rsidR="00C200BD">
              <w:rPr>
                <w:rFonts w:ascii="Courier New" w:hAnsi="Courier New" w:cs="Courier New" w:hint="eastAsia"/>
                <w:color w:val="000000"/>
                <w:kern w:val="0"/>
                <w:szCs w:val="20"/>
              </w:rPr>
              <w:t xml:space="preserve"> </w:t>
            </w:r>
            <w:r w:rsidR="00C200BD">
              <w:rPr>
                <w:rFonts w:ascii="Courier New" w:hAnsi="Courier New" w:cs="Courier New" w:hint="eastAsia"/>
                <w:color w:val="000000"/>
                <w:kern w:val="0"/>
                <w:szCs w:val="20"/>
              </w:rPr>
              <w:t>있다</w:t>
            </w:r>
          </w:p>
        </w:tc>
      </w:tr>
      <w:tr w:rsidR="00B346CD" w:rsidTr="00B346CD">
        <w:tc>
          <w:tcPr>
            <w:tcW w:w="1526" w:type="dxa"/>
          </w:tcPr>
          <w:p w:rsidR="00B346CD" w:rsidRDefault="00B346C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Flags</w:t>
            </w:r>
          </w:p>
        </w:tc>
        <w:tc>
          <w:tcPr>
            <w:tcW w:w="7698" w:type="dxa"/>
          </w:tcPr>
          <w:p w:rsidR="00B346CD" w:rsidRDefault="00C200B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액티비티를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띄울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방법이나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액티비티를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관리하는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방법등에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옵션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정보들이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저장된다</w:t>
            </w:r>
            <w:r>
              <w:rPr>
                <w:rFonts w:ascii="Courier New" w:hAnsi="Courier New" w:cs="Courier New" w:hint="eastAsia"/>
                <w:color w:val="000000"/>
                <w:kern w:val="0"/>
                <w:szCs w:val="20"/>
              </w:rPr>
              <w:t xml:space="preserve">   setflag </w:t>
            </w:r>
            <w:r>
              <w:rPr>
                <w:rFonts w:ascii="Courier New" w:hAnsi="Courier New" w:cs="Courier New" w:hint="eastAsia"/>
                <w:color w:val="000000"/>
                <w:kern w:val="0"/>
                <w:szCs w:val="20"/>
              </w:rPr>
              <w:t>메서드로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플래그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대입하거나</w:t>
            </w:r>
            <w:r>
              <w:rPr>
                <w:rFonts w:ascii="Courier New" w:hAnsi="Courier New" w:cs="Courier New" w:hint="eastAsia"/>
                <w:color w:val="000000"/>
                <w:kern w:val="0"/>
                <w:szCs w:val="20"/>
              </w:rPr>
              <w:t xml:space="preserve"> addflags aptjemfh </w:t>
            </w:r>
            <w:r>
              <w:rPr>
                <w:rFonts w:ascii="Courier New" w:hAnsi="Courier New" w:cs="Courier New" w:hint="eastAsia"/>
                <w:color w:val="000000"/>
                <w:kern w:val="0"/>
                <w:szCs w:val="20"/>
              </w:rPr>
              <w:t>특정</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플래그만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추가로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지정할수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p>
          <w:p w:rsidR="00C200BD" w:rsidRDefault="00C200B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Action,Data </w:t>
            </w:r>
            <w:r>
              <w:rPr>
                <w:rFonts w:ascii="Courier New" w:hAnsi="Courier New" w:cs="Courier New" w:hint="eastAsia"/>
                <w:color w:val="000000"/>
                <w:kern w:val="0"/>
                <w:szCs w:val="20"/>
              </w:rPr>
              <w:t>까지는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직관적으로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의미를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쉽게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이해할수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있겟지만</w:t>
            </w:r>
            <w:r>
              <w:rPr>
                <w:rFonts w:ascii="Courier New" w:hAnsi="Courier New" w:cs="Courier New" w:hint="eastAsia"/>
                <w:color w:val="000000"/>
                <w:kern w:val="0"/>
                <w:szCs w:val="20"/>
              </w:rPr>
              <w:t xml:space="preserve"> Category</w:t>
            </w:r>
            <w:r>
              <w:rPr>
                <w:rFonts w:ascii="Courier New" w:hAnsi="Courier New" w:cs="Courier New" w:hint="eastAsia"/>
                <w:color w:val="000000"/>
                <w:kern w:val="0"/>
                <w:szCs w:val="20"/>
              </w:rPr>
              <w:t>나</w:t>
            </w:r>
            <w:r>
              <w:rPr>
                <w:rFonts w:ascii="Courier New" w:hAnsi="Courier New" w:cs="Courier New" w:hint="eastAsia"/>
                <w:color w:val="000000"/>
                <w:kern w:val="0"/>
                <w:szCs w:val="20"/>
              </w:rPr>
              <w:t xml:space="preserve"> Flag</w:t>
            </w:r>
            <w:r>
              <w:rPr>
                <w:rFonts w:ascii="Courier New" w:hAnsi="Courier New" w:cs="Courier New" w:hint="eastAsia"/>
                <w:color w:val="000000"/>
                <w:kern w:val="0"/>
                <w:szCs w:val="20"/>
              </w:rPr>
              <w:t>들은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지금당장</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의미를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이해하기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힘들다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또한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플래그별로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정확한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효과들까지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파악하는데는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상당한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시간과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경험을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피룡로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한다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본질적으로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양이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많고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본잡하므로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지금은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이해가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되는데까지만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접수해두고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시간이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날때마다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하나씩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각개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격파하자</w:t>
            </w:r>
          </w:p>
        </w:tc>
      </w:tr>
    </w:tbl>
    <w:p w:rsidR="00E7512F" w:rsidRDefault="00E7512F" w:rsidP="006A6D4E">
      <w:pPr>
        <w:wordWrap/>
        <w:adjustRightInd w:val="0"/>
        <w:jc w:val="left"/>
        <w:rPr>
          <w:rFonts w:ascii="Courier New" w:hAnsi="Courier New" w:cs="Courier New"/>
          <w:color w:val="000000"/>
          <w:kern w:val="0"/>
          <w:szCs w:val="20"/>
        </w:rPr>
      </w:pPr>
    </w:p>
    <w:p w:rsidR="00E7512F" w:rsidRDefault="00E7512F">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6A6D4E" w:rsidRPr="00E7512F" w:rsidRDefault="00E7512F" w:rsidP="006A6D4E">
      <w:pPr>
        <w:wordWrap/>
        <w:adjustRightInd w:val="0"/>
        <w:jc w:val="left"/>
        <w:rPr>
          <w:rFonts w:ascii="Courier New" w:hAnsi="Courier New" w:cs="Courier New"/>
          <w:b/>
          <w:color w:val="000000"/>
          <w:kern w:val="0"/>
          <w:sz w:val="32"/>
          <w:szCs w:val="20"/>
        </w:rPr>
      </w:pPr>
      <w:r w:rsidRPr="00E7512F">
        <w:rPr>
          <w:rFonts w:ascii="Courier New" w:hAnsi="Courier New" w:cs="Courier New" w:hint="eastAsia"/>
          <w:b/>
          <w:color w:val="000000"/>
          <w:kern w:val="0"/>
          <w:sz w:val="32"/>
          <w:szCs w:val="20"/>
        </w:rPr>
        <w:lastRenderedPageBreak/>
        <w:t>암시적</w:t>
      </w:r>
      <w:r w:rsidRPr="00E7512F">
        <w:rPr>
          <w:rFonts w:ascii="Courier New" w:hAnsi="Courier New" w:cs="Courier New" w:hint="eastAsia"/>
          <w:b/>
          <w:color w:val="000000"/>
          <w:kern w:val="0"/>
          <w:sz w:val="32"/>
          <w:szCs w:val="20"/>
        </w:rPr>
        <w:t xml:space="preserve"> </w:t>
      </w:r>
      <w:r w:rsidRPr="00E7512F">
        <w:rPr>
          <w:rFonts w:ascii="Courier New" w:hAnsi="Courier New" w:cs="Courier New" w:hint="eastAsia"/>
          <w:b/>
          <w:color w:val="000000"/>
          <w:kern w:val="0"/>
          <w:sz w:val="32"/>
          <w:szCs w:val="20"/>
        </w:rPr>
        <w:t>인텐트</w:t>
      </w:r>
    </w:p>
    <w:p w:rsidR="00E7512F" w:rsidRDefault="00E7512F"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앞에선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본건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인텐트였다</w:t>
      </w:r>
    </w:p>
    <w:p w:rsidR="0022524D" w:rsidRDefault="0022524D" w:rsidP="006A6D4E">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암시적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사용하면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패키지에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속한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액티비티나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서비스도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권한만있다면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특정</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패키지의특정</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액티비티를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명시적으로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호출하는것도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가능하다</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activity_callother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web</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dial</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picture</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other</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color w:val="0000C0"/>
          <w:kern w:val="0"/>
          <w:szCs w:val="20"/>
        </w:rPr>
        <w:t>mClickListener</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665DA" w:rsidRDefault="00F665DA" w:rsidP="00F665DA">
      <w:pPr>
        <w:wordWrap/>
        <w:adjustRightInd w:val="0"/>
        <w:jc w:val="left"/>
        <w:rPr>
          <w:rFonts w:ascii="Courier New" w:hAnsi="Courier New" w:cs="Courier New"/>
          <w:kern w:val="0"/>
          <w:szCs w:val="20"/>
        </w:rPr>
      </w:pP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.OnClickListener </w:t>
      </w:r>
      <w:r>
        <w:rPr>
          <w:rFonts w:ascii="Courier New" w:hAnsi="Courier New" w:cs="Courier New"/>
          <w:color w:val="0000C0"/>
          <w:kern w:val="0"/>
          <w:szCs w:val="20"/>
        </w:rPr>
        <w:t>mClickListener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Intent</w:t>
      </w:r>
      <w:r>
        <w:rPr>
          <w:rFonts w:ascii="Courier New" w:hAnsi="Courier New" w:cs="Courier New"/>
          <w:color w:val="000000"/>
          <w:kern w:val="0"/>
          <w:szCs w:val="20"/>
        </w:rPr>
        <w:t xml:space="preserve"> 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F665DA" w:rsidRDefault="00DE14F8" w:rsidP="00F665D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8" style="position:absolute;margin-left:-3.75pt;margin-top:9.9pt;width:476.45pt;height:48.2pt;z-index:251703296"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b/>
          <w:bCs/>
          <w:color w:val="7F0055"/>
          <w:kern w:val="0"/>
          <w:szCs w:val="20"/>
        </w:rPr>
        <w:t>case</w:t>
      </w:r>
      <w:r w:rsidR="00F665DA">
        <w:rPr>
          <w:rFonts w:ascii="Courier New" w:hAnsi="Courier New" w:cs="Courier New"/>
          <w:color w:val="000000"/>
          <w:kern w:val="0"/>
          <w:szCs w:val="20"/>
        </w:rPr>
        <w:t xml:space="preserve"> </w:t>
      </w:r>
      <w:r w:rsidR="00F665DA">
        <w:rPr>
          <w:rFonts w:ascii="Courier New" w:hAnsi="Courier New" w:cs="Courier New"/>
          <w:b/>
          <w:bCs/>
          <w:color w:val="005032"/>
          <w:kern w:val="0"/>
          <w:szCs w:val="20"/>
        </w:rPr>
        <w:t>R</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id</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web</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intent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Intent</w:t>
      </w:r>
      <w:r>
        <w:rPr>
          <w:rFonts w:ascii="Courier New" w:hAnsi="Courier New" w:cs="Courier New"/>
          <w:color w:val="000000"/>
          <w:kern w:val="0"/>
          <w:szCs w:val="20"/>
        </w:rPr>
        <w:t>(</w:t>
      </w:r>
      <w:r>
        <w:rPr>
          <w:rFonts w:ascii="Courier New" w:hAnsi="Courier New" w:cs="Courier New"/>
          <w:b/>
          <w:bCs/>
          <w:color w:val="005032"/>
          <w:kern w:val="0"/>
          <w:szCs w:val="20"/>
        </w:rPr>
        <w:t>Intent</w:t>
      </w:r>
      <w:r>
        <w:rPr>
          <w:rFonts w:ascii="Courier New" w:hAnsi="Courier New" w:cs="Courier New"/>
          <w:color w:val="000000"/>
          <w:kern w:val="0"/>
          <w:szCs w:val="20"/>
        </w:rPr>
        <w:t>.</w:t>
      </w:r>
      <w:r>
        <w:rPr>
          <w:rFonts w:ascii="Courier New" w:hAnsi="Courier New" w:cs="Courier New"/>
          <w:i/>
          <w:iCs/>
          <w:color w:val="0000C0"/>
          <w:kern w:val="0"/>
          <w:szCs w:val="20"/>
        </w:rPr>
        <w:t>ACTION_VIEW</w:t>
      </w:r>
      <w:r>
        <w:rPr>
          <w:rFonts w:ascii="Courier New" w:hAnsi="Courier New" w:cs="Courier New"/>
          <w:color w:val="000000"/>
          <w:kern w:val="0"/>
          <w:szCs w:val="20"/>
        </w:rPr>
        <w:t xml:space="preserve">,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Uri</w:t>
      </w:r>
      <w:r>
        <w:rPr>
          <w:rFonts w:ascii="Courier New" w:hAnsi="Courier New" w:cs="Courier New"/>
          <w:color w:val="000000"/>
          <w:kern w:val="0"/>
          <w:szCs w:val="20"/>
        </w:rPr>
        <w:t>.</w:t>
      </w:r>
      <w:r>
        <w:rPr>
          <w:rFonts w:ascii="Courier New" w:hAnsi="Courier New" w:cs="Courier New"/>
          <w:i/>
          <w:iCs/>
          <w:color w:val="000000"/>
          <w:kern w:val="0"/>
          <w:szCs w:val="20"/>
        </w:rPr>
        <w:t>parse</w:t>
      </w:r>
      <w:r>
        <w:rPr>
          <w:rFonts w:ascii="Courier New" w:hAnsi="Courier New" w:cs="Courier New"/>
          <w:color w:val="000000"/>
          <w:kern w:val="0"/>
          <w:szCs w:val="20"/>
        </w:rPr>
        <w:t>(</w:t>
      </w:r>
      <w:r>
        <w:rPr>
          <w:rFonts w:ascii="Courier New" w:hAnsi="Courier New" w:cs="Courier New"/>
          <w:color w:val="2A00FF"/>
          <w:kern w:val="0"/>
          <w:szCs w:val="20"/>
        </w:rPr>
        <w:t>"http://www.google.com"</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 xml:space="preserve">(intent); </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dial</w:t>
      </w:r>
      <w:r>
        <w:rPr>
          <w:rFonts w:ascii="Courier New" w:hAnsi="Courier New" w:cs="Courier New"/>
          <w:color w:val="000000"/>
          <w:kern w:val="0"/>
          <w:szCs w:val="20"/>
        </w:rPr>
        <w:t>:</w:t>
      </w:r>
    </w:p>
    <w:p w:rsidR="00F665DA" w:rsidRDefault="00DE14F8" w:rsidP="00F665D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69" style="position:absolute;margin-left:-3.75pt;margin-top:.8pt;width:476.45pt;height:42.55pt;z-index:251704320"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t xml:space="preserve">intent = </w:t>
      </w:r>
      <w:r w:rsidR="00F665DA">
        <w:rPr>
          <w:rFonts w:ascii="Courier New" w:hAnsi="Courier New" w:cs="Courier New"/>
          <w:b/>
          <w:bCs/>
          <w:color w:val="7F0055"/>
          <w:kern w:val="0"/>
          <w:szCs w:val="20"/>
        </w:rPr>
        <w:t>new</w:t>
      </w:r>
      <w:r w:rsidR="00F665DA">
        <w:rPr>
          <w:rFonts w:ascii="Courier New" w:hAnsi="Courier New" w:cs="Courier New"/>
          <w:color w:val="000000"/>
          <w:kern w:val="0"/>
          <w:szCs w:val="20"/>
        </w:rPr>
        <w:t xml:space="preserve"> </w:t>
      </w:r>
      <w:r w:rsidR="00F665DA">
        <w:rPr>
          <w:rFonts w:ascii="Courier New" w:hAnsi="Courier New" w:cs="Courier New"/>
          <w:b/>
          <w:bCs/>
          <w:color w:val="008000"/>
          <w:kern w:val="0"/>
          <w:szCs w:val="20"/>
        </w:rPr>
        <w:t>Intent</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Intent</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ACTION_DIAL</w:t>
      </w:r>
      <w:r w:rsidR="00F665DA">
        <w:rPr>
          <w:rFonts w:ascii="Courier New" w:hAnsi="Courier New" w:cs="Courier New"/>
          <w:color w:val="000000"/>
          <w:kern w:val="0"/>
          <w:szCs w:val="20"/>
        </w:rPr>
        <w:t xml:space="preserve">, </w:t>
      </w:r>
      <w:r w:rsidR="00F665DA">
        <w:rPr>
          <w:rFonts w:ascii="Courier New" w:hAnsi="Courier New" w:cs="Courier New"/>
          <w:b/>
          <w:bCs/>
          <w:color w:val="005032"/>
          <w:kern w:val="0"/>
          <w:szCs w:val="20"/>
        </w:rPr>
        <w:t>Uri</w:t>
      </w:r>
      <w:r w:rsidR="00F665DA">
        <w:rPr>
          <w:rFonts w:ascii="Courier New" w:hAnsi="Courier New" w:cs="Courier New"/>
          <w:color w:val="000000"/>
          <w:kern w:val="0"/>
          <w:szCs w:val="20"/>
        </w:rPr>
        <w:t>.</w:t>
      </w:r>
      <w:r w:rsidR="00F665DA">
        <w:rPr>
          <w:rFonts w:ascii="Courier New" w:hAnsi="Courier New" w:cs="Courier New"/>
          <w:i/>
          <w:iCs/>
          <w:color w:val="000000"/>
          <w:kern w:val="0"/>
          <w:szCs w:val="20"/>
        </w:rPr>
        <w:t>parse</w:t>
      </w:r>
      <w:r w:rsidR="00F665DA">
        <w:rPr>
          <w:rFonts w:ascii="Courier New" w:hAnsi="Courier New" w:cs="Courier New"/>
          <w:color w:val="000000"/>
          <w:kern w:val="0"/>
          <w:szCs w:val="20"/>
        </w:rPr>
        <w:t>(</w:t>
      </w:r>
      <w:r w:rsidR="00F665DA">
        <w:rPr>
          <w:rFonts w:ascii="Courier New" w:hAnsi="Courier New" w:cs="Courier New"/>
          <w:color w:val="2A00FF"/>
          <w:kern w:val="0"/>
          <w:szCs w:val="20"/>
        </w:rPr>
        <w:t>"tel:015-123-4567"</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picture</w:t>
      </w:r>
      <w:r>
        <w:rPr>
          <w:rFonts w:ascii="Courier New" w:hAnsi="Courier New" w:cs="Courier New"/>
          <w:color w:val="000000"/>
          <w:kern w:val="0"/>
          <w:szCs w:val="20"/>
        </w:rPr>
        <w:t>:</w:t>
      </w:r>
    </w:p>
    <w:p w:rsidR="00F665DA" w:rsidRDefault="00DE14F8" w:rsidP="00F665D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70" style="position:absolute;margin-left:-3.75pt;margin-top:1.75pt;width:476.45pt;height:67.6pt;z-index:251705344"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t xml:space="preserve">intent = </w:t>
      </w:r>
      <w:r w:rsidR="00F665DA">
        <w:rPr>
          <w:rFonts w:ascii="Courier New" w:hAnsi="Courier New" w:cs="Courier New"/>
          <w:b/>
          <w:bCs/>
          <w:color w:val="7F0055"/>
          <w:kern w:val="0"/>
          <w:szCs w:val="20"/>
        </w:rPr>
        <w:t>new</w:t>
      </w:r>
      <w:r w:rsidR="00F665DA">
        <w:rPr>
          <w:rFonts w:ascii="Courier New" w:hAnsi="Courier New" w:cs="Courier New"/>
          <w:color w:val="000000"/>
          <w:kern w:val="0"/>
          <w:szCs w:val="20"/>
        </w:rPr>
        <w:t xml:space="preserve"> </w:t>
      </w:r>
      <w:r w:rsidR="00F665DA">
        <w:rPr>
          <w:rFonts w:ascii="Courier New" w:hAnsi="Courier New" w:cs="Courier New"/>
          <w:b/>
          <w:bCs/>
          <w:color w:val="008000"/>
          <w:kern w:val="0"/>
          <w:szCs w:val="20"/>
        </w:rPr>
        <w:t>Intent</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Intent</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ACTION_VIEW</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Uri</w:t>
      </w:r>
      <w:r>
        <w:rPr>
          <w:rFonts w:ascii="Courier New" w:hAnsi="Courier New" w:cs="Courier New"/>
          <w:color w:val="000000"/>
          <w:kern w:val="0"/>
          <w:szCs w:val="20"/>
        </w:rPr>
        <w:t xml:space="preserve"> uri = </w:t>
      </w:r>
      <w:r>
        <w:rPr>
          <w:rFonts w:ascii="Courier New" w:hAnsi="Courier New" w:cs="Courier New"/>
          <w:b/>
          <w:bCs/>
          <w:color w:val="005032"/>
          <w:kern w:val="0"/>
          <w:szCs w:val="20"/>
        </w:rPr>
        <w:t>Uri</w:t>
      </w:r>
      <w:r>
        <w:rPr>
          <w:rFonts w:ascii="Courier New" w:hAnsi="Courier New" w:cs="Courier New"/>
          <w:color w:val="000000"/>
          <w:kern w:val="0"/>
          <w:szCs w:val="20"/>
        </w:rPr>
        <w:t>.</w:t>
      </w:r>
      <w:r>
        <w:rPr>
          <w:rFonts w:ascii="Courier New" w:hAnsi="Courier New" w:cs="Courier New"/>
          <w:i/>
          <w:iCs/>
          <w:color w:val="000000"/>
          <w:kern w:val="0"/>
          <w:szCs w:val="20"/>
        </w:rPr>
        <w:t>fromFile</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File</w:t>
      </w:r>
      <w:r>
        <w:rPr>
          <w:rFonts w:ascii="Courier New" w:hAnsi="Courier New" w:cs="Courier New"/>
          <w:color w:val="000000"/>
          <w:kern w:val="0"/>
          <w:szCs w:val="20"/>
        </w:rPr>
        <w:t>(</w:t>
      </w:r>
      <w:r>
        <w:rPr>
          <w:rFonts w:ascii="Courier New" w:hAnsi="Courier New" w:cs="Courier New"/>
          <w:color w:val="2A00FF"/>
          <w:kern w:val="0"/>
          <w:szCs w:val="20"/>
        </w:rPr>
        <w:t>"/sdcard/test.jpg"</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intent.</w:t>
      </w:r>
      <w:r>
        <w:rPr>
          <w:rFonts w:ascii="Courier New" w:hAnsi="Courier New" w:cs="Courier New"/>
          <w:b/>
          <w:bCs/>
          <w:color w:val="008000"/>
          <w:kern w:val="0"/>
          <w:szCs w:val="20"/>
        </w:rPr>
        <w:t>setDataAndType</w:t>
      </w:r>
      <w:r>
        <w:rPr>
          <w:rFonts w:ascii="Courier New" w:hAnsi="Courier New" w:cs="Courier New"/>
          <w:color w:val="000000"/>
          <w:kern w:val="0"/>
          <w:szCs w:val="20"/>
        </w:rPr>
        <w:t xml:space="preserve">(uri, </w:t>
      </w:r>
      <w:r>
        <w:rPr>
          <w:rFonts w:ascii="Courier New" w:hAnsi="Courier New" w:cs="Courier New"/>
          <w:color w:val="2A00FF"/>
          <w:kern w:val="0"/>
          <w:szCs w:val="20"/>
        </w:rPr>
        <w:t>"image/jpeg"</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other</w:t>
      </w:r>
      <w:r>
        <w:rPr>
          <w:rFonts w:ascii="Courier New" w:hAnsi="Courier New" w:cs="Courier New"/>
          <w:color w:val="000000"/>
          <w:kern w:val="0"/>
          <w:szCs w:val="20"/>
        </w:rPr>
        <w:t>:</w:t>
      </w:r>
    </w:p>
    <w:p w:rsidR="00F665DA" w:rsidRDefault="00DE14F8" w:rsidP="00F665D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71" style="position:absolute;margin-left:-3.75pt;margin-top:.1pt;width:476.45pt;height:80.75pt;z-index:251706368" filled="f" strokecolor="red" strokeweight="1.5pt"/>
        </w:pict>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r>
      <w:r w:rsidR="00F665DA">
        <w:rPr>
          <w:rFonts w:ascii="Courier New" w:hAnsi="Courier New" w:cs="Courier New"/>
          <w:color w:val="000000"/>
          <w:kern w:val="0"/>
          <w:szCs w:val="20"/>
        </w:rPr>
        <w:tab/>
        <w:t xml:space="preserve">intent = </w:t>
      </w:r>
      <w:r w:rsidR="00F665DA">
        <w:rPr>
          <w:rFonts w:ascii="Courier New" w:hAnsi="Courier New" w:cs="Courier New"/>
          <w:b/>
          <w:bCs/>
          <w:color w:val="7F0055"/>
          <w:kern w:val="0"/>
          <w:szCs w:val="20"/>
        </w:rPr>
        <w:t>new</w:t>
      </w:r>
      <w:r w:rsidR="00F665DA">
        <w:rPr>
          <w:rFonts w:ascii="Courier New" w:hAnsi="Courier New" w:cs="Courier New"/>
          <w:color w:val="000000"/>
          <w:kern w:val="0"/>
          <w:szCs w:val="20"/>
        </w:rPr>
        <w:t xml:space="preserve"> </w:t>
      </w:r>
      <w:r w:rsidR="00F665DA">
        <w:rPr>
          <w:rFonts w:ascii="Courier New" w:hAnsi="Courier New" w:cs="Courier New"/>
          <w:b/>
          <w:bCs/>
          <w:color w:val="008000"/>
          <w:kern w:val="0"/>
          <w:szCs w:val="20"/>
        </w:rPr>
        <w:t>Intent</w:t>
      </w:r>
      <w:r w:rsidR="00F665DA">
        <w:rPr>
          <w:rFonts w:ascii="Courier New" w:hAnsi="Courier New" w:cs="Courier New"/>
          <w:color w:val="000000"/>
          <w:kern w:val="0"/>
          <w:szCs w:val="20"/>
        </w:rPr>
        <w:t>(</w:t>
      </w:r>
      <w:r w:rsidR="00F665DA">
        <w:rPr>
          <w:rFonts w:ascii="Courier New" w:hAnsi="Courier New" w:cs="Courier New"/>
          <w:b/>
          <w:bCs/>
          <w:color w:val="005032"/>
          <w:kern w:val="0"/>
          <w:szCs w:val="20"/>
        </w:rPr>
        <w:t>Intent</w:t>
      </w:r>
      <w:r w:rsidR="00F665DA">
        <w:rPr>
          <w:rFonts w:ascii="Courier New" w:hAnsi="Courier New" w:cs="Courier New"/>
          <w:color w:val="000000"/>
          <w:kern w:val="0"/>
          <w:szCs w:val="20"/>
        </w:rPr>
        <w:t>.</w:t>
      </w:r>
      <w:r w:rsidR="00F665DA">
        <w:rPr>
          <w:rFonts w:ascii="Courier New" w:hAnsi="Courier New" w:cs="Courier New"/>
          <w:i/>
          <w:iCs/>
          <w:color w:val="0000C0"/>
          <w:kern w:val="0"/>
          <w:szCs w:val="20"/>
        </w:rPr>
        <w:t>ACTION_MAIN</w:t>
      </w:r>
      <w:r w:rsidR="00F665DA">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intent.</w:t>
      </w:r>
      <w:r>
        <w:rPr>
          <w:rFonts w:ascii="Courier New" w:hAnsi="Courier New" w:cs="Courier New"/>
          <w:b/>
          <w:bCs/>
          <w:color w:val="008000"/>
          <w:kern w:val="0"/>
          <w:szCs w:val="20"/>
        </w:rPr>
        <w:t>setComponent</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ComponentName</w:t>
      </w:r>
      <w:r>
        <w:rPr>
          <w:rFonts w:ascii="Courier New" w:hAnsi="Courier New" w:cs="Courier New"/>
          <w:color w:val="000000"/>
          <w:kern w:val="0"/>
          <w:szCs w:val="20"/>
        </w:rPr>
        <w:t>(</w:t>
      </w:r>
      <w:r>
        <w:rPr>
          <w:rFonts w:ascii="Courier New" w:hAnsi="Courier New" w:cs="Courier New"/>
          <w:color w:val="2A00FF"/>
          <w:kern w:val="0"/>
          <w:szCs w:val="20"/>
        </w:rPr>
        <w:t>"exam.Input"</w:t>
      </w:r>
      <w:r>
        <w:rPr>
          <w:rFonts w:ascii="Courier New" w:hAnsi="Courier New" w:cs="Courier New"/>
          <w:color w:val="000000"/>
          <w:kern w:val="0"/>
          <w:szCs w:val="20"/>
        </w:rPr>
        <w:t>,</w:t>
      </w:r>
      <w:r>
        <w:rPr>
          <w:rFonts w:ascii="Courier New" w:hAnsi="Courier New" w:cs="Courier New"/>
          <w:color w:val="000000"/>
          <w:kern w:val="0"/>
          <w:szCs w:val="20"/>
        </w:rPr>
        <w:tab/>
      </w:r>
      <w:r>
        <w:rPr>
          <w:rFonts w:ascii="Courier New" w:hAnsi="Courier New" w:cs="Courier New"/>
          <w:color w:val="2A00FF"/>
          <w:kern w:val="0"/>
          <w:szCs w:val="20"/>
        </w:rPr>
        <w:t>"exam.Input.Input"</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//intent.setClassName("exam.Input",</w:t>
      </w:r>
      <w:r>
        <w:rPr>
          <w:rFonts w:ascii="Courier New" w:hAnsi="Courier New" w:cs="Courier New"/>
          <w:color w:val="3F7F5F"/>
          <w:kern w:val="0"/>
          <w:szCs w:val="20"/>
        </w:rPr>
        <w:tab/>
        <w:t>"exam.Input.Input");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startActivity</w:t>
      </w:r>
      <w:r>
        <w:rPr>
          <w:rFonts w:ascii="Courier New" w:hAnsi="Courier New" w:cs="Courier New"/>
          <w:color w:val="000000"/>
          <w:kern w:val="0"/>
          <w:szCs w:val="20"/>
        </w:rPr>
        <w:t>(intent);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F665DA" w:rsidRDefault="00F665DA" w:rsidP="00F665D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665DA" w:rsidRDefault="00F665DA" w:rsidP="00F665D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p>
    <w:p w:rsidR="00697083" w:rsidRDefault="00697083" w:rsidP="00F665DA">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552</w:t>
      </w:r>
    </w:p>
    <w:p w:rsidR="00697083" w:rsidRPr="006148D2" w:rsidRDefault="00EF6B4D" w:rsidP="006148D2">
      <w:pPr>
        <w:pStyle w:val="a7"/>
        <w:numPr>
          <w:ilvl w:val="0"/>
          <w:numId w:val="2"/>
        </w:numPr>
        <w:wordWrap/>
        <w:adjustRightInd w:val="0"/>
        <w:ind w:leftChars="0"/>
        <w:jc w:val="left"/>
        <w:rPr>
          <w:rFonts w:ascii="Courier New" w:hAnsi="Courier New" w:cs="Courier New"/>
          <w:color w:val="000000"/>
          <w:kern w:val="0"/>
          <w:szCs w:val="20"/>
        </w:rPr>
      </w:pPr>
      <w:r w:rsidRPr="006148D2">
        <w:rPr>
          <w:rFonts w:ascii="Courier New" w:hAnsi="Courier New" w:cs="Courier New" w:hint="eastAsia"/>
          <w:color w:val="000000"/>
          <w:kern w:val="0"/>
          <w:szCs w:val="20"/>
        </w:rPr>
        <w:t>첫번째</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뭐를</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보여줘라</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구굴</w:t>
      </w:r>
      <w:r w:rsidRPr="006148D2">
        <w:rPr>
          <w:rFonts w:ascii="Courier New" w:hAnsi="Courier New" w:cs="Courier New" w:hint="eastAsia"/>
          <w:color w:val="000000"/>
          <w:kern w:val="0"/>
          <w:szCs w:val="20"/>
        </w:rPr>
        <w:t>URI</w:t>
      </w:r>
      <w:r w:rsidRPr="006148D2">
        <w:rPr>
          <w:rFonts w:ascii="Courier New" w:hAnsi="Courier New" w:cs="Courier New" w:hint="eastAsia"/>
          <w:color w:val="000000"/>
          <w:kern w:val="0"/>
          <w:szCs w:val="20"/>
        </w:rPr>
        <w:t>전송</w:t>
      </w:r>
    </w:p>
    <w:p w:rsidR="00EF6B4D" w:rsidRPr="006148D2" w:rsidRDefault="00EF6B4D" w:rsidP="006148D2">
      <w:pPr>
        <w:pStyle w:val="a7"/>
        <w:numPr>
          <w:ilvl w:val="0"/>
          <w:numId w:val="2"/>
        </w:numPr>
        <w:wordWrap/>
        <w:adjustRightInd w:val="0"/>
        <w:ind w:leftChars="0"/>
        <w:jc w:val="left"/>
        <w:rPr>
          <w:rFonts w:ascii="Courier New" w:hAnsi="Courier New" w:cs="Courier New"/>
          <w:color w:val="000000"/>
          <w:kern w:val="0"/>
          <w:szCs w:val="20"/>
        </w:rPr>
      </w:pPr>
      <w:r w:rsidRPr="006148D2">
        <w:rPr>
          <w:rFonts w:ascii="Courier New" w:hAnsi="Courier New" w:cs="Courier New" w:hint="eastAsia"/>
          <w:color w:val="000000"/>
          <w:kern w:val="0"/>
          <w:szCs w:val="20"/>
        </w:rPr>
        <w:t>두번째</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다이얼을</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하는데</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번호로한다</w:t>
      </w:r>
    </w:p>
    <w:p w:rsidR="006148D2" w:rsidRDefault="006148D2" w:rsidP="006148D2">
      <w:pPr>
        <w:pStyle w:val="a7"/>
        <w:numPr>
          <w:ilvl w:val="0"/>
          <w:numId w:val="2"/>
        </w:numPr>
        <w:wordWrap/>
        <w:adjustRightInd w:val="0"/>
        <w:ind w:leftChars="0"/>
        <w:jc w:val="left"/>
        <w:rPr>
          <w:rFonts w:ascii="Courier New" w:hAnsi="Courier New" w:cs="Courier New"/>
          <w:color w:val="000000"/>
          <w:kern w:val="0"/>
          <w:szCs w:val="20"/>
        </w:rPr>
      </w:pPr>
      <w:r w:rsidRPr="006148D2">
        <w:rPr>
          <w:rFonts w:ascii="Courier New" w:hAnsi="Courier New" w:cs="Courier New" w:hint="eastAsia"/>
          <w:color w:val="000000"/>
          <w:kern w:val="0"/>
          <w:szCs w:val="20"/>
        </w:rPr>
        <w:t>해당</w:t>
      </w:r>
      <w:r w:rsidRPr="006148D2">
        <w:rPr>
          <w:rFonts w:ascii="Courier New" w:hAnsi="Courier New" w:cs="Courier New" w:hint="eastAsia"/>
          <w:color w:val="000000"/>
          <w:kern w:val="0"/>
          <w:szCs w:val="20"/>
        </w:rPr>
        <w:t>jpg</w:t>
      </w:r>
      <w:r w:rsidRPr="006148D2">
        <w:rPr>
          <w:rFonts w:ascii="Courier New" w:hAnsi="Courier New" w:cs="Courier New" w:hint="eastAsia"/>
          <w:color w:val="000000"/>
          <w:kern w:val="0"/>
          <w:szCs w:val="20"/>
        </w:rPr>
        <w:t>를</w:t>
      </w:r>
      <w:r w:rsidRPr="006148D2">
        <w:rPr>
          <w:rFonts w:ascii="Courier New" w:hAnsi="Courier New" w:cs="Courier New" w:hint="eastAsia"/>
          <w:color w:val="000000"/>
          <w:kern w:val="0"/>
          <w:szCs w:val="20"/>
        </w:rPr>
        <w:t xml:space="preserve"> </w:t>
      </w:r>
      <w:r w:rsidRPr="006148D2">
        <w:rPr>
          <w:rFonts w:ascii="Courier New" w:hAnsi="Courier New" w:cs="Courier New" w:hint="eastAsia"/>
          <w:color w:val="000000"/>
          <w:kern w:val="0"/>
          <w:szCs w:val="20"/>
        </w:rPr>
        <w:t>보여줘라</w:t>
      </w:r>
    </w:p>
    <w:p w:rsidR="00AC4919" w:rsidRDefault="006148D2" w:rsidP="006148D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해당</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액티브티를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뛰어라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없으면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오류난다</w:t>
      </w:r>
    </w:p>
    <w:p w:rsidR="00AC4919" w:rsidRDefault="00AC4919">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6148D2" w:rsidRDefault="00AC4919" w:rsidP="00AC4919">
      <w:pPr>
        <w:wordWrap/>
        <w:adjustRightInd w:val="0"/>
        <w:jc w:val="left"/>
        <w:rPr>
          <w:rFonts w:ascii="Courier New" w:hAnsi="Courier New" w:cs="Courier New"/>
          <w:b/>
          <w:color w:val="000000"/>
          <w:kern w:val="0"/>
          <w:sz w:val="32"/>
          <w:szCs w:val="20"/>
        </w:rPr>
      </w:pPr>
      <w:r w:rsidRPr="00AC4919">
        <w:rPr>
          <w:rFonts w:ascii="Courier New" w:hAnsi="Courier New" w:cs="Courier New" w:hint="eastAsia"/>
          <w:b/>
          <w:color w:val="000000"/>
          <w:kern w:val="0"/>
          <w:sz w:val="32"/>
          <w:szCs w:val="20"/>
        </w:rPr>
        <w:lastRenderedPageBreak/>
        <w:t>액티브티간의</w:t>
      </w:r>
      <w:r w:rsidRPr="00AC4919">
        <w:rPr>
          <w:rFonts w:ascii="Courier New" w:hAnsi="Courier New" w:cs="Courier New" w:hint="eastAsia"/>
          <w:b/>
          <w:color w:val="000000"/>
          <w:kern w:val="0"/>
          <w:sz w:val="32"/>
          <w:szCs w:val="20"/>
        </w:rPr>
        <w:t xml:space="preserve"> </w:t>
      </w:r>
      <w:r w:rsidRPr="00AC4919">
        <w:rPr>
          <w:rFonts w:ascii="Courier New" w:hAnsi="Courier New" w:cs="Courier New" w:hint="eastAsia"/>
          <w:b/>
          <w:color w:val="000000"/>
          <w:kern w:val="0"/>
          <w:sz w:val="32"/>
          <w:szCs w:val="20"/>
        </w:rPr>
        <w:t>통신</w:t>
      </w:r>
      <w:r w:rsidR="00B75992">
        <w:rPr>
          <w:rFonts w:ascii="Courier New" w:hAnsi="Courier New" w:cs="Courier New" w:hint="eastAsia"/>
          <w:b/>
          <w:color w:val="000000"/>
          <w:kern w:val="0"/>
          <w:sz w:val="32"/>
          <w:szCs w:val="20"/>
        </w:rPr>
        <w:t xml:space="preserve"> 553</w:t>
      </w:r>
    </w:p>
    <w:p w:rsidR="00AC4919" w:rsidRDefault="00FA3C3C" w:rsidP="00FA3C3C">
      <w:pPr>
        <w:wordWrap/>
        <w:adjustRightInd w:val="0"/>
        <w:jc w:val="left"/>
        <w:rPr>
          <w:rFonts w:ascii="Courier New" w:hAnsi="Courier New" w:cs="Courier New"/>
          <w:color w:val="000000"/>
          <w:kern w:val="0"/>
          <w:szCs w:val="20"/>
        </w:rPr>
      </w:pPr>
      <w:r w:rsidRPr="00FA3C3C">
        <w:rPr>
          <w:rFonts w:ascii="Courier New" w:hAnsi="Courier New" w:cs="Courier New" w:hint="eastAsia"/>
          <w:color w:val="000000"/>
          <w:kern w:val="0"/>
          <w:szCs w:val="20"/>
        </w:rPr>
        <w:t>인텐트는</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액티비티간의</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인수와</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리턴값을</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전달하는</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도구로</w:t>
      </w:r>
      <w:r w:rsidRPr="00FA3C3C">
        <w:rPr>
          <w:rFonts w:ascii="Courier New" w:hAnsi="Courier New" w:cs="Courier New" w:hint="eastAsia"/>
          <w:color w:val="000000"/>
          <w:kern w:val="0"/>
          <w:szCs w:val="20"/>
        </w:rPr>
        <w:t xml:space="preserve"> </w:t>
      </w:r>
      <w:r w:rsidRPr="00FA3C3C">
        <w:rPr>
          <w:rFonts w:ascii="Courier New" w:hAnsi="Courier New" w:cs="Courier New" w:hint="eastAsia"/>
          <w:color w:val="000000"/>
          <w:kern w:val="0"/>
          <w:szCs w:val="20"/>
        </w:rPr>
        <w:t>사용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된다</w:t>
      </w:r>
    </w:p>
    <w:p w:rsidR="00FA3C3C" w:rsidRDefault="00FA3C3C" w:rsidP="00FA3C3C">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이때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주로</w:t>
      </w:r>
      <w:r>
        <w:rPr>
          <w:rFonts w:ascii="Courier New" w:hAnsi="Courier New" w:cs="Courier New" w:hint="eastAsia"/>
          <w:color w:val="000000"/>
          <w:kern w:val="0"/>
          <w:szCs w:val="20"/>
        </w:rPr>
        <w:t xml:space="preserve"> Bundle </w:t>
      </w:r>
      <w:r>
        <w:rPr>
          <w:rFonts w:ascii="Courier New" w:hAnsi="Courier New" w:cs="Courier New" w:hint="eastAsia"/>
          <w:color w:val="000000"/>
          <w:kern w:val="0"/>
          <w:szCs w:val="20"/>
        </w:rPr>
        <w:t>타입의</w:t>
      </w:r>
      <w:r>
        <w:rPr>
          <w:rFonts w:ascii="Courier New" w:hAnsi="Courier New" w:cs="Courier New" w:hint="eastAsia"/>
          <w:color w:val="000000"/>
          <w:kern w:val="0"/>
          <w:szCs w:val="20"/>
        </w:rPr>
        <w:t xml:space="preserve"> Extras</w:t>
      </w:r>
      <w:r>
        <w:rPr>
          <w:rFonts w:ascii="Courier New" w:hAnsi="Courier New" w:cs="Courier New" w:hint="eastAsia"/>
          <w:color w:val="000000"/>
          <w:kern w:val="0"/>
          <w:szCs w:val="20"/>
        </w:rPr>
        <w:t>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활용하는데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이름고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ㅏ값의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쌍으로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임의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타입의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원하는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개수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만큼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전달할수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있다</w:t>
      </w:r>
      <w:r>
        <w:rPr>
          <w:rFonts w:ascii="Courier New" w:hAnsi="Courier New" w:cs="Courier New" w:hint="eastAsia"/>
          <w:color w:val="000000"/>
          <w:kern w:val="0"/>
          <w:szCs w:val="20"/>
        </w:rPr>
        <w:t xml:space="preserve"> </w:t>
      </w:r>
    </w:p>
    <w:p w:rsidR="00D730FC" w:rsidRPr="00D730FC" w:rsidRDefault="00D730FC" w:rsidP="00D730FC">
      <w:pPr>
        <w:pStyle w:val="a7"/>
        <w:numPr>
          <w:ilvl w:val="0"/>
          <w:numId w:val="2"/>
        </w:numPr>
        <w:wordWrap/>
        <w:adjustRightInd w:val="0"/>
        <w:ind w:leftChars="0"/>
        <w:jc w:val="left"/>
        <w:rPr>
          <w:rFonts w:ascii="Courier New" w:hAnsi="Courier New" w:cs="Courier New"/>
          <w:color w:val="000000"/>
          <w:kern w:val="0"/>
          <w:szCs w:val="20"/>
        </w:rPr>
      </w:pPr>
      <w:r w:rsidRPr="00D730FC">
        <w:rPr>
          <w:rFonts w:ascii="Courier New" w:hAnsi="Courier New" w:cs="Courier New" w:hint="eastAsia"/>
          <w:color w:val="000000"/>
          <w:kern w:val="0"/>
          <w:szCs w:val="20"/>
        </w:rPr>
        <w:t>넣기</w:t>
      </w:r>
    </w:p>
    <w:p w:rsidR="00145BE4" w:rsidRDefault="00145BE4" w:rsidP="00D730FC">
      <w:pPr>
        <w:wordWrap/>
        <w:adjustRightInd w:val="0"/>
        <w:ind w:leftChars="300" w:left="600"/>
        <w:jc w:val="left"/>
        <w:rPr>
          <w:rFonts w:ascii="Courier New" w:hAnsi="Courier New" w:cs="Courier New"/>
          <w:color w:val="000000"/>
          <w:kern w:val="0"/>
          <w:szCs w:val="20"/>
        </w:rPr>
      </w:pPr>
      <w:r>
        <w:rPr>
          <w:rFonts w:ascii="Courier New" w:hAnsi="Courier New" w:cs="Courier New"/>
          <w:color w:val="000000"/>
          <w:kern w:val="0"/>
          <w:szCs w:val="20"/>
        </w:rPr>
        <w:t>I</w:t>
      </w:r>
      <w:r>
        <w:rPr>
          <w:rFonts w:ascii="Courier New" w:hAnsi="Courier New" w:cs="Courier New" w:hint="eastAsia"/>
          <w:color w:val="000000"/>
          <w:kern w:val="0"/>
          <w:szCs w:val="20"/>
        </w:rPr>
        <w:t>ntent putExtra(String name,int value);</w:t>
      </w:r>
    </w:p>
    <w:p w:rsidR="00145BE4" w:rsidRDefault="00145BE4" w:rsidP="00D730FC">
      <w:pPr>
        <w:wordWrap/>
        <w:adjustRightInd w:val="0"/>
        <w:ind w:leftChars="300" w:left="600"/>
        <w:jc w:val="left"/>
        <w:rPr>
          <w:rFonts w:ascii="Courier New" w:hAnsi="Courier New" w:cs="Courier New"/>
          <w:color w:val="000000"/>
          <w:kern w:val="0"/>
          <w:szCs w:val="20"/>
        </w:rPr>
      </w:pPr>
      <w:r>
        <w:rPr>
          <w:rFonts w:ascii="Courier New" w:hAnsi="Courier New" w:cs="Courier New"/>
          <w:color w:val="000000"/>
          <w:kern w:val="0"/>
          <w:szCs w:val="20"/>
        </w:rPr>
        <w:t>I</w:t>
      </w:r>
      <w:r>
        <w:rPr>
          <w:rFonts w:ascii="Courier New" w:hAnsi="Courier New" w:cs="Courier New" w:hint="eastAsia"/>
          <w:color w:val="000000"/>
          <w:kern w:val="0"/>
          <w:szCs w:val="20"/>
        </w:rPr>
        <w:t>ntent putExtra(String name,String value);</w:t>
      </w:r>
    </w:p>
    <w:p w:rsidR="00145BE4" w:rsidRDefault="00145BE4" w:rsidP="00D730FC">
      <w:pPr>
        <w:wordWrap/>
        <w:adjustRightInd w:val="0"/>
        <w:ind w:leftChars="300" w:left="600"/>
        <w:jc w:val="left"/>
        <w:rPr>
          <w:rFonts w:ascii="Courier New" w:hAnsi="Courier New" w:cs="Courier New"/>
          <w:color w:val="000000"/>
          <w:kern w:val="0"/>
          <w:szCs w:val="20"/>
        </w:rPr>
      </w:pPr>
      <w:r>
        <w:rPr>
          <w:rFonts w:ascii="Courier New" w:hAnsi="Courier New" w:cs="Courier New"/>
          <w:color w:val="000000"/>
          <w:kern w:val="0"/>
          <w:szCs w:val="20"/>
        </w:rPr>
        <w:t>I</w:t>
      </w:r>
      <w:r>
        <w:rPr>
          <w:rFonts w:ascii="Courier New" w:hAnsi="Courier New" w:cs="Courier New" w:hint="eastAsia"/>
          <w:color w:val="000000"/>
          <w:kern w:val="0"/>
          <w:szCs w:val="20"/>
        </w:rPr>
        <w:t>ntent putExtra(String name,boolean value);</w:t>
      </w:r>
    </w:p>
    <w:p w:rsidR="00145BE4" w:rsidRDefault="00EA6553" w:rsidP="00D730F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꺼내기</w:t>
      </w:r>
    </w:p>
    <w:p w:rsidR="00D730FC" w:rsidRDefault="00D730FC" w:rsidP="00D730FC">
      <w:pPr>
        <w:pStyle w:val="a7"/>
        <w:wordWrap/>
        <w:adjustRightInd w:val="0"/>
        <w:ind w:leftChars="0" w:left="760"/>
        <w:jc w:val="left"/>
        <w:rPr>
          <w:rFonts w:ascii="Courier New" w:hAnsi="Courier New" w:cs="Courier New"/>
          <w:color w:val="000000"/>
          <w:kern w:val="0"/>
          <w:szCs w:val="20"/>
        </w:rPr>
      </w:pPr>
      <w:r>
        <w:rPr>
          <w:rFonts w:ascii="Courier New" w:hAnsi="Courier New" w:cs="Courier New" w:hint="eastAsia"/>
          <w:color w:val="000000"/>
          <w:kern w:val="0"/>
          <w:szCs w:val="20"/>
        </w:rPr>
        <w:t>getIntExtra(String name,int defaultValue)</w:t>
      </w:r>
    </w:p>
    <w:p w:rsidR="00D730FC" w:rsidRDefault="00D730FC" w:rsidP="00D730FC">
      <w:pPr>
        <w:pStyle w:val="a7"/>
        <w:wordWrap/>
        <w:adjustRightInd w:val="0"/>
        <w:ind w:leftChars="0" w:left="760"/>
        <w:jc w:val="left"/>
        <w:rPr>
          <w:rFonts w:ascii="Courier New" w:hAnsi="Courier New" w:cs="Courier New"/>
          <w:color w:val="000000"/>
          <w:kern w:val="0"/>
          <w:szCs w:val="20"/>
        </w:rPr>
      </w:pPr>
      <w:r>
        <w:rPr>
          <w:rFonts w:ascii="Courier New" w:hAnsi="Courier New" w:cs="Courier New" w:hint="eastAsia"/>
          <w:color w:val="000000"/>
          <w:kern w:val="0"/>
          <w:szCs w:val="20"/>
        </w:rPr>
        <w:t>String getStringExtra(String name)</w:t>
      </w:r>
    </w:p>
    <w:p w:rsidR="00D730FC" w:rsidRPr="00D730FC" w:rsidRDefault="00D730FC" w:rsidP="00D730FC">
      <w:pPr>
        <w:pStyle w:val="a7"/>
        <w:wordWrap/>
        <w:adjustRightInd w:val="0"/>
        <w:ind w:leftChars="0" w:left="760"/>
        <w:jc w:val="left"/>
        <w:rPr>
          <w:rFonts w:ascii="Courier New" w:hAnsi="Courier New" w:cs="Courier New"/>
          <w:color w:val="000000"/>
          <w:kern w:val="0"/>
          <w:szCs w:val="20"/>
        </w:rPr>
      </w:pPr>
      <w:r>
        <w:rPr>
          <w:rFonts w:ascii="Courier New" w:hAnsi="Courier New" w:cs="Courier New"/>
          <w:color w:val="000000"/>
          <w:kern w:val="0"/>
          <w:szCs w:val="20"/>
        </w:rPr>
        <w:t>Boolean</w:t>
      </w:r>
      <w:r>
        <w:rPr>
          <w:rFonts w:ascii="Courier New" w:hAnsi="Courier New" w:cs="Courier New" w:hint="eastAsia"/>
          <w:color w:val="000000"/>
          <w:kern w:val="0"/>
          <w:szCs w:val="20"/>
        </w:rPr>
        <w:t xml:space="preserve"> getBooleanExtra(String name,</w:t>
      </w:r>
      <w:r>
        <w:rPr>
          <w:rFonts w:ascii="Courier New" w:hAnsi="Courier New" w:cs="Courier New"/>
          <w:color w:val="000000"/>
          <w:kern w:val="0"/>
          <w:szCs w:val="20"/>
        </w:rPr>
        <w:t>Boolean</w:t>
      </w:r>
      <w:r>
        <w:rPr>
          <w:rFonts w:ascii="Courier New" w:hAnsi="Courier New" w:cs="Courier New" w:hint="eastAsia"/>
          <w:color w:val="000000"/>
          <w:kern w:val="0"/>
          <w:szCs w:val="20"/>
        </w:rPr>
        <w:t xml:space="preserve"> defaultValue);</w:t>
      </w:r>
    </w:p>
    <w:p w:rsidR="00D730FC" w:rsidRPr="00145BE4" w:rsidRDefault="00D730FC" w:rsidP="00FA3C3C">
      <w:pPr>
        <w:wordWrap/>
        <w:adjustRightInd w:val="0"/>
        <w:jc w:val="left"/>
        <w:rPr>
          <w:rFonts w:ascii="Courier New" w:hAnsi="Courier New" w:cs="Courier New"/>
          <w:color w:val="000000"/>
          <w:kern w:val="0"/>
          <w:szCs w:val="20"/>
        </w:rPr>
      </w:pPr>
    </w:p>
    <w:p w:rsidR="00FA3C3C" w:rsidRDefault="00FA3C3C" w:rsidP="00FA3C3C">
      <w:pPr>
        <w:wordWrap/>
        <w:adjustRightInd w:val="0"/>
        <w:jc w:val="left"/>
        <w:rPr>
          <w:rFonts w:ascii="Courier New" w:hAnsi="Courier New" w:cs="Courier New"/>
          <w:color w:val="000000"/>
          <w:kern w:val="0"/>
          <w:szCs w:val="20"/>
        </w:rPr>
      </w:pPr>
    </w:p>
    <w:p w:rsidR="00B4371B" w:rsidRPr="00FA3C3C" w:rsidRDefault="00E05E9B" w:rsidP="00FA3C3C">
      <w:pPr>
        <w:wordWrap/>
        <w:adjustRightInd w:val="0"/>
        <w:jc w:val="left"/>
        <w:rPr>
          <w:rFonts w:ascii="Courier New" w:hAnsi="Courier New" w:cs="Courier New"/>
          <w:color w:val="000000"/>
          <w:kern w:val="0"/>
          <w:szCs w:val="20"/>
        </w:rPr>
      </w:pPr>
      <w:r>
        <w:rPr>
          <w:rFonts w:ascii="Courier New" w:hAnsi="Courier New" w:cs="Courier New"/>
          <w:noProof/>
          <w:color w:val="000000"/>
          <w:kern w:val="0"/>
          <w:szCs w:val="20"/>
        </w:rPr>
        <w:drawing>
          <wp:anchor distT="0" distB="0" distL="114300" distR="114300" simplePos="0" relativeHeight="251707392" behindDoc="0" locked="0" layoutInCell="1" allowOverlap="1">
            <wp:simplePos x="0" y="0"/>
            <wp:positionH relativeFrom="column">
              <wp:posOffset>2229317</wp:posOffset>
            </wp:positionH>
            <wp:positionV relativeFrom="paragraph">
              <wp:posOffset>2795488</wp:posOffset>
            </wp:positionV>
            <wp:extent cx="3525404" cy="3380923"/>
            <wp:effectExtent l="19050" t="19050" r="17896" b="9977"/>
            <wp:wrapNone/>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3525404" cy="3380923"/>
                    </a:xfrm>
                    <a:prstGeom prst="rect">
                      <a:avLst/>
                    </a:prstGeom>
                    <a:noFill/>
                    <a:ln w="9525">
                      <a:solidFill>
                        <a:schemeClr val="tx1"/>
                      </a:solidFill>
                      <a:miter lim="800000"/>
                      <a:headEnd/>
                      <a:tailEnd/>
                    </a:ln>
                  </pic:spPr>
                </pic:pic>
              </a:graphicData>
            </a:graphic>
          </wp:anchor>
        </w:drawing>
      </w:r>
      <w:r w:rsidR="00DE14F8">
        <w:rPr>
          <w:rFonts w:ascii="Courier New" w:hAnsi="Courier New" w:cs="Courier New"/>
          <w:noProof/>
          <w:color w:val="000000"/>
          <w:kern w:val="0"/>
          <w:szCs w:val="20"/>
        </w:rPr>
        <w:pict>
          <v:shape id="_x0000_s1072" type="#_x0000_t32" style="position:absolute;margin-left:203.4pt;margin-top:133.8pt;width:82.75pt;height:156.6pt;z-index:251708416;mso-position-horizontal-relative:text;mso-position-vertical-relative:text" o:connectortype="straight">
            <v:stroke endarrow="block"/>
          </v:shape>
        </w:pict>
      </w:r>
      <w:r w:rsidR="00B4371B">
        <w:rPr>
          <w:rFonts w:ascii="Courier New" w:hAnsi="Courier New" w:cs="Courier New" w:hint="eastAsia"/>
          <w:noProof/>
          <w:color w:val="000000"/>
          <w:kern w:val="0"/>
          <w:szCs w:val="20"/>
        </w:rPr>
        <w:drawing>
          <wp:inline distT="0" distB="0" distL="0" distR="0">
            <wp:extent cx="4094138" cy="3132814"/>
            <wp:effectExtent l="19050" t="19050" r="20662" b="10436"/>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110336" cy="3145208"/>
                    </a:xfrm>
                    <a:prstGeom prst="rect">
                      <a:avLst/>
                    </a:prstGeom>
                    <a:noFill/>
                    <a:ln w="12700">
                      <a:solidFill>
                        <a:schemeClr val="tx1"/>
                      </a:solidFill>
                      <a:miter lim="800000"/>
                      <a:headEnd/>
                      <a:tailEnd/>
                    </a:ln>
                  </pic:spPr>
                </pic:pic>
              </a:graphicData>
            </a:graphic>
          </wp:inline>
        </w:drawing>
      </w:r>
    </w:p>
    <w:p w:rsidR="00B4371B" w:rsidRDefault="00B4371B">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b/>
          <w:bCs/>
          <w:color w:val="7F0055"/>
          <w:kern w:val="0"/>
          <w:sz w:val="18"/>
          <w:szCs w:val="20"/>
        </w:rPr>
        <w:lastRenderedPageBreak/>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class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callactivity</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extends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Activity</w:t>
      </w:r>
      <w:r w:rsidRPr="00DA05DF">
        <w:rPr>
          <w:rFonts w:ascii="Courier New" w:hAnsi="Courier New" w:cs="Courier New"/>
          <w:color w:val="000000"/>
          <w:kern w:val="0"/>
          <w:sz w:val="18"/>
          <w:szCs w:val="20"/>
        </w:rPr>
        <w:t xml:space="preserv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3F5FBF"/>
          <w:kern w:val="0"/>
          <w:sz w:val="18"/>
          <w:szCs w:val="20"/>
        </w:rPr>
        <w:t>/** Called when the activity is first created.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TextView</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final</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static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int</w:t>
      </w:r>
      <w:r w:rsidRPr="00DA05DF">
        <w:rPr>
          <w:rFonts w:ascii="Courier New" w:hAnsi="Courier New" w:cs="Courier New"/>
          <w:color w:val="000000"/>
          <w:kern w:val="0"/>
          <w:sz w:val="18"/>
          <w:szCs w:val="20"/>
        </w:rPr>
        <w:t xml:space="preserve"> </w:t>
      </w:r>
      <w:r w:rsidRPr="00DA05DF">
        <w:rPr>
          <w:rFonts w:ascii="Courier New" w:hAnsi="Courier New" w:cs="Courier New"/>
          <w:i/>
          <w:iCs/>
          <w:color w:val="0000C0"/>
          <w:kern w:val="0"/>
          <w:sz w:val="18"/>
          <w:szCs w:val="20"/>
        </w:rPr>
        <w:t>ACT_EDIT</w:t>
      </w:r>
      <w:r w:rsidRPr="00DA05DF">
        <w:rPr>
          <w:rFonts w:ascii="Courier New" w:hAnsi="Courier New" w:cs="Courier New"/>
          <w:color w:val="000000"/>
          <w:kern w:val="0"/>
          <w:sz w:val="18"/>
          <w:szCs w:val="20"/>
        </w:rPr>
        <w:t xml:space="preserve"> = 0;</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Bundle</w:t>
      </w:r>
      <w:r w:rsidRPr="00DA05DF">
        <w:rPr>
          <w:rFonts w:ascii="Courier New" w:hAnsi="Courier New" w:cs="Courier New"/>
          <w:color w:val="000000"/>
          <w:kern w:val="0"/>
          <w:sz w:val="18"/>
          <w:szCs w:val="20"/>
        </w:rPr>
        <w:t xml:space="preserve"> savedInstanceState)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super</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(savedInstanceState);</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setContentView</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layout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activity_commactivity</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 xml:space="preserve"> = (</w:t>
      </w:r>
      <w:r w:rsidRPr="00DA05DF">
        <w:rPr>
          <w:rFonts w:ascii="Courier New" w:hAnsi="Courier New" w:cs="Courier New"/>
          <w:b/>
          <w:bCs/>
          <w:color w:val="005032"/>
          <w:kern w:val="0"/>
          <w:sz w:val="18"/>
          <w:szCs w:val="20"/>
        </w:rPr>
        <w:t>TextView</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text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 xml:space="preserve"> btnEdit=(</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btnEdit.</w:t>
      </w:r>
      <w:r w:rsidRPr="00DA05DF">
        <w:rPr>
          <w:rFonts w:ascii="Courier New" w:hAnsi="Courier New" w:cs="Courier New"/>
          <w:b/>
          <w:bCs/>
          <w:color w:val="008000"/>
          <w:kern w:val="0"/>
          <w:sz w:val="18"/>
          <w:szCs w:val="20"/>
        </w:rPr>
        <w:t>setOnClickListener</w:t>
      </w:r>
      <w:r w:rsidRPr="00DA05DF">
        <w:rPr>
          <w:rFonts w:ascii="Courier New" w:hAnsi="Courier New" w:cs="Courier New"/>
          <w:color w:val="000000"/>
          <w:kern w:val="0"/>
          <w:sz w:val="18"/>
          <w:szCs w:val="20"/>
        </w:rPr>
        <w:t>(</w:t>
      </w:r>
      <w:r w:rsidRPr="00DA05DF">
        <w:rPr>
          <w:rFonts w:ascii="Courier New" w:hAnsi="Courier New" w:cs="Courier New"/>
          <w:b/>
          <w:bCs/>
          <w:color w:val="7F0055"/>
          <w:kern w:val="0"/>
          <w:sz w:val="18"/>
          <w:szCs w:val="20"/>
        </w:rPr>
        <w:t>new</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OnClickListener</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onClick</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View</w:t>
      </w:r>
      <w:r w:rsidRPr="00DA05DF">
        <w:rPr>
          <w:rFonts w:ascii="Courier New" w:hAnsi="Courier New" w:cs="Courier New"/>
          <w:color w:val="000000"/>
          <w:kern w:val="0"/>
          <w:sz w:val="18"/>
          <w:szCs w:val="20"/>
        </w:rPr>
        <w:t xml:space="preserve"> v) {</w:t>
      </w:r>
    </w:p>
    <w:p w:rsidR="00B4371B" w:rsidRPr="00DA05DF" w:rsidRDefault="00DE14F8" w:rsidP="00DA05DF">
      <w:pPr>
        <w:wordWrap/>
        <w:adjustRightInd w:val="0"/>
        <w:spacing w:line="18" w:lineRule="atLeast"/>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073" style="position:absolute;margin-left:71pt;margin-top:9.2pt;width:348.5pt;height:22.5pt;z-index:251709440" filled="f" strokecolor="red" strokeweight="1.5pt"/>
        </w:pic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b/>
          <w:bCs/>
          <w:color w:val="005032"/>
          <w:kern w:val="0"/>
          <w:sz w:val="18"/>
          <w:szCs w:val="20"/>
        </w:rPr>
        <w:t>Intent</w:t>
      </w:r>
      <w:r w:rsidR="00B4371B" w:rsidRPr="00DA05DF">
        <w:rPr>
          <w:rFonts w:ascii="Courier New" w:hAnsi="Courier New" w:cs="Courier New"/>
          <w:color w:val="000000"/>
          <w:kern w:val="0"/>
          <w:sz w:val="18"/>
          <w:szCs w:val="20"/>
        </w:rPr>
        <w:t xml:space="preserve"> intent = </w:t>
      </w:r>
      <w:r w:rsidR="00B4371B" w:rsidRPr="00DA05DF">
        <w:rPr>
          <w:rFonts w:ascii="Courier New" w:hAnsi="Courier New" w:cs="Courier New"/>
          <w:b/>
          <w:bCs/>
          <w:color w:val="7F0055"/>
          <w:kern w:val="0"/>
          <w:sz w:val="18"/>
          <w:szCs w:val="20"/>
        </w:rPr>
        <w:t>new</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8000"/>
          <w:kern w:val="0"/>
          <w:sz w:val="18"/>
          <w:szCs w:val="20"/>
        </w:rPr>
        <w:t>Intent</w:t>
      </w:r>
      <w:r w:rsidR="00B4371B" w:rsidRPr="00DA05DF">
        <w:rPr>
          <w:rFonts w:ascii="Courier New" w:hAnsi="Courier New" w:cs="Courier New"/>
          <w:color w:val="000000"/>
          <w:kern w:val="0"/>
          <w:sz w:val="18"/>
          <w:szCs w:val="20"/>
        </w:rPr>
        <w:t>(</w:t>
      </w:r>
      <w:r w:rsidR="00B4371B" w:rsidRPr="00DA05DF">
        <w:rPr>
          <w:rFonts w:ascii="Courier New" w:hAnsi="Courier New" w:cs="Courier New"/>
          <w:b/>
          <w:bCs/>
          <w:color w:val="005032"/>
          <w:kern w:val="0"/>
          <w:sz w:val="18"/>
          <w:szCs w:val="20"/>
        </w:rPr>
        <w:t>callactivity</w:t>
      </w:r>
      <w:r w:rsidR="00B4371B" w:rsidRPr="00DA05DF">
        <w:rPr>
          <w:rFonts w:ascii="Courier New" w:hAnsi="Courier New" w:cs="Courier New"/>
          <w:color w:val="000000"/>
          <w:kern w:val="0"/>
          <w:sz w:val="18"/>
          <w:szCs w:val="20"/>
        </w:rPr>
        <w:t>.</w:t>
      </w:r>
      <w:r w:rsidR="00B4371B" w:rsidRPr="00DA05DF">
        <w:rPr>
          <w:rFonts w:ascii="Courier New" w:hAnsi="Courier New" w:cs="Courier New"/>
          <w:b/>
          <w:bCs/>
          <w:color w:val="7F0055"/>
          <w:kern w:val="0"/>
          <w:sz w:val="18"/>
          <w:szCs w:val="20"/>
        </w:rPr>
        <w:t>this</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5032"/>
          <w:kern w:val="0"/>
          <w:sz w:val="18"/>
          <w:szCs w:val="20"/>
        </w:rPr>
        <w:t>ActEdit</w:t>
      </w:r>
      <w:r w:rsidR="00B4371B" w:rsidRPr="00DA05DF">
        <w:rPr>
          <w:rFonts w:ascii="Courier New" w:hAnsi="Courier New" w:cs="Courier New"/>
          <w:color w:val="000000"/>
          <w:kern w:val="0"/>
          <w:sz w:val="18"/>
          <w:szCs w:val="20"/>
        </w:rPr>
        <w:t>.</w:t>
      </w:r>
      <w:r w:rsidR="00B4371B" w:rsidRPr="00DA05DF">
        <w:rPr>
          <w:rFonts w:ascii="Courier New" w:hAnsi="Courier New" w:cs="Courier New"/>
          <w:b/>
          <w:bCs/>
          <w:color w:val="7F0055"/>
          <w:kern w:val="0"/>
          <w:sz w:val="18"/>
          <w:szCs w:val="20"/>
        </w:rPr>
        <w:t>class</w:t>
      </w:r>
      <w:r w:rsidR="00B4371B"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intent.</w:t>
      </w:r>
      <w:r w:rsidRPr="00DA05DF">
        <w:rPr>
          <w:rFonts w:ascii="Courier New" w:hAnsi="Courier New" w:cs="Courier New"/>
          <w:b/>
          <w:bCs/>
          <w:color w:val="008000"/>
          <w:kern w:val="0"/>
          <w:sz w:val="18"/>
          <w:szCs w:val="20"/>
        </w:rPr>
        <w:t>putExtra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"TextIn"</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getText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toString</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startActivityForResult</w:t>
      </w:r>
      <w:r w:rsidRPr="00DA05DF">
        <w:rPr>
          <w:rFonts w:ascii="Courier New" w:hAnsi="Courier New" w:cs="Courier New"/>
          <w:color w:val="000000"/>
          <w:kern w:val="0"/>
          <w:sz w:val="18"/>
          <w:szCs w:val="20"/>
        </w:rPr>
        <w:t>(intent,</w:t>
      </w:r>
      <w:r w:rsidRPr="00DA05DF">
        <w:rPr>
          <w:rFonts w:ascii="Courier New" w:hAnsi="Courier New" w:cs="Courier New"/>
          <w:i/>
          <w:iCs/>
          <w:color w:val="0000C0"/>
          <w:kern w:val="0"/>
          <w:sz w:val="18"/>
          <w:szCs w:val="20"/>
        </w:rPr>
        <w:t>ACT_EDIT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p>
    <w:p w:rsidR="00B4371B" w:rsidRPr="00DA05DF" w:rsidRDefault="00DE14F8" w:rsidP="00DA05DF">
      <w:pPr>
        <w:wordWrap/>
        <w:adjustRightInd w:val="0"/>
        <w:spacing w:line="18" w:lineRule="atLeast"/>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074" style="position:absolute;margin-left:-4pt;margin-top:2.05pt;width:456pt;height:94.5pt;z-index:251710464" filled="f" strokecolor="red" strokeweight="1.5pt"/>
        </w:pic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7F0055"/>
          <w:kern w:val="0"/>
          <w:sz w:val="18"/>
          <w:szCs w:val="20"/>
        </w:rPr>
        <w:t>protected</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7F0055"/>
          <w:kern w:val="0"/>
          <w:sz w:val="18"/>
          <w:szCs w:val="20"/>
        </w:rPr>
        <w:t>void</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8000"/>
          <w:kern w:val="0"/>
          <w:sz w:val="18"/>
          <w:szCs w:val="20"/>
        </w:rPr>
        <w:t>onActivityResult</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7F0055"/>
          <w:kern w:val="0"/>
          <w:sz w:val="18"/>
          <w:szCs w:val="20"/>
        </w:rPr>
        <w:t>int</w:t>
      </w:r>
      <w:r w:rsidR="00B4371B" w:rsidRPr="00DA05DF">
        <w:rPr>
          <w:rFonts w:ascii="Courier New" w:hAnsi="Courier New" w:cs="Courier New"/>
          <w:color w:val="000000"/>
          <w:kern w:val="0"/>
          <w:sz w:val="18"/>
          <w:szCs w:val="20"/>
        </w:rPr>
        <w:t xml:space="preserve"> requestCode, </w:t>
      </w:r>
      <w:r w:rsidR="00B4371B" w:rsidRPr="00DA05DF">
        <w:rPr>
          <w:rFonts w:ascii="Courier New" w:hAnsi="Courier New" w:cs="Courier New"/>
          <w:b/>
          <w:bCs/>
          <w:color w:val="7F0055"/>
          <w:kern w:val="0"/>
          <w:sz w:val="18"/>
          <w:szCs w:val="20"/>
        </w:rPr>
        <w:t>int</w:t>
      </w:r>
      <w:r w:rsidR="00B4371B" w:rsidRPr="00DA05DF">
        <w:rPr>
          <w:rFonts w:ascii="Courier New" w:hAnsi="Courier New" w:cs="Courier New"/>
          <w:color w:val="000000"/>
          <w:kern w:val="0"/>
          <w:sz w:val="18"/>
          <w:szCs w:val="20"/>
        </w:rPr>
        <w:t xml:space="preserve"> resultCode, </w:t>
      </w:r>
      <w:r w:rsidR="00B4371B" w:rsidRPr="00DA05DF">
        <w:rPr>
          <w:rFonts w:ascii="Courier New" w:hAnsi="Courier New" w:cs="Courier New"/>
          <w:b/>
          <w:bCs/>
          <w:color w:val="005032"/>
          <w:kern w:val="0"/>
          <w:sz w:val="18"/>
          <w:szCs w:val="20"/>
        </w:rPr>
        <w:t>Intent</w:t>
      </w:r>
      <w:r w:rsidR="00B4371B" w:rsidRPr="00DA05DF">
        <w:rPr>
          <w:rFonts w:ascii="Courier New" w:hAnsi="Courier New" w:cs="Courier New"/>
          <w:color w:val="000000"/>
          <w:kern w:val="0"/>
          <w:sz w:val="18"/>
          <w:szCs w:val="20"/>
        </w:rPr>
        <w:t xml:space="preserve"> data)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switch</w:t>
      </w:r>
      <w:r w:rsidRPr="00DA05DF">
        <w:rPr>
          <w:rFonts w:ascii="Courier New" w:hAnsi="Courier New" w:cs="Courier New"/>
          <w:color w:val="000000"/>
          <w:kern w:val="0"/>
          <w:sz w:val="18"/>
          <w:szCs w:val="20"/>
        </w:rPr>
        <w:t xml:space="preserve"> (requestCode)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case</w:t>
      </w:r>
      <w:r w:rsidRPr="00DA05DF">
        <w:rPr>
          <w:rFonts w:ascii="Courier New" w:hAnsi="Courier New" w:cs="Courier New"/>
          <w:color w:val="000000"/>
          <w:kern w:val="0"/>
          <w:sz w:val="18"/>
          <w:szCs w:val="20"/>
        </w:rPr>
        <w:t xml:space="preserve"> </w:t>
      </w:r>
      <w:r w:rsidRPr="00DA05DF">
        <w:rPr>
          <w:rFonts w:ascii="Courier New" w:hAnsi="Courier New" w:cs="Courier New"/>
          <w:i/>
          <w:iCs/>
          <w:color w:val="0000C0"/>
          <w:kern w:val="0"/>
          <w:sz w:val="18"/>
          <w:szCs w:val="20"/>
        </w:rPr>
        <w:t>ACT_EDIT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if</w:t>
      </w:r>
      <w:r w:rsidRPr="00DA05DF">
        <w:rPr>
          <w:rFonts w:ascii="Courier New" w:hAnsi="Courier New" w:cs="Courier New"/>
          <w:color w:val="000000"/>
          <w:kern w:val="0"/>
          <w:sz w:val="18"/>
          <w:szCs w:val="20"/>
        </w:rPr>
        <w:t xml:space="preserve"> (resultCode == </w:t>
      </w:r>
      <w:r w:rsidRPr="00DA05DF">
        <w:rPr>
          <w:rFonts w:ascii="Courier New" w:hAnsi="Courier New" w:cs="Courier New"/>
          <w:i/>
          <w:iCs/>
          <w:color w:val="0000C0"/>
          <w:kern w:val="0"/>
          <w:sz w:val="18"/>
          <w:szCs w:val="20"/>
        </w:rPr>
        <w:t>RESULT_OK</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t xml:space="preserve">        </w:t>
      </w:r>
      <w:r w:rsidRPr="00DA05DF">
        <w:rPr>
          <w:rFonts w:ascii="Courier New" w:hAnsi="Courier New" w:cs="Courier New"/>
          <w:color w:val="0000C0"/>
          <w:kern w:val="0"/>
          <w:sz w:val="18"/>
          <w:szCs w:val="20"/>
        </w:rPr>
        <w:t>mText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setText</w:t>
      </w:r>
      <w:r w:rsidRPr="00DA05DF">
        <w:rPr>
          <w:rFonts w:ascii="Courier New" w:hAnsi="Courier New" w:cs="Courier New"/>
          <w:color w:val="000000"/>
          <w:kern w:val="0"/>
          <w:sz w:val="18"/>
          <w:szCs w:val="20"/>
        </w:rPr>
        <w:t>(data.</w:t>
      </w:r>
      <w:r w:rsidRPr="00DA05DF">
        <w:rPr>
          <w:rFonts w:ascii="Courier New" w:hAnsi="Courier New" w:cs="Courier New"/>
          <w:b/>
          <w:bCs/>
          <w:color w:val="008000"/>
          <w:kern w:val="0"/>
          <w:sz w:val="18"/>
          <w:szCs w:val="20"/>
        </w:rPr>
        <w:t>getStringExtra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"TextOut"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break</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 xml:space="preserve">    }</w:t>
      </w:r>
    </w:p>
    <w:p w:rsidR="006148D2" w:rsidRPr="00DA05DF" w:rsidRDefault="00B4371B" w:rsidP="00DA05DF">
      <w:pPr>
        <w:wordWrap/>
        <w:adjustRightInd w:val="0"/>
        <w:spacing w:line="18" w:lineRule="atLeast"/>
        <w:jc w:val="left"/>
        <w:rPr>
          <w:rFonts w:ascii="Courier New" w:hAnsi="Courier New" w:cs="Courier New"/>
          <w:color w:val="000000"/>
          <w:kern w:val="0"/>
          <w:sz w:val="18"/>
          <w:szCs w:val="20"/>
        </w:rPr>
      </w:pP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color w:val="000000"/>
          <w:kern w:val="0"/>
          <w:sz w:val="18"/>
          <w:szCs w:val="20"/>
        </w:rPr>
      </w:pPr>
      <w:r w:rsidRPr="00DA05DF">
        <w:rPr>
          <w:rFonts w:ascii="Courier New" w:hAnsi="Courier New" w:cs="Courier New" w:hint="eastAsia"/>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class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ActEdit</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extends</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Activity</w:t>
      </w:r>
      <w:r w:rsidRPr="00DA05DF">
        <w:rPr>
          <w:rFonts w:ascii="Courier New" w:hAnsi="Courier New" w:cs="Courier New"/>
          <w:color w:val="000000"/>
          <w:kern w:val="0"/>
          <w:sz w:val="18"/>
          <w:szCs w:val="20"/>
        </w:rPr>
        <w:t xml:space="preserv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EditText</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Bundle</w:t>
      </w:r>
      <w:r w:rsidRPr="00DA05DF">
        <w:rPr>
          <w:rFonts w:ascii="Courier New" w:hAnsi="Courier New" w:cs="Courier New"/>
          <w:color w:val="000000"/>
          <w:kern w:val="0"/>
          <w:sz w:val="18"/>
          <w:szCs w:val="20"/>
        </w:rPr>
        <w:t xml:space="preserve"> savedInstanceState)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super</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onCreate</w:t>
      </w:r>
      <w:r w:rsidRPr="00DA05DF">
        <w:rPr>
          <w:rFonts w:ascii="Courier New" w:hAnsi="Courier New" w:cs="Courier New"/>
          <w:color w:val="000000"/>
          <w:kern w:val="0"/>
          <w:sz w:val="18"/>
          <w:szCs w:val="20"/>
        </w:rPr>
        <w:t>(savedInstanceState);</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setContentView</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layout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activity_actedit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 xml:space="preserve"> = (</w:t>
      </w:r>
      <w:r w:rsidRPr="00DA05DF">
        <w:rPr>
          <w:rFonts w:ascii="Courier New" w:hAnsi="Courier New" w:cs="Courier New"/>
          <w:b/>
          <w:bCs/>
          <w:color w:val="005032"/>
          <w:kern w:val="0"/>
          <w:sz w:val="18"/>
          <w:szCs w:val="20"/>
        </w:rPr>
        <w:t>EditText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stredit</w:t>
      </w:r>
      <w:r w:rsidRPr="00DA05DF">
        <w:rPr>
          <w:rFonts w:ascii="Courier New" w:hAnsi="Courier New" w:cs="Courier New"/>
          <w:color w:val="000000"/>
          <w:kern w:val="0"/>
          <w:sz w:val="18"/>
          <w:szCs w:val="20"/>
        </w:rPr>
        <w:t>);</w:t>
      </w:r>
    </w:p>
    <w:p w:rsidR="00B4371B" w:rsidRPr="00DA05DF" w:rsidRDefault="00DE14F8" w:rsidP="00DA05DF">
      <w:pPr>
        <w:wordWrap/>
        <w:adjustRightInd w:val="0"/>
        <w:spacing w:line="18" w:lineRule="atLeast"/>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075" style="position:absolute;margin-left:59pt;margin-top:4.65pt;width:348.5pt;height:30pt;z-index:251711488" filled="f" strokecolor="red" strokeweight="1.5pt"/>
        </w:pic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Intent</w:t>
      </w:r>
      <w:r w:rsidRPr="00DA05DF">
        <w:rPr>
          <w:rFonts w:ascii="Courier New" w:hAnsi="Courier New" w:cs="Courier New"/>
          <w:color w:val="000000"/>
          <w:kern w:val="0"/>
          <w:sz w:val="18"/>
          <w:szCs w:val="20"/>
        </w:rPr>
        <w:t xml:space="preserve"> intent = </w:t>
      </w:r>
      <w:r w:rsidRPr="00DA05DF">
        <w:rPr>
          <w:rFonts w:ascii="Courier New" w:hAnsi="Courier New" w:cs="Courier New"/>
          <w:b/>
          <w:bCs/>
          <w:color w:val="008000"/>
          <w:kern w:val="0"/>
          <w:sz w:val="18"/>
          <w:szCs w:val="20"/>
        </w:rPr>
        <w:t>getIntent</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setText</w:t>
      </w:r>
      <w:r w:rsidRPr="00DA05DF">
        <w:rPr>
          <w:rFonts w:ascii="Courier New" w:hAnsi="Courier New" w:cs="Courier New"/>
          <w:color w:val="000000"/>
          <w:kern w:val="0"/>
          <w:sz w:val="18"/>
          <w:szCs w:val="20"/>
        </w:rPr>
        <w:t>(intent.</w:t>
      </w:r>
      <w:r w:rsidRPr="00DA05DF">
        <w:rPr>
          <w:rFonts w:ascii="Courier New" w:hAnsi="Courier New" w:cs="Courier New"/>
          <w:b/>
          <w:bCs/>
          <w:color w:val="008000"/>
          <w:kern w:val="0"/>
          <w:sz w:val="18"/>
          <w:szCs w:val="20"/>
        </w:rPr>
        <w:t>getStringExtra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"TextIn"</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 xml:space="preserve"> btnOK=(</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ok</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btnOK.</w:t>
      </w:r>
      <w:r w:rsidRPr="00DA05DF">
        <w:rPr>
          <w:rFonts w:ascii="Courier New" w:hAnsi="Courier New" w:cs="Courier New"/>
          <w:b/>
          <w:bCs/>
          <w:color w:val="008000"/>
          <w:kern w:val="0"/>
          <w:sz w:val="18"/>
          <w:szCs w:val="20"/>
        </w:rPr>
        <w:t>setOnClickListener</w:t>
      </w:r>
      <w:r w:rsidRPr="00DA05DF">
        <w:rPr>
          <w:rFonts w:ascii="Courier New" w:hAnsi="Courier New" w:cs="Courier New"/>
          <w:color w:val="000000"/>
          <w:kern w:val="0"/>
          <w:sz w:val="18"/>
          <w:szCs w:val="20"/>
        </w:rPr>
        <w:t>(</w:t>
      </w:r>
      <w:r w:rsidRPr="00DA05DF">
        <w:rPr>
          <w:rFonts w:ascii="Courier New" w:hAnsi="Courier New" w:cs="Courier New"/>
          <w:b/>
          <w:bCs/>
          <w:color w:val="7F0055"/>
          <w:kern w:val="0"/>
          <w:sz w:val="18"/>
          <w:szCs w:val="20"/>
        </w:rPr>
        <w:t>new</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OnClickListener</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onClick</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View</w:t>
      </w:r>
      <w:r w:rsidRPr="00DA05DF">
        <w:rPr>
          <w:rFonts w:ascii="Courier New" w:hAnsi="Courier New" w:cs="Courier New"/>
          <w:color w:val="000000"/>
          <w:kern w:val="0"/>
          <w:sz w:val="18"/>
          <w:szCs w:val="20"/>
        </w:rPr>
        <w:t xml:space="preserve"> v) {</w:t>
      </w:r>
    </w:p>
    <w:p w:rsidR="00B4371B" w:rsidRPr="00DA05DF" w:rsidRDefault="00DE14F8" w:rsidP="00DA05DF">
      <w:pPr>
        <w:wordWrap/>
        <w:adjustRightInd w:val="0"/>
        <w:spacing w:line="18" w:lineRule="atLeast"/>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077" style="position:absolute;margin-left:59pt;margin-top:81.75pt;width:348.5pt;height:51.5pt;z-index:251713536" filled="f" strokecolor="red" strokeweight="1.5pt"/>
        </w:pict>
      </w:r>
      <w:r w:rsidRPr="00DE14F8">
        <w:rPr>
          <w:rFonts w:ascii="Courier New" w:hAnsi="Courier New" w:cs="Courier New"/>
          <w:noProof/>
          <w:color w:val="000000"/>
          <w:kern w:val="0"/>
          <w:sz w:val="18"/>
          <w:szCs w:val="20"/>
        </w:rPr>
        <w:pict>
          <v:rect id="_x0000_s1076" style="position:absolute;margin-left:59pt;margin-top:.25pt;width:348.5pt;height:51.5pt;z-index:251712512" filled="f" strokecolor="red" strokeweight="1.5pt"/>
        </w:pict>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color w:val="000000"/>
          <w:kern w:val="0"/>
          <w:sz w:val="18"/>
          <w:szCs w:val="20"/>
        </w:rPr>
        <w:tab/>
      </w:r>
      <w:r w:rsidR="00B4371B" w:rsidRPr="00DA05DF">
        <w:rPr>
          <w:rFonts w:ascii="Courier New" w:hAnsi="Courier New" w:cs="Courier New"/>
          <w:b/>
          <w:bCs/>
          <w:color w:val="005032"/>
          <w:kern w:val="0"/>
          <w:sz w:val="18"/>
          <w:szCs w:val="20"/>
        </w:rPr>
        <w:t>Intent</w:t>
      </w:r>
      <w:r w:rsidR="00B4371B" w:rsidRPr="00DA05DF">
        <w:rPr>
          <w:rFonts w:ascii="Courier New" w:hAnsi="Courier New" w:cs="Courier New"/>
          <w:color w:val="000000"/>
          <w:kern w:val="0"/>
          <w:sz w:val="18"/>
          <w:szCs w:val="20"/>
        </w:rPr>
        <w:t xml:space="preserve"> intent = </w:t>
      </w:r>
      <w:r w:rsidR="00B4371B" w:rsidRPr="00DA05DF">
        <w:rPr>
          <w:rFonts w:ascii="Courier New" w:hAnsi="Courier New" w:cs="Courier New"/>
          <w:b/>
          <w:bCs/>
          <w:color w:val="7F0055"/>
          <w:kern w:val="0"/>
          <w:sz w:val="18"/>
          <w:szCs w:val="20"/>
        </w:rPr>
        <w:t>new</w:t>
      </w:r>
      <w:r w:rsidR="00B4371B" w:rsidRPr="00DA05DF">
        <w:rPr>
          <w:rFonts w:ascii="Courier New" w:hAnsi="Courier New" w:cs="Courier New"/>
          <w:color w:val="000000"/>
          <w:kern w:val="0"/>
          <w:sz w:val="18"/>
          <w:szCs w:val="20"/>
        </w:rPr>
        <w:t xml:space="preserve"> </w:t>
      </w:r>
      <w:r w:rsidR="00B4371B" w:rsidRPr="00DA05DF">
        <w:rPr>
          <w:rFonts w:ascii="Courier New" w:hAnsi="Courier New" w:cs="Courier New"/>
          <w:b/>
          <w:bCs/>
          <w:color w:val="008000"/>
          <w:kern w:val="0"/>
          <w:sz w:val="18"/>
          <w:szCs w:val="20"/>
        </w:rPr>
        <w:t>Intent</w:t>
      </w:r>
      <w:r w:rsidR="00B4371B"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intent.</w:t>
      </w:r>
      <w:r w:rsidRPr="00DA05DF">
        <w:rPr>
          <w:rFonts w:ascii="Courier New" w:hAnsi="Courier New" w:cs="Courier New"/>
          <w:b/>
          <w:bCs/>
          <w:color w:val="008000"/>
          <w:kern w:val="0"/>
          <w:sz w:val="18"/>
          <w:szCs w:val="20"/>
        </w:rPr>
        <w:t>putExtra</w:t>
      </w:r>
      <w:r w:rsidRPr="00DA05DF">
        <w:rPr>
          <w:rFonts w:ascii="Courier New" w:hAnsi="Courier New" w:cs="Courier New"/>
          <w:color w:val="000000"/>
          <w:kern w:val="0"/>
          <w:sz w:val="18"/>
          <w:szCs w:val="20"/>
        </w:rPr>
        <w:t>(</w:t>
      </w:r>
      <w:r w:rsidRPr="00DA05DF">
        <w:rPr>
          <w:rFonts w:ascii="Courier New" w:hAnsi="Courier New" w:cs="Courier New"/>
          <w:color w:val="2A00FF"/>
          <w:kern w:val="0"/>
          <w:sz w:val="18"/>
          <w:szCs w:val="20"/>
        </w:rPr>
        <w:t>"TextOut"</w:t>
      </w:r>
      <w:r w:rsidRPr="00DA05DF">
        <w:rPr>
          <w:rFonts w:ascii="Courier New" w:hAnsi="Courier New" w:cs="Courier New"/>
          <w:color w:val="000000"/>
          <w:kern w:val="0"/>
          <w:sz w:val="18"/>
          <w:szCs w:val="20"/>
        </w:rPr>
        <w:t xml:space="preserve">, </w:t>
      </w:r>
      <w:r w:rsidRPr="00DA05DF">
        <w:rPr>
          <w:rFonts w:ascii="Courier New" w:hAnsi="Courier New" w:cs="Courier New"/>
          <w:color w:val="0000C0"/>
          <w:kern w:val="0"/>
          <w:sz w:val="18"/>
          <w:szCs w:val="20"/>
        </w:rPr>
        <w:t>mEdit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getText</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toString</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setResult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RESULT_OK</w:t>
      </w:r>
      <w:r w:rsidRPr="00DA05DF">
        <w:rPr>
          <w:rFonts w:ascii="Courier New" w:hAnsi="Courier New" w:cs="Courier New"/>
          <w:color w:val="000000"/>
          <w:kern w:val="0"/>
          <w:sz w:val="18"/>
          <w:szCs w:val="20"/>
        </w:rPr>
        <w:t>,intent);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finish</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 xml:space="preserve"> btnCancel=(</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findViewById</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R</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id</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cancel</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btnCancel.</w:t>
      </w:r>
      <w:r w:rsidRPr="00DA05DF">
        <w:rPr>
          <w:rFonts w:ascii="Courier New" w:hAnsi="Courier New" w:cs="Courier New"/>
          <w:b/>
          <w:bCs/>
          <w:color w:val="008000"/>
          <w:kern w:val="0"/>
          <w:sz w:val="18"/>
          <w:szCs w:val="20"/>
        </w:rPr>
        <w:t>setOnClickListener</w:t>
      </w:r>
      <w:r w:rsidRPr="00DA05DF">
        <w:rPr>
          <w:rFonts w:ascii="Courier New" w:hAnsi="Courier New" w:cs="Courier New"/>
          <w:color w:val="000000"/>
          <w:kern w:val="0"/>
          <w:sz w:val="18"/>
          <w:szCs w:val="20"/>
        </w:rPr>
        <w:t>(</w:t>
      </w:r>
      <w:r w:rsidRPr="00DA05DF">
        <w:rPr>
          <w:rFonts w:ascii="Courier New" w:hAnsi="Courier New" w:cs="Courier New"/>
          <w:b/>
          <w:bCs/>
          <w:color w:val="7F0055"/>
          <w:kern w:val="0"/>
          <w:sz w:val="18"/>
          <w:szCs w:val="20"/>
        </w:rPr>
        <w:t>new</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5032"/>
          <w:kern w:val="0"/>
          <w:sz w:val="18"/>
          <w:szCs w:val="20"/>
        </w:rPr>
        <w:t>Button</w:t>
      </w:r>
      <w:r w:rsidRPr="00DA05DF">
        <w:rPr>
          <w:rFonts w:ascii="Courier New" w:hAnsi="Courier New" w:cs="Courier New"/>
          <w:color w:val="000000"/>
          <w:kern w:val="0"/>
          <w:sz w:val="18"/>
          <w:szCs w:val="20"/>
        </w:rPr>
        <w:t>.</w:t>
      </w:r>
      <w:r w:rsidRPr="00DA05DF">
        <w:rPr>
          <w:rFonts w:ascii="Courier New" w:hAnsi="Courier New" w:cs="Courier New"/>
          <w:b/>
          <w:bCs/>
          <w:color w:val="008000"/>
          <w:kern w:val="0"/>
          <w:sz w:val="18"/>
          <w:szCs w:val="20"/>
        </w:rPr>
        <w:t>OnClickListener</w:t>
      </w:r>
      <w:r w:rsidRPr="00DA05DF">
        <w:rPr>
          <w:rFonts w:ascii="Courier New" w:hAnsi="Courier New" w:cs="Courier New"/>
          <w:color w:val="000000"/>
          <w:kern w:val="0"/>
          <w:sz w:val="18"/>
          <w:szCs w:val="20"/>
        </w:rPr>
        <w:t>()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7F0055"/>
          <w:kern w:val="0"/>
          <w:sz w:val="18"/>
          <w:szCs w:val="20"/>
        </w:rPr>
        <w:t>public</w:t>
      </w:r>
      <w:r w:rsidRPr="00DA05DF">
        <w:rPr>
          <w:rFonts w:ascii="Courier New" w:hAnsi="Courier New" w:cs="Courier New"/>
          <w:color w:val="000000"/>
          <w:kern w:val="0"/>
          <w:sz w:val="18"/>
          <w:szCs w:val="20"/>
        </w:rPr>
        <w:t xml:space="preserve"> </w:t>
      </w:r>
      <w:r w:rsidRPr="00DA05DF">
        <w:rPr>
          <w:rFonts w:ascii="Courier New" w:hAnsi="Courier New" w:cs="Courier New"/>
          <w:b/>
          <w:bCs/>
          <w:color w:val="7F0055"/>
          <w:kern w:val="0"/>
          <w:sz w:val="18"/>
          <w:szCs w:val="20"/>
        </w:rPr>
        <w:t>void</w:t>
      </w:r>
      <w:r w:rsidRPr="00DA05DF">
        <w:rPr>
          <w:rFonts w:ascii="Courier New" w:hAnsi="Courier New" w:cs="Courier New"/>
          <w:color w:val="000000"/>
          <w:kern w:val="0"/>
          <w:sz w:val="18"/>
          <w:szCs w:val="20"/>
        </w:rPr>
        <w:t xml:space="preserve"> </w:t>
      </w:r>
      <w:r w:rsidRPr="00DA05DF">
        <w:rPr>
          <w:rFonts w:ascii="Courier New" w:hAnsi="Courier New" w:cs="Courier New"/>
          <w:b/>
          <w:bCs/>
          <w:color w:val="008000"/>
          <w:kern w:val="0"/>
          <w:sz w:val="18"/>
          <w:szCs w:val="20"/>
        </w:rPr>
        <w:t>onClick</w:t>
      </w:r>
      <w:r w:rsidRPr="00DA05DF">
        <w:rPr>
          <w:rFonts w:ascii="Courier New" w:hAnsi="Courier New" w:cs="Courier New"/>
          <w:color w:val="000000"/>
          <w:kern w:val="0"/>
          <w:sz w:val="18"/>
          <w:szCs w:val="20"/>
        </w:rPr>
        <w:t>(</w:t>
      </w:r>
      <w:r w:rsidRPr="00DA05DF">
        <w:rPr>
          <w:rFonts w:ascii="Courier New" w:hAnsi="Courier New" w:cs="Courier New"/>
          <w:b/>
          <w:bCs/>
          <w:color w:val="005032"/>
          <w:kern w:val="0"/>
          <w:sz w:val="18"/>
          <w:szCs w:val="20"/>
        </w:rPr>
        <w:t>View</w:t>
      </w:r>
      <w:r w:rsidRPr="00DA05DF">
        <w:rPr>
          <w:rFonts w:ascii="Courier New" w:hAnsi="Courier New" w:cs="Courier New"/>
          <w:color w:val="000000"/>
          <w:kern w:val="0"/>
          <w:sz w:val="18"/>
          <w:szCs w:val="20"/>
        </w:rPr>
        <w:t xml:space="preserve"> v) {</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setResult</w:t>
      </w:r>
      <w:r w:rsidRPr="00DA05DF">
        <w:rPr>
          <w:rFonts w:ascii="Courier New" w:hAnsi="Courier New" w:cs="Courier New"/>
          <w:color w:val="000000"/>
          <w:kern w:val="0"/>
          <w:sz w:val="18"/>
          <w:szCs w:val="20"/>
        </w:rPr>
        <w:t>(</w:t>
      </w:r>
      <w:r w:rsidRPr="00DA05DF">
        <w:rPr>
          <w:rFonts w:ascii="Courier New" w:hAnsi="Courier New" w:cs="Courier New"/>
          <w:i/>
          <w:iCs/>
          <w:color w:val="0000C0"/>
          <w:kern w:val="0"/>
          <w:sz w:val="18"/>
          <w:szCs w:val="20"/>
        </w:rPr>
        <w:t>RESULT_CANCELED</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b/>
          <w:bCs/>
          <w:color w:val="008000"/>
          <w:kern w:val="0"/>
          <w:sz w:val="18"/>
          <w:szCs w:val="20"/>
        </w:rPr>
        <w:t>finish</w:t>
      </w:r>
      <w:r w:rsidRPr="00DA05DF">
        <w:rPr>
          <w:rFonts w:ascii="Courier New" w:hAnsi="Courier New" w:cs="Courier New"/>
          <w:color w:val="000000"/>
          <w:kern w:val="0"/>
          <w:sz w:val="18"/>
          <w:szCs w:val="20"/>
        </w:rPr>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ab/>
        <w:t>}</w:t>
      </w:r>
    </w:p>
    <w:p w:rsidR="00B4371B" w:rsidRPr="00DA05DF" w:rsidRDefault="00B4371B" w:rsidP="00DA05DF">
      <w:pPr>
        <w:wordWrap/>
        <w:adjustRightInd w:val="0"/>
        <w:spacing w:line="18" w:lineRule="atLeast"/>
        <w:jc w:val="left"/>
        <w:rPr>
          <w:rFonts w:ascii="Courier New" w:hAnsi="Courier New" w:cs="Courier New"/>
          <w:kern w:val="0"/>
          <w:sz w:val="18"/>
          <w:szCs w:val="20"/>
        </w:rPr>
      </w:pPr>
      <w:r w:rsidRPr="00DA05DF">
        <w:rPr>
          <w:rFonts w:ascii="Courier New" w:hAnsi="Courier New" w:cs="Courier New"/>
          <w:color w:val="000000"/>
          <w:kern w:val="0"/>
          <w:sz w:val="18"/>
          <w:szCs w:val="20"/>
        </w:rPr>
        <w:t>}</w:t>
      </w:r>
    </w:p>
    <w:p w:rsidR="003502C3" w:rsidRPr="00AF795F" w:rsidRDefault="00E362EB" w:rsidP="00B4371B">
      <w:pPr>
        <w:wordWrap/>
        <w:adjustRightInd w:val="0"/>
        <w:jc w:val="left"/>
        <w:rPr>
          <w:rFonts w:ascii="Courier New" w:hAnsi="Courier New" w:cs="Courier New"/>
          <w:b/>
          <w:color w:val="000000"/>
          <w:kern w:val="0"/>
          <w:szCs w:val="20"/>
        </w:rPr>
      </w:pPr>
      <w:r w:rsidRPr="00AF795F">
        <w:rPr>
          <w:rFonts w:ascii="Courier New" w:hAnsi="Courier New" w:cs="Courier New" w:hint="eastAsia"/>
          <w:b/>
          <w:color w:val="000000"/>
          <w:kern w:val="0"/>
          <w:szCs w:val="20"/>
        </w:rPr>
        <w:t>P558</w:t>
      </w:r>
      <w:r w:rsidRPr="00AF795F">
        <w:rPr>
          <w:rFonts w:ascii="Courier New" w:hAnsi="Courier New" w:cs="Courier New" w:hint="eastAsia"/>
          <w:b/>
          <w:color w:val="000000"/>
          <w:kern w:val="0"/>
          <w:szCs w:val="20"/>
        </w:rPr>
        <w:t>참고</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다른</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이벤트도있을경우</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기능의</w:t>
      </w:r>
      <w:r w:rsidRPr="00AF795F">
        <w:rPr>
          <w:rFonts w:ascii="Courier New" w:hAnsi="Courier New" w:cs="Courier New" w:hint="eastAsia"/>
          <w:b/>
          <w:color w:val="000000"/>
          <w:kern w:val="0"/>
          <w:szCs w:val="20"/>
        </w:rPr>
        <w:t xml:space="preserve"> </w:t>
      </w:r>
      <w:r w:rsidRPr="00AF795F">
        <w:rPr>
          <w:rFonts w:ascii="Courier New" w:hAnsi="Courier New" w:cs="Courier New" w:hint="eastAsia"/>
          <w:b/>
          <w:color w:val="000000"/>
          <w:kern w:val="0"/>
          <w:szCs w:val="20"/>
        </w:rPr>
        <w:t>불르는기능</w:t>
      </w:r>
    </w:p>
    <w:p w:rsidR="003502C3" w:rsidRDefault="003502C3">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B4371B" w:rsidRDefault="003502C3" w:rsidP="00B4371B">
      <w:pPr>
        <w:wordWrap/>
        <w:adjustRightInd w:val="0"/>
        <w:jc w:val="left"/>
        <w:rPr>
          <w:rFonts w:ascii="Courier New" w:hAnsi="Courier New" w:cs="Courier New"/>
          <w:b/>
          <w:color w:val="000000"/>
          <w:kern w:val="0"/>
          <w:sz w:val="24"/>
          <w:szCs w:val="20"/>
        </w:rPr>
      </w:pPr>
      <w:r w:rsidRPr="003502C3">
        <w:rPr>
          <w:rFonts w:ascii="Courier New" w:hAnsi="Courier New" w:cs="Courier New" w:hint="eastAsia"/>
          <w:b/>
          <w:color w:val="000000"/>
          <w:kern w:val="0"/>
          <w:sz w:val="24"/>
          <w:szCs w:val="20"/>
        </w:rPr>
        <w:lastRenderedPageBreak/>
        <w:t>액티브티</w:t>
      </w:r>
      <w:r w:rsidR="00126EFF">
        <w:rPr>
          <w:rFonts w:ascii="Courier New" w:hAnsi="Courier New" w:cs="Courier New" w:hint="eastAsia"/>
          <w:b/>
          <w:color w:val="000000"/>
          <w:kern w:val="0"/>
          <w:sz w:val="24"/>
          <w:szCs w:val="20"/>
        </w:rPr>
        <w:t>생명</w:t>
      </w:r>
      <w:r w:rsidRPr="003502C3">
        <w:rPr>
          <w:rFonts w:ascii="Courier New" w:hAnsi="Courier New" w:cs="Courier New" w:hint="eastAsia"/>
          <w:b/>
          <w:color w:val="000000"/>
          <w:kern w:val="0"/>
          <w:sz w:val="24"/>
          <w:szCs w:val="20"/>
        </w:rPr>
        <w:t>주기</w:t>
      </w:r>
      <w:r w:rsidR="00126EFF">
        <w:rPr>
          <w:rFonts w:ascii="Courier New" w:hAnsi="Courier New" w:cs="Courier New" w:hint="eastAsia"/>
          <w:b/>
          <w:noProof/>
          <w:color w:val="000000"/>
          <w:kern w:val="0"/>
          <w:sz w:val="24"/>
          <w:szCs w:val="20"/>
        </w:rPr>
        <w:drawing>
          <wp:inline distT="0" distB="0" distL="0" distR="0">
            <wp:extent cx="5727700" cy="4293870"/>
            <wp:effectExtent l="19050" t="0" r="6350" b="0"/>
            <wp:docPr id="29" name="그림 1" descr="D:\Documents and Settings\KDT\바탕 화면\사본 - 2010-11-17 08.5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KDT\바탕 화면\사본 - 2010-11-17 08.51.10.jpg"/>
                    <pic:cNvPicPr>
                      <a:picLocks noChangeAspect="1" noChangeArrowheads="1"/>
                    </pic:cNvPicPr>
                  </pic:nvPicPr>
                  <pic:blipFill>
                    <a:blip r:embed="rId20"/>
                    <a:srcRect/>
                    <a:stretch>
                      <a:fillRect/>
                    </a:stretch>
                  </pic:blipFill>
                  <pic:spPr bwMode="auto">
                    <a:xfrm>
                      <a:off x="0" y="0"/>
                      <a:ext cx="5727700" cy="4293870"/>
                    </a:xfrm>
                    <a:prstGeom prst="rect">
                      <a:avLst/>
                    </a:prstGeom>
                    <a:noFill/>
                    <a:ln w="9525">
                      <a:noFill/>
                      <a:miter lim="800000"/>
                      <a:headEnd/>
                      <a:tailEnd/>
                    </a:ln>
                  </pic:spPr>
                </pic:pic>
              </a:graphicData>
            </a:graphic>
          </wp:inline>
        </w:drawing>
      </w:r>
    </w:p>
    <w:p w:rsidR="003502C3" w:rsidRDefault="00E24BD8"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560</w:t>
      </w:r>
    </w:p>
    <w:tbl>
      <w:tblPr>
        <w:tblStyle w:val="a4"/>
        <w:tblW w:w="0" w:type="auto"/>
        <w:tblLook w:val="04A0"/>
      </w:tblPr>
      <w:tblGrid>
        <w:gridCol w:w="2593"/>
        <w:gridCol w:w="6649"/>
      </w:tblGrid>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O</w:t>
            </w:r>
            <w:r>
              <w:rPr>
                <w:rFonts w:ascii="Courier New" w:hAnsi="Courier New" w:cs="Courier New" w:hint="eastAsia"/>
                <w:color w:val="000000"/>
                <w:kern w:val="0"/>
                <w:sz w:val="18"/>
                <w:szCs w:val="20"/>
              </w:rPr>
              <w:t>ncreate</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액티비티를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촉화한다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중지했다가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재시작하는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경우라면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액티비티의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정보인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번틀이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전달된다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이정보대로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재초기화된다</w:t>
            </w:r>
          </w:p>
          <w:p w:rsidR="00A874C2" w:rsidRDefault="00A874C2" w:rsidP="00B4371B">
            <w:pPr>
              <w:wordWrap/>
              <w:adjustRightInd w:val="0"/>
              <w:jc w:val="left"/>
              <w:rPr>
                <w:rFonts w:ascii="Courier New" w:hAnsi="Courier New" w:cs="Courier New"/>
                <w:color w:val="000000"/>
                <w:kern w:val="0"/>
                <w:sz w:val="18"/>
                <w:szCs w:val="20"/>
              </w:rPr>
            </w:pPr>
          </w:p>
          <w:p w:rsidR="00A874C2" w:rsidRDefault="00A874C2" w:rsidP="0055775C">
            <w:pPr>
              <w:pStyle w:val="a7"/>
              <w:numPr>
                <w:ilvl w:val="0"/>
                <w:numId w:val="2"/>
              </w:numPr>
              <w:wordWrap/>
              <w:adjustRightInd w:val="0"/>
              <w:ind w:leftChars="0"/>
              <w:jc w:val="left"/>
              <w:rPr>
                <w:rFonts w:ascii="Courier New" w:hAnsi="Courier New" w:cs="Courier New"/>
                <w:color w:val="000000"/>
                <w:kern w:val="0"/>
                <w:sz w:val="18"/>
                <w:szCs w:val="20"/>
              </w:rPr>
            </w:pPr>
            <w:r w:rsidRPr="0055775C">
              <w:rPr>
                <w:rFonts w:ascii="Courier New" w:hAnsi="Courier New" w:cs="Courier New" w:hint="eastAsia"/>
                <w:color w:val="000000"/>
                <w:kern w:val="0"/>
                <w:sz w:val="18"/>
                <w:szCs w:val="20"/>
              </w:rPr>
              <w:t>엑티비티가</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처음</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시작될때</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인자로</w:t>
            </w:r>
            <w:r w:rsidRPr="0055775C">
              <w:rPr>
                <w:rFonts w:ascii="Courier New" w:hAnsi="Courier New" w:cs="Courier New" w:hint="eastAsia"/>
                <w:color w:val="000000"/>
                <w:kern w:val="0"/>
                <w:sz w:val="18"/>
                <w:szCs w:val="20"/>
              </w:rPr>
              <w:t xml:space="preserve">null </w:t>
            </w:r>
            <w:r w:rsidRPr="0055775C">
              <w:rPr>
                <w:rFonts w:ascii="Courier New" w:hAnsi="Courier New" w:cs="Courier New" w:hint="eastAsia"/>
                <w:color w:val="000000"/>
                <w:kern w:val="0"/>
                <w:sz w:val="18"/>
                <w:szCs w:val="20"/>
              </w:rPr>
              <w:t>값을</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넘겨받으면서</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호출된다</w:t>
            </w:r>
            <w:r w:rsidRPr="0055775C">
              <w:rPr>
                <w:rFonts w:ascii="Courier New" w:hAnsi="Courier New" w:cs="Courier New" w:hint="eastAsia"/>
                <w:color w:val="000000"/>
                <w:kern w:val="0"/>
                <w:sz w:val="18"/>
                <w:szCs w:val="20"/>
              </w:rPr>
              <w:t xml:space="preserve"> (</w:t>
            </w:r>
            <w:r w:rsidRPr="0055775C">
              <w:rPr>
                <w:rFonts w:ascii="Courier New" w:hAnsi="Courier New" w:cs="Courier New" w:hint="eastAsia"/>
                <w:color w:val="000000"/>
                <w:kern w:val="0"/>
                <w:sz w:val="18"/>
                <w:szCs w:val="20"/>
              </w:rPr>
              <w:t>시스템재시작경우</w:t>
            </w:r>
            <w:r w:rsidRPr="0055775C">
              <w:rPr>
                <w:rFonts w:ascii="Courier New" w:hAnsi="Courier New" w:cs="Courier New" w:hint="eastAsia"/>
                <w:color w:val="000000"/>
                <w:kern w:val="0"/>
                <w:sz w:val="18"/>
                <w:szCs w:val="20"/>
              </w:rPr>
              <w:t>)</w:t>
            </w:r>
          </w:p>
          <w:p w:rsidR="0055775C" w:rsidRDefault="0055775C" w:rsidP="0055775C">
            <w:pPr>
              <w:pStyle w:val="a7"/>
              <w:numPr>
                <w:ilvl w:val="0"/>
                <w:numId w:val="2"/>
              </w:numPr>
              <w:wordWrap/>
              <w:adjustRightInd w:val="0"/>
              <w:ind w:leftChars="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적이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있는데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어떤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이유건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종료됐다가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다시실행되는경우</w:t>
            </w:r>
            <w:r>
              <w:rPr>
                <w:rFonts w:ascii="Courier New" w:hAnsi="Courier New" w:cs="Courier New" w:hint="eastAsia"/>
                <w:color w:val="000000"/>
                <w:kern w:val="0"/>
                <w:sz w:val="18"/>
                <w:szCs w:val="20"/>
              </w:rPr>
              <w:t xml:space="preserve"> onSaveInstanceState() </w:t>
            </w:r>
            <w:r>
              <w:rPr>
                <w:rFonts w:ascii="Courier New" w:hAnsi="Courier New" w:cs="Courier New" w:hint="eastAsia"/>
                <w:color w:val="000000"/>
                <w:kern w:val="0"/>
                <w:sz w:val="18"/>
                <w:szCs w:val="20"/>
              </w:rPr>
              <w:t>메서드로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보관해둔</w:t>
            </w:r>
            <w:r>
              <w:rPr>
                <w:rFonts w:ascii="Courier New" w:hAnsi="Courier New" w:cs="Courier New" w:hint="eastAsia"/>
                <w:color w:val="000000"/>
                <w:kern w:val="0"/>
                <w:sz w:val="18"/>
                <w:szCs w:val="20"/>
              </w:rPr>
              <w:t xml:space="preserve"> Bundle </w:t>
            </w:r>
            <w:r>
              <w:rPr>
                <w:rFonts w:ascii="Courier New" w:hAnsi="Courier New" w:cs="Courier New" w:hint="eastAsia"/>
                <w:color w:val="000000"/>
                <w:kern w:val="0"/>
                <w:sz w:val="18"/>
                <w:szCs w:val="20"/>
              </w:rPr>
              <w:t>인스턴스를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넘겨받는다</w:t>
            </w:r>
            <w:r w:rsidR="00783213">
              <w:rPr>
                <w:rFonts w:ascii="Courier New" w:hAnsi="Courier New" w:cs="Courier New" w:hint="eastAsia"/>
                <w:color w:val="000000"/>
                <w:kern w:val="0"/>
                <w:sz w:val="18"/>
                <w:szCs w:val="20"/>
              </w:rPr>
              <w:t xml:space="preserve">, </w:t>
            </w:r>
            <w:r w:rsidR="00783213">
              <w:rPr>
                <w:rFonts w:ascii="Courier New" w:hAnsi="Courier New" w:cs="Courier New" w:hint="eastAsia"/>
                <w:color w:val="000000"/>
                <w:kern w:val="0"/>
                <w:sz w:val="18"/>
                <w:szCs w:val="20"/>
              </w:rPr>
              <w:t>저장할때는</w:t>
            </w:r>
            <w:r w:rsidR="00783213">
              <w:rPr>
                <w:rFonts w:ascii="Courier New" w:hAnsi="Courier New" w:cs="Courier New" w:hint="eastAsia"/>
                <w:color w:val="000000"/>
                <w:kern w:val="0"/>
                <w:sz w:val="18"/>
                <w:szCs w:val="20"/>
              </w:rPr>
              <w:t xml:space="preserve"> </w:t>
            </w:r>
            <w:r w:rsidR="00783213">
              <w:rPr>
                <w:rStyle w:val="apple-converted-space"/>
                <w:rFonts w:ascii="돋움" w:eastAsia="돋움" w:hAnsi="돋움" w:hint="eastAsia"/>
                <w:color w:val="3E3E3E"/>
                <w:sz w:val="13"/>
                <w:szCs w:val="13"/>
              </w:rPr>
              <w:t> </w:t>
            </w:r>
            <w:r w:rsidR="00783213" w:rsidRPr="00783213">
              <w:rPr>
                <w:rFonts w:ascii="Courier New" w:hAnsi="Courier New" w:cs="Courier New" w:hint="eastAsia"/>
                <w:color w:val="000000"/>
                <w:kern w:val="0"/>
                <w:sz w:val="18"/>
                <w:szCs w:val="20"/>
              </w:rPr>
              <w:t>onRestoreInstanceState(Bundle)</w:t>
            </w:r>
          </w:p>
          <w:p w:rsidR="0055775C" w:rsidRPr="0055775C" w:rsidRDefault="0055775C" w:rsidP="0055775C">
            <w:pPr>
              <w:pStyle w:val="a7"/>
              <w:numPr>
                <w:ilvl w:val="0"/>
                <w:numId w:val="2"/>
              </w:numPr>
              <w:wordWrap/>
              <w:adjustRightInd w:val="0"/>
              <w:ind w:leftChars="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실행중인데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하드웨어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상태</w:t>
            </w:r>
            <w:r>
              <w:rPr>
                <w:rFonts w:ascii="Courier New" w:hAnsi="Courier New" w:cs="Courier New" w:hint="eastAsia"/>
                <w:color w:val="000000"/>
                <w:kern w:val="0"/>
                <w:sz w:val="18"/>
                <w:szCs w:val="20"/>
              </w:rPr>
              <w:t>(</w:t>
            </w:r>
            <w:r>
              <w:rPr>
                <w:rFonts w:ascii="Courier New" w:hAnsi="Courier New" w:cs="Courier New" w:hint="eastAsia"/>
                <w:color w:val="000000"/>
                <w:kern w:val="0"/>
                <w:sz w:val="18"/>
                <w:szCs w:val="20"/>
              </w:rPr>
              <w:t>예를들어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가로체그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세로보기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모드변경</w:t>
            </w:r>
            <w:r>
              <w:rPr>
                <w:rFonts w:ascii="Courier New" w:hAnsi="Courier New" w:cs="Courier New" w:hint="eastAsia"/>
                <w:color w:val="000000"/>
                <w:kern w:val="0"/>
                <w:sz w:val="18"/>
                <w:szCs w:val="20"/>
              </w:rPr>
              <w:t>)</w:t>
            </w:r>
            <w:r>
              <w:rPr>
                <w:rFonts w:ascii="Courier New" w:hAnsi="Courier New" w:cs="Courier New" w:hint="eastAsia"/>
                <w:color w:val="000000"/>
                <w:kern w:val="0"/>
                <w:sz w:val="18"/>
                <w:szCs w:val="20"/>
              </w:rPr>
              <w:t>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따라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시소스를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지정해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개발한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경우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하드웨어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상태가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변경되면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새로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생성돼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실행되면서</w:t>
            </w:r>
            <w:r>
              <w:rPr>
                <w:rFonts w:ascii="Courier New" w:hAnsi="Courier New" w:cs="Courier New" w:hint="eastAsia"/>
                <w:color w:val="000000"/>
                <w:kern w:val="0"/>
                <w:sz w:val="18"/>
                <w:szCs w:val="20"/>
              </w:rPr>
              <w:t xml:space="preserve">  onCreate() </w:t>
            </w:r>
            <w:r>
              <w:rPr>
                <w:rFonts w:ascii="Courier New" w:hAnsi="Courier New" w:cs="Courier New" w:hint="eastAsia"/>
                <w:color w:val="000000"/>
                <w:kern w:val="0"/>
                <w:sz w:val="18"/>
                <w:szCs w:val="20"/>
              </w:rPr>
              <w:t>메서드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w:t>
            </w:r>
          </w:p>
          <w:p w:rsidR="0055775C" w:rsidRPr="00E21CF5" w:rsidRDefault="0055775C" w:rsidP="00B4371B">
            <w:pPr>
              <w:wordWrap/>
              <w:adjustRightInd w:val="0"/>
              <w:jc w:val="left"/>
              <w:rPr>
                <w:rFonts w:ascii="Courier New" w:hAnsi="Courier New" w:cs="Courier New"/>
                <w:color w:val="000000"/>
                <w:kern w:val="0"/>
                <w:sz w:val="18"/>
                <w:szCs w:val="20"/>
              </w:rPr>
            </w:pP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onRestart</w:t>
            </w:r>
          </w:p>
        </w:tc>
        <w:tc>
          <w:tcPr>
            <w:tcW w:w="6989" w:type="dxa"/>
          </w:tcPr>
          <w:p w:rsidR="00590F0F" w:rsidRDefault="003768B9"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재시작될</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때</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호출된다</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특별히</w:t>
            </w:r>
            <w:r w:rsidR="00590F0F">
              <w:rPr>
                <w:rFonts w:ascii="Courier New" w:hAnsi="Courier New" w:cs="Courier New" w:hint="eastAsia"/>
                <w:color w:val="000000"/>
                <w:kern w:val="0"/>
                <w:sz w:val="18"/>
                <w:szCs w:val="20"/>
              </w:rPr>
              <w:t xml:space="preserve"> </w:t>
            </w:r>
            <w:r w:rsidR="00590F0F">
              <w:rPr>
                <w:rFonts w:ascii="Courier New" w:hAnsi="Courier New" w:cs="Courier New" w:hint="eastAsia"/>
                <w:color w:val="000000"/>
                <w:kern w:val="0"/>
                <w:sz w:val="18"/>
                <w:szCs w:val="20"/>
              </w:rPr>
              <w:t>할일은없다</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onStart</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사용자에게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보이기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직전에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p>
          <w:p w:rsidR="003768B9" w:rsidRDefault="003768B9" w:rsidP="00B4371B">
            <w:pPr>
              <w:wordWrap/>
              <w:adjustRightInd w:val="0"/>
              <w:jc w:val="left"/>
              <w:rPr>
                <w:rFonts w:ascii="Courier New" w:hAnsi="Courier New" w:cs="Courier New"/>
                <w:color w:val="000000"/>
                <w:kern w:val="0"/>
                <w:sz w:val="18"/>
                <w:szCs w:val="20"/>
              </w:rPr>
            </w:pP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onResume</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사용자와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상호작용을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하기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직전에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이단계에서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스택의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제일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위로올라온다</w:t>
            </w:r>
          </w:p>
          <w:p w:rsidR="00311C25" w:rsidRDefault="00311C25"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정지상태에서</w:t>
            </w:r>
            <w:r>
              <w:rPr>
                <w:rFonts w:ascii="Courier New" w:hAnsi="Courier New" w:cs="Courier New" w:hint="eastAsia"/>
                <w:color w:val="000000"/>
                <w:kern w:val="0"/>
                <w:sz w:val="18"/>
                <w:szCs w:val="20"/>
              </w:rPr>
              <w:t>-&gt;</w:t>
            </w:r>
            <w:r>
              <w:rPr>
                <w:rFonts w:ascii="Courier New" w:hAnsi="Courier New" w:cs="Courier New" w:hint="eastAsia"/>
                <w:color w:val="000000"/>
                <w:kern w:val="0"/>
                <w:sz w:val="18"/>
                <w:szCs w:val="20"/>
              </w:rPr>
              <w:t>다시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시작될때</w:t>
            </w:r>
            <w:r>
              <w:rPr>
                <w:rFonts w:ascii="Courier New" w:hAnsi="Courier New" w:cs="Courier New" w:hint="eastAsia"/>
                <w:color w:val="000000"/>
                <w:kern w:val="0"/>
                <w:sz w:val="18"/>
                <w:szCs w:val="20"/>
              </w:rPr>
              <w:t xml:space="preserve"> ,</w:t>
            </w:r>
          </w:p>
          <w:p w:rsidR="00311C25" w:rsidRDefault="00311C25"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처음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실행될때</w:t>
            </w:r>
            <w:r>
              <w:rPr>
                <w:rFonts w:ascii="Courier New" w:hAnsi="Courier New" w:cs="Courier New" w:hint="eastAsia"/>
                <w:color w:val="000000"/>
                <w:kern w:val="0"/>
                <w:sz w:val="18"/>
                <w:szCs w:val="20"/>
              </w:rPr>
              <w:t>.</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lastRenderedPageBreak/>
              <w:t>onPause</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다른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단계에서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미저장한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데이터가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있으면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저장하고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중지해야한다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이메스다가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리턴되어야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새애기비트가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활성화되므로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시간을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너무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많이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끌어선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안된다</w:t>
            </w:r>
            <w:r>
              <w:rPr>
                <w:rFonts w:ascii="Courier New" w:hAnsi="Courier New" w:cs="Courier New" w:hint="eastAsia"/>
                <w:color w:val="000000"/>
                <w:kern w:val="0"/>
                <w:sz w:val="18"/>
                <w:szCs w:val="20"/>
              </w:rPr>
              <w:t xml:space="preserve"> </w:t>
            </w:r>
          </w:p>
          <w:p w:rsidR="00311C25" w:rsidRDefault="00311C25" w:rsidP="00B4371B">
            <w:pPr>
              <w:wordWrap/>
              <w:adjustRightInd w:val="0"/>
              <w:jc w:val="left"/>
              <w:rPr>
                <w:rFonts w:ascii="Courier New" w:hAnsi="Courier New" w:cs="Courier New"/>
                <w:color w:val="000000"/>
                <w:kern w:val="0"/>
                <w:sz w:val="18"/>
                <w:szCs w:val="20"/>
              </w:rPr>
            </w:pPr>
          </w:p>
          <w:p w:rsidR="00311C25" w:rsidRDefault="00311C25"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전면에서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뒤로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물러설때</w:t>
            </w:r>
            <w:r>
              <w:rPr>
                <w:rFonts w:ascii="Courier New" w:hAnsi="Courier New" w:cs="Courier New" w:hint="eastAsia"/>
                <w:color w:val="000000"/>
                <w:kern w:val="0"/>
                <w:sz w:val="18"/>
                <w:szCs w:val="20"/>
              </w:rPr>
              <w:t>.</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onStop</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사용자에게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보이지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않게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호출한다</w:t>
            </w:r>
          </w:p>
          <w:p w:rsidR="003768B9" w:rsidRDefault="003768B9"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정지될때</w:t>
            </w:r>
          </w:p>
        </w:tc>
      </w:tr>
      <w:tr w:rsidR="00590F0F" w:rsidTr="00590F0F">
        <w:tc>
          <w:tcPr>
            <w:tcW w:w="2235"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onDestroy</w:t>
            </w:r>
          </w:p>
        </w:tc>
        <w:tc>
          <w:tcPr>
            <w:tcW w:w="6989" w:type="dxa"/>
          </w:tcPr>
          <w:p w:rsidR="00590F0F" w:rsidRDefault="00590F0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액티비티가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파괴될</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때</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호출된다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시스템에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의해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강제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종료되는것인지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아니면</w:t>
            </w:r>
            <w:r>
              <w:rPr>
                <w:rFonts w:ascii="Courier New" w:hAnsi="Courier New" w:cs="Courier New" w:hint="eastAsia"/>
                <w:color w:val="000000"/>
                <w:kern w:val="0"/>
                <w:sz w:val="18"/>
                <w:szCs w:val="20"/>
              </w:rPr>
              <w:t xml:space="preserve"> finish</w:t>
            </w:r>
            <w:r>
              <w:rPr>
                <w:rFonts w:ascii="Courier New" w:hAnsi="Courier New" w:cs="Courier New" w:hint="eastAsia"/>
                <w:color w:val="000000"/>
                <w:kern w:val="0"/>
                <w:sz w:val="18"/>
                <w:szCs w:val="20"/>
              </w:rPr>
              <w:t>메서드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호출에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의해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스스로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종료되는것인지는</w:t>
            </w:r>
            <w:r>
              <w:rPr>
                <w:rFonts w:ascii="Courier New" w:hAnsi="Courier New" w:cs="Courier New" w:hint="eastAsia"/>
                <w:color w:val="000000"/>
                <w:kern w:val="0"/>
                <w:sz w:val="18"/>
                <w:szCs w:val="20"/>
              </w:rPr>
              <w:t xml:space="preserve"> isFinishing </w:t>
            </w:r>
            <w:r>
              <w:rPr>
                <w:rFonts w:ascii="Courier New" w:hAnsi="Courier New" w:cs="Courier New" w:hint="eastAsia"/>
                <w:color w:val="000000"/>
                <w:kern w:val="0"/>
                <w:sz w:val="18"/>
                <w:szCs w:val="20"/>
              </w:rPr>
              <w:t>메서드로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조사</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가능하다</w:t>
            </w:r>
            <w:r>
              <w:rPr>
                <w:rFonts w:ascii="Courier New" w:hAnsi="Courier New" w:cs="Courier New" w:hint="eastAsia"/>
                <w:color w:val="000000"/>
                <w:kern w:val="0"/>
                <w:sz w:val="18"/>
                <w:szCs w:val="20"/>
              </w:rPr>
              <w:t>.</w:t>
            </w:r>
          </w:p>
          <w:p w:rsidR="00E21CF5" w:rsidRDefault="00E21CF5" w:rsidP="00B4371B">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F</w:t>
            </w:r>
            <w:r>
              <w:rPr>
                <w:rFonts w:ascii="Courier New" w:hAnsi="Courier New" w:cs="Courier New" w:hint="eastAsia"/>
                <w:color w:val="000000"/>
                <w:kern w:val="0"/>
                <w:sz w:val="18"/>
                <w:szCs w:val="20"/>
              </w:rPr>
              <w:t xml:space="preserve">inish() </w:t>
            </w:r>
            <w:r>
              <w:rPr>
                <w:rFonts w:ascii="Courier New" w:hAnsi="Courier New" w:cs="Courier New" w:hint="eastAsia"/>
                <w:color w:val="000000"/>
                <w:kern w:val="0"/>
                <w:sz w:val="18"/>
                <w:szCs w:val="20"/>
              </w:rPr>
              <w:t>호출해서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죽는거는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메모리가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부족해서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죽는거다</w:t>
            </w:r>
            <w:r>
              <w:rPr>
                <w:rFonts w:ascii="Courier New" w:hAnsi="Courier New" w:cs="Courier New" w:hint="eastAsia"/>
                <w:color w:val="000000"/>
                <w:kern w:val="0"/>
                <w:sz w:val="18"/>
                <w:szCs w:val="20"/>
              </w:rPr>
              <w:t>.</w:t>
            </w:r>
          </w:p>
        </w:tc>
      </w:tr>
      <w:tr w:rsidR="008B4F8F" w:rsidTr="00590F0F">
        <w:tc>
          <w:tcPr>
            <w:tcW w:w="2235" w:type="dxa"/>
          </w:tcPr>
          <w:p w:rsid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onSaveInstanceState</w:t>
            </w:r>
          </w:p>
        </w:tc>
        <w:tc>
          <w:tcPr>
            <w:tcW w:w="6989" w:type="dxa"/>
          </w:tcPr>
          <w:p w:rsid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회전돼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실행중인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액티비트가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종료되면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이함수를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통해</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번들을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저장한다</w:t>
            </w:r>
          </w:p>
        </w:tc>
      </w:tr>
      <w:tr w:rsidR="008B4F8F" w:rsidTr="00590F0F">
        <w:tc>
          <w:tcPr>
            <w:tcW w:w="2235" w:type="dxa"/>
          </w:tcPr>
          <w:p w:rsidR="008B4F8F" w:rsidRP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onRestoreInstanceState</w:t>
            </w:r>
          </w:p>
        </w:tc>
        <w:tc>
          <w:tcPr>
            <w:tcW w:w="6989" w:type="dxa"/>
          </w:tcPr>
          <w:p w:rsidR="008B4F8F" w:rsidRDefault="008B4F8F" w:rsidP="00B4371B">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메서드는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여기서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번들을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꺼내서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사용한다</w:t>
            </w:r>
            <w:r>
              <w:rPr>
                <w:rFonts w:ascii="Courier New" w:hAnsi="Courier New" w:cs="Courier New" w:hint="eastAsia"/>
                <w:color w:val="000000"/>
                <w:kern w:val="0"/>
                <w:sz w:val="18"/>
                <w:szCs w:val="20"/>
              </w:rPr>
              <w:t>.</w:t>
            </w:r>
          </w:p>
        </w:tc>
      </w:tr>
    </w:tbl>
    <w:p w:rsidR="00590F0F" w:rsidRDefault="00590F0F" w:rsidP="00B4371B">
      <w:pPr>
        <w:wordWrap/>
        <w:adjustRightInd w:val="0"/>
        <w:jc w:val="left"/>
        <w:rPr>
          <w:rFonts w:ascii="Courier New" w:hAnsi="Courier New" w:cs="Courier New"/>
          <w:color w:val="000000"/>
          <w:kern w:val="0"/>
          <w:sz w:val="18"/>
          <w:szCs w:val="20"/>
        </w:rPr>
      </w:pPr>
    </w:p>
    <w:p w:rsidR="008F2626" w:rsidRDefault="008F2626"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탭</w:t>
      </w:r>
    </w:p>
    <w:p w:rsidR="008F2626" w:rsidRDefault="0039054B"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576</w:t>
      </w:r>
    </w:p>
    <w:p w:rsidR="0039054B" w:rsidRDefault="0039054B"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대화상자</w:t>
      </w:r>
      <w:r>
        <w:rPr>
          <w:rFonts w:ascii="Courier New" w:hAnsi="Courier New" w:cs="Courier New" w:hint="eastAsia"/>
          <w:b/>
          <w:color w:val="000000"/>
          <w:kern w:val="0"/>
          <w:sz w:val="24"/>
          <w:szCs w:val="20"/>
        </w:rPr>
        <w:t>590</w:t>
      </w:r>
    </w:p>
    <w:p w:rsidR="00E35280" w:rsidRDefault="00E35280" w:rsidP="008F2626">
      <w:pPr>
        <w:wordWrap/>
        <w:adjustRightInd w:val="0"/>
        <w:jc w:val="left"/>
        <w:rPr>
          <w:rFonts w:ascii="Courier New" w:hAnsi="Courier New" w:cs="Courier New"/>
          <w:b/>
          <w:color w:val="000000"/>
          <w:kern w:val="0"/>
          <w:sz w:val="24"/>
          <w:szCs w:val="20"/>
        </w:rPr>
      </w:pPr>
    </w:p>
    <w:p w:rsidR="00E35280" w:rsidRDefault="00E35280" w:rsidP="008F2626">
      <w:pPr>
        <w:wordWrap/>
        <w:adjustRightInd w:val="0"/>
        <w:jc w:val="left"/>
        <w:rPr>
          <w:rFonts w:ascii="Courier New" w:hAnsi="Courier New" w:cs="Courier New"/>
          <w:b/>
          <w:color w:val="000000"/>
          <w:kern w:val="0"/>
          <w:sz w:val="24"/>
          <w:szCs w:val="20"/>
        </w:rPr>
      </w:pPr>
    </w:p>
    <w:p w:rsidR="000E368D" w:rsidRPr="000E368D" w:rsidRDefault="000E368D" w:rsidP="008F2626">
      <w:pPr>
        <w:wordWrap/>
        <w:adjustRightInd w:val="0"/>
        <w:jc w:val="left"/>
        <w:rPr>
          <w:rFonts w:ascii="Courier New" w:hAnsi="Courier New" w:cs="Courier New"/>
          <w:color w:val="000000"/>
          <w:kern w:val="0"/>
          <w:sz w:val="16"/>
          <w:szCs w:val="20"/>
        </w:rPr>
      </w:pPr>
      <w:r w:rsidRPr="000E368D">
        <w:rPr>
          <w:rFonts w:ascii="Courier New" w:hAnsi="Courier New" w:cs="Courier New" w:hint="eastAsia"/>
          <w:color w:val="000000"/>
          <w:kern w:val="0"/>
          <w:sz w:val="16"/>
          <w:szCs w:val="20"/>
        </w:rPr>
        <w:t>일반</w:t>
      </w:r>
      <w:r w:rsidRPr="000E368D">
        <w:rPr>
          <w:rFonts w:ascii="Courier New" w:hAnsi="Courier New" w:cs="Courier New" w:hint="eastAsia"/>
          <w:color w:val="000000"/>
          <w:kern w:val="0"/>
          <w:sz w:val="16"/>
          <w:szCs w:val="20"/>
        </w:rPr>
        <w:t xml:space="preserve"> viw</w:t>
      </w:r>
      <w:r w:rsidRPr="000E368D">
        <w:rPr>
          <w:rFonts w:ascii="Courier New" w:hAnsi="Courier New" w:cs="Courier New" w:hint="eastAsia"/>
          <w:color w:val="000000"/>
          <w:kern w:val="0"/>
          <w:sz w:val="16"/>
          <w:szCs w:val="20"/>
        </w:rPr>
        <w:t>뛰우기</w:t>
      </w:r>
      <w:r w:rsidRPr="000E368D">
        <w:rPr>
          <w:rFonts w:ascii="Courier New" w:hAnsi="Courier New" w:cs="Courier New" w:hint="eastAsia"/>
          <w:color w:val="000000"/>
          <w:kern w:val="0"/>
          <w:sz w:val="16"/>
          <w:szCs w:val="20"/>
        </w:rPr>
        <w:t xml:space="preserve"> </w:t>
      </w:r>
      <w:r w:rsidRPr="000E368D">
        <w:rPr>
          <w:rFonts w:ascii="Courier New" w:hAnsi="Courier New" w:cs="Courier New" w:hint="eastAsia"/>
          <w:color w:val="000000"/>
          <w:kern w:val="0"/>
          <w:sz w:val="16"/>
          <w:szCs w:val="20"/>
        </w:rPr>
        <w:t>팝업으로</w:t>
      </w:r>
      <w:r w:rsidR="00E21916">
        <w:rPr>
          <w:rFonts w:ascii="Courier New" w:hAnsi="Courier New" w:cs="Courier New" w:hint="eastAsia"/>
          <w:color w:val="000000"/>
          <w:kern w:val="0"/>
          <w:sz w:val="16"/>
          <w:szCs w:val="20"/>
        </w:rPr>
        <w:t xml:space="preserve"> </w:t>
      </w:r>
    </w:p>
    <w:p w:rsidR="009253C7" w:rsidRPr="00522311" w:rsidRDefault="009253C7" w:rsidP="008F2626">
      <w:pPr>
        <w:wordWrap/>
        <w:adjustRightInd w:val="0"/>
        <w:jc w:val="left"/>
        <w:rPr>
          <w:rFonts w:ascii="Courier New" w:hAnsi="Courier New" w:cs="Courier New"/>
          <w:color w:val="000000"/>
          <w:kern w:val="0"/>
          <w:szCs w:val="20"/>
        </w:rPr>
      </w:pPr>
      <w:r w:rsidRPr="00522311">
        <w:rPr>
          <w:rFonts w:ascii="Courier New" w:hAnsi="Courier New" w:cs="Courier New"/>
          <w:b/>
          <w:bCs/>
          <w:color w:val="005032"/>
          <w:kern w:val="0"/>
          <w:szCs w:val="20"/>
        </w:rPr>
        <w:t>PopupWindow</w:t>
      </w:r>
      <w:r w:rsidRPr="00522311">
        <w:rPr>
          <w:rFonts w:ascii="Courier New" w:hAnsi="Courier New" w:cs="Courier New"/>
          <w:color w:val="000000"/>
          <w:kern w:val="0"/>
          <w:szCs w:val="20"/>
        </w:rPr>
        <w:t xml:space="preserve"> </w:t>
      </w:r>
      <w:r w:rsidRPr="00522311">
        <w:rPr>
          <w:rFonts w:ascii="Courier New" w:hAnsi="Courier New" w:cs="Courier New"/>
          <w:color w:val="0000C0"/>
          <w:kern w:val="0"/>
          <w:szCs w:val="20"/>
        </w:rPr>
        <w:t>popup</w:t>
      </w:r>
      <w:r w:rsidRPr="00522311">
        <w:rPr>
          <w:rFonts w:ascii="Courier New" w:hAnsi="Courier New" w:cs="Courier New"/>
          <w:color w:val="000000"/>
          <w:kern w:val="0"/>
          <w:szCs w:val="20"/>
        </w:rPr>
        <w:t>;</w:t>
      </w:r>
      <w:r w:rsidR="00522311">
        <w:rPr>
          <w:rFonts w:ascii="Courier New" w:hAnsi="Courier New" w:cs="Courier New"/>
          <w:color w:val="000000"/>
          <w:kern w:val="0"/>
          <w:szCs w:val="20"/>
        </w:rPr>
        <w:t>…</w:t>
      </w:r>
    </w:p>
    <w:p w:rsidR="009253C7" w:rsidRPr="00522311" w:rsidRDefault="009253C7" w:rsidP="009253C7">
      <w:pPr>
        <w:wordWrap/>
        <w:adjustRightInd w:val="0"/>
        <w:jc w:val="left"/>
        <w:rPr>
          <w:rFonts w:ascii="Courier New" w:hAnsi="Courier New" w:cs="Courier New"/>
          <w:kern w:val="0"/>
          <w:szCs w:val="20"/>
        </w:rPr>
      </w:pPr>
      <w:r w:rsidRPr="00522311">
        <w:rPr>
          <w:rFonts w:ascii="Courier New" w:hAnsi="Courier New" w:cs="Courier New"/>
          <w:color w:val="000000"/>
          <w:kern w:val="0"/>
          <w:szCs w:val="20"/>
        </w:rPr>
        <w:tab/>
      </w:r>
      <w:r w:rsidRPr="00522311">
        <w:rPr>
          <w:rFonts w:ascii="Courier New" w:hAnsi="Courier New" w:cs="Courier New"/>
          <w:b/>
          <w:bCs/>
          <w:color w:val="7F0055"/>
          <w:kern w:val="0"/>
          <w:szCs w:val="20"/>
        </w:rPr>
        <w:t>private</w:t>
      </w:r>
      <w:r w:rsidRPr="00522311">
        <w:rPr>
          <w:rFonts w:ascii="Courier New" w:hAnsi="Courier New" w:cs="Courier New"/>
          <w:color w:val="000000"/>
          <w:kern w:val="0"/>
          <w:szCs w:val="20"/>
        </w:rPr>
        <w:t xml:space="preserve"> </w:t>
      </w:r>
      <w:r w:rsidRPr="00522311">
        <w:rPr>
          <w:rFonts w:ascii="Courier New" w:hAnsi="Courier New" w:cs="Courier New"/>
          <w:b/>
          <w:bCs/>
          <w:color w:val="7F0055"/>
          <w:kern w:val="0"/>
          <w:szCs w:val="20"/>
        </w:rPr>
        <w:t>void</w:t>
      </w:r>
      <w:r w:rsidRPr="00522311">
        <w:rPr>
          <w:rFonts w:ascii="Courier New" w:hAnsi="Courier New" w:cs="Courier New"/>
          <w:color w:val="000000"/>
          <w:kern w:val="0"/>
          <w:szCs w:val="20"/>
        </w:rPr>
        <w:t xml:space="preserve"> </w:t>
      </w:r>
      <w:r w:rsidRPr="00522311">
        <w:rPr>
          <w:rFonts w:ascii="Courier New" w:hAnsi="Courier New" w:cs="Courier New"/>
          <w:b/>
          <w:bCs/>
          <w:color w:val="008000"/>
          <w:kern w:val="0"/>
          <w:szCs w:val="20"/>
        </w:rPr>
        <w:t>popupSetting</w:t>
      </w:r>
      <w:r w:rsidRPr="00522311">
        <w:rPr>
          <w:rFonts w:ascii="Courier New" w:hAnsi="Courier New" w:cs="Courier New"/>
          <w:color w:val="000000"/>
          <w:kern w:val="0"/>
          <w:szCs w:val="20"/>
        </w:rPr>
        <w:t>() {</w:t>
      </w:r>
    </w:p>
    <w:p w:rsidR="009253C7" w:rsidRPr="00522311" w:rsidRDefault="009253C7" w:rsidP="009253C7">
      <w:pPr>
        <w:wordWrap/>
        <w:adjustRightInd w:val="0"/>
        <w:jc w:val="left"/>
        <w:rPr>
          <w:rFonts w:ascii="Courier New" w:hAnsi="Courier New" w:cs="Courier New"/>
          <w:kern w:val="0"/>
          <w:szCs w:val="20"/>
        </w:rPr>
      </w:pPr>
      <w:r w:rsidRPr="00522311">
        <w:rPr>
          <w:rFonts w:ascii="Courier New" w:hAnsi="Courier New" w:cs="Courier New"/>
          <w:color w:val="000000"/>
          <w:kern w:val="0"/>
          <w:szCs w:val="20"/>
        </w:rPr>
        <w:tab/>
      </w:r>
      <w:r w:rsidRPr="00522311">
        <w:rPr>
          <w:rFonts w:ascii="Courier New" w:hAnsi="Courier New" w:cs="Courier New"/>
          <w:color w:val="000000"/>
          <w:kern w:val="0"/>
          <w:szCs w:val="20"/>
        </w:rPr>
        <w:tab/>
      </w:r>
      <w:r w:rsidRPr="00522311">
        <w:rPr>
          <w:rFonts w:ascii="Courier New" w:hAnsi="Courier New" w:cs="Courier New"/>
          <w:b/>
          <w:bCs/>
          <w:color w:val="005032"/>
          <w:kern w:val="0"/>
          <w:szCs w:val="20"/>
        </w:rPr>
        <w:t>View</w:t>
      </w:r>
      <w:r w:rsidRPr="00522311">
        <w:rPr>
          <w:rFonts w:ascii="Courier New" w:hAnsi="Courier New" w:cs="Courier New"/>
          <w:color w:val="000000"/>
          <w:kern w:val="0"/>
          <w:szCs w:val="20"/>
        </w:rPr>
        <w:t xml:space="preserve"> popupview = </w:t>
      </w:r>
      <w:r w:rsidRPr="00522311">
        <w:rPr>
          <w:rFonts w:ascii="Courier New" w:hAnsi="Courier New" w:cs="Courier New"/>
          <w:b/>
          <w:bCs/>
          <w:color w:val="005032"/>
          <w:kern w:val="0"/>
          <w:szCs w:val="20"/>
        </w:rPr>
        <w:t>View</w:t>
      </w:r>
      <w:r w:rsidRPr="00522311">
        <w:rPr>
          <w:rFonts w:ascii="Courier New" w:hAnsi="Courier New" w:cs="Courier New"/>
          <w:color w:val="000000"/>
          <w:kern w:val="0"/>
          <w:szCs w:val="20"/>
        </w:rPr>
        <w:t>.</w:t>
      </w:r>
      <w:r w:rsidRPr="00522311">
        <w:rPr>
          <w:rFonts w:ascii="Courier New" w:hAnsi="Courier New" w:cs="Courier New"/>
          <w:i/>
          <w:iCs/>
          <w:color w:val="000000"/>
          <w:kern w:val="0"/>
          <w:szCs w:val="20"/>
        </w:rPr>
        <w:t>inflate</w:t>
      </w:r>
      <w:r w:rsidRPr="00522311">
        <w:rPr>
          <w:rFonts w:ascii="Courier New" w:hAnsi="Courier New" w:cs="Courier New"/>
          <w:color w:val="000000"/>
          <w:kern w:val="0"/>
          <w:szCs w:val="20"/>
        </w:rPr>
        <w:t>(</w:t>
      </w:r>
      <w:r w:rsidRPr="00522311">
        <w:rPr>
          <w:rFonts w:ascii="Courier New" w:hAnsi="Courier New" w:cs="Courier New"/>
          <w:b/>
          <w:bCs/>
          <w:color w:val="005032"/>
          <w:kern w:val="0"/>
          <w:szCs w:val="20"/>
        </w:rPr>
        <w:t>centerMap</w:t>
      </w:r>
      <w:r w:rsidRPr="00522311">
        <w:rPr>
          <w:rFonts w:ascii="Courier New" w:hAnsi="Courier New" w:cs="Courier New"/>
          <w:color w:val="000000"/>
          <w:kern w:val="0"/>
          <w:szCs w:val="20"/>
        </w:rPr>
        <w:t>.</w:t>
      </w:r>
      <w:r w:rsidRPr="00522311">
        <w:rPr>
          <w:rFonts w:ascii="Courier New" w:hAnsi="Courier New" w:cs="Courier New"/>
          <w:b/>
          <w:bCs/>
          <w:color w:val="7F0055"/>
          <w:kern w:val="0"/>
          <w:szCs w:val="20"/>
        </w:rPr>
        <w:t>this</w:t>
      </w:r>
      <w:r w:rsidRPr="00522311">
        <w:rPr>
          <w:rFonts w:ascii="Courier New" w:hAnsi="Courier New" w:cs="Courier New"/>
          <w:color w:val="000000"/>
          <w:kern w:val="0"/>
          <w:szCs w:val="20"/>
        </w:rPr>
        <w:t xml:space="preserve">, </w:t>
      </w:r>
      <w:r w:rsidRPr="00522311">
        <w:rPr>
          <w:rFonts w:ascii="Courier New" w:hAnsi="Courier New" w:cs="Courier New"/>
          <w:b/>
          <w:bCs/>
          <w:color w:val="005032"/>
          <w:kern w:val="0"/>
          <w:szCs w:val="20"/>
        </w:rPr>
        <w:t>R</w:t>
      </w:r>
      <w:r w:rsidRPr="00522311">
        <w:rPr>
          <w:rFonts w:ascii="Courier New" w:hAnsi="Courier New" w:cs="Courier New"/>
          <w:color w:val="000000"/>
          <w:kern w:val="0"/>
          <w:szCs w:val="20"/>
        </w:rPr>
        <w:t>.</w:t>
      </w:r>
      <w:r w:rsidRPr="00522311">
        <w:rPr>
          <w:rFonts w:ascii="Courier New" w:hAnsi="Courier New" w:cs="Courier New"/>
          <w:b/>
          <w:bCs/>
          <w:color w:val="005032"/>
          <w:kern w:val="0"/>
          <w:szCs w:val="20"/>
        </w:rPr>
        <w:t>layout</w:t>
      </w:r>
      <w:r w:rsidRPr="00522311">
        <w:rPr>
          <w:rFonts w:ascii="Courier New" w:hAnsi="Courier New" w:cs="Courier New"/>
          <w:color w:val="000000"/>
          <w:kern w:val="0"/>
          <w:szCs w:val="20"/>
        </w:rPr>
        <w:t>.</w:t>
      </w:r>
      <w:r w:rsidRPr="00522311">
        <w:rPr>
          <w:rFonts w:ascii="Courier New" w:hAnsi="Courier New" w:cs="Courier New"/>
          <w:i/>
          <w:iCs/>
          <w:color w:val="0000C0"/>
          <w:kern w:val="0"/>
          <w:szCs w:val="20"/>
        </w:rPr>
        <w:t>custom_list</w:t>
      </w:r>
      <w:r w:rsidRPr="00522311">
        <w:rPr>
          <w:rFonts w:ascii="Courier New" w:hAnsi="Courier New" w:cs="Courier New"/>
          <w:color w:val="000000"/>
          <w:kern w:val="0"/>
          <w:szCs w:val="20"/>
        </w:rPr>
        <w:t xml:space="preserve">, </w:t>
      </w:r>
      <w:r w:rsidRPr="00522311">
        <w:rPr>
          <w:rFonts w:ascii="Courier New" w:hAnsi="Courier New" w:cs="Courier New"/>
          <w:b/>
          <w:bCs/>
          <w:color w:val="7F0055"/>
          <w:kern w:val="0"/>
          <w:szCs w:val="20"/>
        </w:rPr>
        <w:t>null</w:t>
      </w:r>
      <w:r w:rsidRPr="00522311">
        <w:rPr>
          <w:rFonts w:ascii="Courier New" w:hAnsi="Courier New" w:cs="Courier New"/>
          <w:color w:val="000000"/>
          <w:kern w:val="0"/>
          <w:szCs w:val="20"/>
        </w:rPr>
        <w:t>);</w:t>
      </w:r>
    </w:p>
    <w:p w:rsidR="009253C7" w:rsidRPr="00522311" w:rsidRDefault="009253C7" w:rsidP="009253C7">
      <w:pPr>
        <w:wordWrap/>
        <w:adjustRightInd w:val="0"/>
        <w:jc w:val="left"/>
        <w:rPr>
          <w:rFonts w:ascii="Courier New" w:hAnsi="Courier New" w:cs="Courier New"/>
          <w:kern w:val="0"/>
          <w:szCs w:val="20"/>
        </w:rPr>
      </w:pPr>
      <w:r w:rsidRPr="00522311">
        <w:rPr>
          <w:rFonts w:ascii="Courier New" w:hAnsi="Courier New" w:cs="Courier New"/>
          <w:color w:val="000000"/>
          <w:kern w:val="0"/>
          <w:szCs w:val="20"/>
        </w:rPr>
        <w:tab/>
      </w:r>
      <w:r w:rsidRPr="00522311">
        <w:rPr>
          <w:rFonts w:ascii="Courier New" w:hAnsi="Courier New" w:cs="Courier New"/>
          <w:color w:val="000000"/>
          <w:kern w:val="0"/>
          <w:szCs w:val="20"/>
        </w:rPr>
        <w:tab/>
      </w:r>
      <w:r w:rsidRPr="00522311">
        <w:rPr>
          <w:rFonts w:ascii="Courier New" w:hAnsi="Courier New" w:cs="Courier New"/>
          <w:color w:val="0000C0"/>
          <w:kern w:val="0"/>
          <w:szCs w:val="20"/>
        </w:rPr>
        <w:t>popup</w:t>
      </w:r>
      <w:r w:rsidRPr="00522311">
        <w:rPr>
          <w:rFonts w:ascii="Courier New" w:hAnsi="Courier New" w:cs="Courier New"/>
          <w:color w:val="000000"/>
          <w:kern w:val="0"/>
          <w:szCs w:val="20"/>
        </w:rPr>
        <w:t xml:space="preserve"> = </w:t>
      </w:r>
      <w:r w:rsidRPr="00522311">
        <w:rPr>
          <w:rFonts w:ascii="Courier New" w:hAnsi="Courier New" w:cs="Courier New"/>
          <w:b/>
          <w:bCs/>
          <w:color w:val="7F0055"/>
          <w:kern w:val="0"/>
          <w:szCs w:val="20"/>
        </w:rPr>
        <w:t>new</w:t>
      </w:r>
      <w:r w:rsidRPr="00522311">
        <w:rPr>
          <w:rFonts w:ascii="Courier New" w:hAnsi="Courier New" w:cs="Courier New"/>
          <w:color w:val="000000"/>
          <w:kern w:val="0"/>
          <w:szCs w:val="20"/>
        </w:rPr>
        <w:t xml:space="preserve"> </w:t>
      </w:r>
      <w:r w:rsidRPr="00522311">
        <w:rPr>
          <w:rFonts w:ascii="Courier New" w:hAnsi="Courier New" w:cs="Courier New"/>
          <w:b/>
          <w:bCs/>
          <w:color w:val="008000"/>
          <w:kern w:val="0"/>
          <w:szCs w:val="20"/>
        </w:rPr>
        <w:t>PopupWindow</w:t>
      </w:r>
      <w:r w:rsidRPr="00522311">
        <w:rPr>
          <w:rFonts w:ascii="Courier New" w:hAnsi="Courier New" w:cs="Courier New"/>
          <w:color w:val="000000"/>
          <w:kern w:val="0"/>
          <w:szCs w:val="20"/>
        </w:rPr>
        <w:t>(popupview,100,100,</w:t>
      </w:r>
      <w:r w:rsidRPr="00522311">
        <w:rPr>
          <w:rFonts w:ascii="Courier New" w:hAnsi="Courier New" w:cs="Courier New"/>
          <w:b/>
          <w:bCs/>
          <w:color w:val="7F0055"/>
          <w:kern w:val="0"/>
          <w:szCs w:val="20"/>
        </w:rPr>
        <w:t>true</w:t>
      </w:r>
      <w:r w:rsidRPr="00522311">
        <w:rPr>
          <w:rFonts w:ascii="Courier New" w:hAnsi="Courier New" w:cs="Courier New"/>
          <w:color w:val="000000"/>
          <w:kern w:val="0"/>
          <w:szCs w:val="20"/>
        </w:rPr>
        <w:t>);</w:t>
      </w:r>
      <w:r w:rsidRPr="00522311">
        <w:rPr>
          <w:rFonts w:ascii="Courier New" w:hAnsi="Courier New" w:cs="Courier New"/>
          <w:color w:val="000000"/>
          <w:kern w:val="0"/>
          <w:szCs w:val="20"/>
        </w:rPr>
        <w:tab/>
      </w:r>
      <w:r w:rsidRPr="00522311">
        <w:rPr>
          <w:rFonts w:ascii="Courier New" w:hAnsi="Courier New" w:cs="Courier New"/>
          <w:color w:val="000000"/>
          <w:kern w:val="0"/>
          <w:szCs w:val="20"/>
        </w:rPr>
        <w:tab/>
      </w:r>
    </w:p>
    <w:p w:rsidR="009253C7" w:rsidRPr="00522311" w:rsidRDefault="009253C7" w:rsidP="009253C7">
      <w:pPr>
        <w:wordWrap/>
        <w:adjustRightInd w:val="0"/>
        <w:jc w:val="left"/>
        <w:rPr>
          <w:rFonts w:ascii="Courier New" w:hAnsi="Courier New" w:cs="Courier New"/>
          <w:color w:val="000000"/>
          <w:kern w:val="0"/>
          <w:szCs w:val="20"/>
        </w:rPr>
      </w:pPr>
      <w:r w:rsidRPr="00522311">
        <w:rPr>
          <w:rFonts w:ascii="Courier New" w:hAnsi="Courier New" w:cs="Courier New"/>
          <w:color w:val="000000"/>
          <w:kern w:val="0"/>
          <w:szCs w:val="20"/>
        </w:rPr>
        <w:tab/>
        <w:t>}</w:t>
      </w:r>
      <w:r w:rsidR="00522311">
        <w:rPr>
          <w:rFonts w:ascii="Courier New" w:hAnsi="Courier New" w:cs="Courier New"/>
          <w:color w:val="000000"/>
          <w:kern w:val="0"/>
          <w:szCs w:val="20"/>
        </w:rPr>
        <w:t>…</w:t>
      </w:r>
    </w:p>
    <w:p w:rsidR="009253C7" w:rsidRDefault="009253C7" w:rsidP="009253C7">
      <w:pPr>
        <w:wordWrap/>
        <w:adjustRightInd w:val="0"/>
        <w:jc w:val="left"/>
        <w:rPr>
          <w:rFonts w:ascii="Courier New" w:hAnsi="Courier New" w:cs="Courier New"/>
          <w:b/>
          <w:color w:val="000000"/>
          <w:kern w:val="0"/>
          <w:sz w:val="24"/>
          <w:szCs w:val="20"/>
        </w:rPr>
      </w:pPr>
      <w:r w:rsidRPr="00522311">
        <w:rPr>
          <w:rFonts w:ascii="Courier New" w:hAnsi="Courier New" w:cs="Courier New"/>
          <w:color w:val="000000"/>
          <w:kern w:val="0"/>
          <w:szCs w:val="20"/>
        </w:rPr>
        <w:tab/>
      </w:r>
      <w:r w:rsidRPr="00522311">
        <w:rPr>
          <w:rFonts w:ascii="Courier New" w:hAnsi="Courier New" w:cs="Courier New"/>
          <w:color w:val="0000C0"/>
          <w:kern w:val="0"/>
          <w:szCs w:val="20"/>
        </w:rPr>
        <w:t>popup</w:t>
      </w:r>
      <w:r w:rsidRPr="00522311">
        <w:rPr>
          <w:rFonts w:ascii="Courier New" w:hAnsi="Courier New" w:cs="Courier New"/>
          <w:color w:val="000000"/>
          <w:kern w:val="0"/>
          <w:szCs w:val="20"/>
        </w:rPr>
        <w:t>.</w:t>
      </w:r>
      <w:r w:rsidRPr="00522311">
        <w:rPr>
          <w:rFonts w:ascii="Courier New" w:hAnsi="Courier New" w:cs="Courier New"/>
          <w:b/>
          <w:bCs/>
          <w:color w:val="008000"/>
          <w:kern w:val="0"/>
          <w:szCs w:val="20"/>
        </w:rPr>
        <w:t>showAtLocation</w:t>
      </w:r>
      <w:r w:rsidRPr="00522311">
        <w:rPr>
          <w:rFonts w:ascii="Courier New" w:hAnsi="Courier New" w:cs="Courier New"/>
          <w:color w:val="000000"/>
          <w:kern w:val="0"/>
          <w:szCs w:val="20"/>
        </w:rPr>
        <w:t>(</w:t>
      </w:r>
      <w:r w:rsidRPr="00522311">
        <w:rPr>
          <w:rFonts w:ascii="Courier New" w:hAnsi="Courier New" w:cs="Courier New"/>
          <w:color w:val="0000C0"/>
          <w:kern w:val="0"/>
          <w:szCs w:val="20"/>
        </w:rPr>
        <w:t>map</w:t>
      </w:r>
      <w:r w:rsidRPr="00522311">
        <w:rPr>
          <w:rFonts w:ascii="Courier New" w:hAnsi="Courier New" w:cs="Courier New"/>
          <w:color w:val="000000"/>
          <w:kern w:val="0"/>
          <w:szCs w:val="20"/>
        </w:rPr>
        <w:t xml:space="preserve">, </w:t>
      </w:r>
      <w:r w:rsidRPr="00522311">
        <w:rPr>
          <w:rFonts w:ascii="Courier New" w:hAnsi="Courier New" w:cs="Courier New"/>
          <w:b/>
          <w:bCs/>
          <w:color w:val="005032"/>
          <w:kern w:val="0"/>
          <w:szCs w:val="20"/>
        </w:rPr>
        <w:t>Gravity</w:t>
      </w:r>
      <w:r w:rsidRPr="00522311">
        <w:rPr>
          <w:rFonts w:ascii="Courier New" w:hAnsi="Courier New" w:cs="Courier New"/>
          <w:color w:val="000000"/>
          <w:kern w:val="0"/>
          <w:szCs w:val="20"/>
        </w:rPr>
        <w:t>.</w:t>
      </w:r>
      <w:r w:rsidRPr="00522311">
        <w:rPr>
          <w:rFonts w:ascii="Courier New" w:hAnsi="Courier New" w:cs="Courier New"/>
          <w:i/>
          <w:iCs/>
          <w:color w:val="0000C0"/>
          <w:kern w:val="0"/>
          <w:szCs w:val="20"/>
        </w:rPr>
        <w:t>CENTER</w:t>
      </w:r>
      <w:r w:rsidRPr="00522311">
        <w:rPr>
          <w:rFonts w:ascii="Courier New" w:hAnsi="Courier New" w:cs="Courier New"/>
          <w:color w:val="000000"/>
          <w:kern w:val="0"/>
          <w:szCs w:val="20"/>
        </w:rPr>
        <w:t xml:space="preserve">, 0, 0); </w:t>
      </w:r>
      <w:r w:rsidRPr="00522311">
        <w:rPr>
          <w:rFonts w:ascii="Courier New" w:hAnsi="Courier New" w:cs="Courier New"/>
          <w:color w:val="3F7F5F"/>
          <w:kern w:val="0"/>
          <w:szCs w:val="20"/>
        </w:rPr>
        <w:t>//</w:t>
      </w:r>
      <w:r w:rsidRPr="00522311">
        <w:rPr>
          <w:rFonts w:ascii="Courier New" w:hAnsi="Courier New" w:cs="Courier New"/>
          <w:color w:val="3F7F5F"/>
          <w:kern w:val="0"/>
          <w:szCs w:val="20"/>
        </w:rPr>
        <w:t>가운데</w:t>
      </w:r>
      <w:r w:rsidRPr="00522311">
        <w:rPr>
          <w:rFonts w:ascii="Courier New" w:hAnsi="Courier New" w:cs="Courier New"/>
          <w:color w:val="3F7F5F"/>
          <w:kern w:val="0"/>
          <w:szCs w:val="20"/>
        </w:rPr>
        <w:t xml:space="preserve"> </w:t>
      </w:r>
      <w:r w:rsidRPr="00522311">
        <w:rPr>
          <w:rFonts w:ascii="Courier New" w:hAnsi="Courier New" w:cs="Courier New"/>
          <w:color w:val="3F7F5F"/>
          <w:kern w:val="0"/>
          <w:szCs w:val="20"/>
        </w:rPr>
        <w:t>놓기</w:t>
      </w:r>
    </w:p>
    <w:p w:rsidR="00A90895" w:rsidRDefault="00A90895" w:rsidP="008F2626">
      <w:pPr>
        <w:wordWrap/>
        <w:adjustRightInd w:val="0"/>
        <w:jc w:val="left"/>
        <w:rPr>
          <w:rFonts w:ascii="Courier New" w:hAnsi="Courier New" w:cs="Courier New"/>
          <w:b/>
          <w:color w:val="000000"/>
          <w:kern w:val="0"/>
          <w:sz w:val="24"/>
          <w:szCs w:val="20"/>
        </w:rPr>
      </w:pPr>
      <w:r>
        <w:rPr>
          <w:rFonts w:ascii="Courier New" w:hAnsi="Courier New" w:cs="Courier New" w:hint="eastAsia"/>
          <w:b/>
          <w:color w:val="000000"/>
          <w:kern w:val="0"/>
          <w:sz w:val="24"/>
          <w:szCs w:val="20"/>
        </w:rPr>
        <w:t>쓰레드</w:t>
      </w:r>
      <w:r w:rsidR="00BE67DC">
        <w:rPr>
          <w:rFonts w:ascii="Courier New" w:hAnsi="Courier New" w:cs="Courier New" w:hint="eastAsia"/>
          <w:b/>
          <w:color w:val="000000"/>
          <w:kern w:val="0"/>
          <w:sz w:val="24"/>
          <w:szCs w:val="20"/>
        </w:rPr>
        <w:t>630</w:t>
      </w:r>
    </w:p>
    <w:p w:rsidR="001C32A4" w:rsidRDefault="001C32A4" w:rsidP="008F2626">
      <w:pPr>
        <w:wordWrap/>
        <w:adjustRightInd w:val="0"/>
        <w:jc w:val="left"/>
        <w:rPr>
          <w:rFonts w:ascii="Courier New" w:hAnsi="Courier New" w:cs="Courier New"/>
          <w:b/>
          <w:color w:val="000000"/>
          <w:kern w:val="0"/>
          <w:sz w:val="24"/>
          <w:szCs w:val="20"/>
        </w:rPr>
      </w:pPr>
      <w:r w:rsidRPr="001C32A4">
        <w:rPr>
          <w:rFonts w:ascii="Courier New" w:hAnsi="Courier New" w:cs="Courier New"/>
          <w:b/>
          <w:color w:val="000000"/>
          <w:kern w:val="0"/>
          <w:sz w:val="24"/>
          <w:szCs w:val="20"/>
        </w:rPr>
        <w:t xml:space="preserve">//* Thread </w:t>
      </w:r>
      <w:r w:rsidRPr="001C32A4">
        <w:rPr>
          <w:rFonts w:ascii="Courier New" w:hAnsi="Courier New" w:cs="Courier New"/>
          <w:b/>
          <w:color w:val="000000"/>
          <w:kern w:val="0"/>
          <w:sz w:val="24"/>
          <w:szCs w:val="20"/>
        </w:rPr>
        <w:t>객체</w:t>
      </w:r>
      <w:r w:rsidRPr="001C32A4">
        <w:rPr>
          <w:rFonts w:ascii="Courier New" w:hAnsi="Courier New" w:cs="Courier New"/>
          <w:b/>
          <w:color w:val="000000"/>
          <w:kern w:val="0"/>
          <w:sz w:val="24"/>
          <w:szCs w:val="20"/>
        </w:rPr>
        <w:t xml:space="preserve"> </w:t>
      </w:r>
      <w:r w:rsidRPr="001C32A4">
        <w:rPr>
          <w:rFonts w:ascii="Courier New" w:hAnsi="Courier New" w:cs="Courier New"/>
          <w:b/>
          <w:color w:val="000000"/>
          <w:kern w:val="0"/>
          <w:sz w:val="24"/>
          <w:szCs w:val="20"/>
        </w:rPr>
        <w:t>사용</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F808A2" w:rsidRDefault="00DE14F8" w:rsidP="00F808A2">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078" type="#_x0000_t32" style="position:absolute;margin-left:234.45pt;margin-top:5.75pt;width:139.95pt;height:119.2pt;flip:y;z-index:251714560" o:connectortype="straight">
            <v:stroke endarrow="block"/>
          </v:shape>
        </w:pict>
      </w:r>
      <w:r w:rsidR="00F808A2">
        <w:rPr>
          <w:rFonts w:ascii="Courier New" w:hAnsi="Courier New" w:cs="Courier New"/>
          <w:color w:val="000000"/>
          <w:kern w:val="0"/>
          <w:szCs w:val="20"/>
        </w:rPr>
        <w:tab/>
      </w:r>
      <w:r w:rsidR="00F808A2">
        <w:rPr>
          <w:rFonts w:ascii="Courier New" w:hAnsi="Courier New" w:cs="Courier New"/>
          <w:color w:val="000000"/>
          <w:kern w:val="0"/>
          <w:szCs w:val="20"/>
        </w:rPr>
        <w:tab/>
      </w:r>
      <w:r w:rsidR="00F808A2">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//mBackText.setText("BackValue : " + mBackValue);</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808A2" w:rsidRDefault="00F808A2" w:rsidP="00F808A2">
      <w:pPr>
        <w:wordWrap/>
        <w:adjustRightInd w:val="0"/>
        <w:jc w:val="left"/>
        <w:rPr>
          <w:rFonts w:ascii="Courier New" w:hAnsi="Courier New" w:cs="Courier New"/>
          <w:b/>
          <w:color w:val="000000"/>
          <w:kern w:val="0"/>
          <w:sz w:val="24"/>
          <w:szCs w:val="20"/>
        </w:rPr>
      </w:pPr>
      <w:r>
        <w:rPr>
          <w:rFonts w:ascii="Courier New" w:hAnsi="Courier New" w:cs="Courier New"/>
          <w:color w:val="000000"/>
          <w:kern w:val="0"/>
          <w:szCs w:val="20"/>
        </w:rPr>
        <w:tab/>
        <w:t>}</w:t>
      </w:r>
    </w:p>
    <w:p w:rsidR="00560FA8" w:rsidRDefault="00560FA8" w:rsidP="00560FA8">
      <w:pPr>
        <w:wordWrap/>
        <w:adjustRightInd w:val="0"/>
        <w:jc w:val="left"/>
        <w:rPr>
          <w:rFonts w:ascii="Courier New" w:hAnsi="Courier New" w:cs="Courier New"/>
          <w:color w:val="000000"/>
          <w:kern w:val="0"/>
          <w:szCs w:val="20"/>
        </w:rPr>
      </w:pPr>
    </w:p>
    <w:p w:rsidR="001C32A4" w:rsidRDefault="001C32A4">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1C32A4" w:rsidRDefault="001C32A4" w:rsidP="001C32A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lastRenderedPageBreak/>
        <w:tab/>
      </w:r>
    </w:p>
    <w:p w:rsidR="001C32A4" w:rsidRPr="001C32A4" w:rsidRDefault="001C32A4" w:rsidP="001C32A4">
      <w:pPr>
        <w:wordWrap/>
        <w:adjustRightInd w:val="0"/>
        <w:jc w:val="left"/>
        <w:rPr>
          <w:rFonts w:ascii="Courier New" w:hAnsi="Courier New" w:cs="Courier New"/>
          <w:color w:val="000000"/>
          <w:kern w:val="0"/>
          <w:szCs w:val="20"/>
        </w:rPr>
      </w:pPr>
    </w:p>
    <w:p w:rsidR="001C32A4" w:rsidRPr="001C32A4" w:rsidRDefault="001C32A4" w:rsidP="001C32A4">
      <w:pPr>
        <w:wordWrap/>
        <w:adjustRightInd w:val="0"/>
        <w:jc w:val="left"/>
        <w:rPr>
          <w:rFonts w:ascii="Courier New" w:hAnsi="Courier New" w:cs="Courier New"/>
          <w:b/>
          <w:color w:val="000000"/>
          <w:kern w:val="0"/>
          <w:sz w:val="36"/>
          <w:szCs w:val="20"/>
        </w:rPr>
      </w:pPr>
      <w:r w:rsidRPr="001C32A4">
        <w:rPr>
          <w:rFonts w:ascii="Courier New" w:hAnsi="Courier New" w:cs="Courier New"/>
          <w:b/>
          <w:color w:val="000000"/>
          <w:kern w:val="0"/>
          <w:sz w:val="36"/>
          <w:szCs w:val="20"/>
        </w:rPr>
        <w:t xml:space="preserve">/* Runnable </w:t>
      </w:r>
      <w:r w:rsidRPr="001C32A4">
        <w:rPr>
          <w:rFonts w:ascii="Courier New" w:hAnsi="Courier New" w:cs="Courier New"/>
          <w:b/>
          <w:color w:val="000000"/>
          <w:kern w:val="0"/>
          <w:sz w:val="36"/>
          <w:szCs w:val="20"/>
        </w:rPr>
        <w:t>객체</w:t>
      </w:r>
      <w:r w:rsidRPr="001C32A4">
        <w:rPr>
          <w:rFonts w:ascii="Courier New" w:hAnsi="Courier New" w:cs="Courier New"/>
          <w:b/>
          <w:color w:val="000000"/>
          <w:kern w:val="0"/>
          <w:sz w:val="36"/>
          <w:szCs w:val="20"/>
        </w:rPr>
        <w:t xml:space="preserve"> </w:t>
      </w:r>
      <w:r w:rsidRPr="001C32A4">
        <w:rPr>
          <w:rFonts w:ascii="Courier New" w:hAnsi="Courier New" w:cs="Courier New"/>
          <w:b/>
          <w:color w:val="000000"/>
          <w:kern w:val="0"/>
          <w:sz w:val="36"/>
          <w:szCs w:val="20"/>
        </w:rPr>
        <w:t>사용하기</w:t>
      </w:r>
    </w:p>
    <w:p w:rsidR="001C32A4" w:rsidRDefault="001C32A4" w:rsidP="001C32A4">
      <w:pPr>
        <w:wordWrap/>
        <w:adjustRightInd w:val="0"/>
        <w:jc w:val="left"/>
        <w:rPr>
          <w:rFonts w:ascii="Courier New" w:hAnsi="Courier New" w:cs="Courier New"/>
          <w:color w:val="000000"/>
          <w:kern w:val="0"/>
          <w:szCs w:val="20"/>
        </w:rPr>
      </w:pPr>
    </w:p>
    <w:p w:rsidR="001C32A4" w:rsidRDefault="001C32A4" w:rsidP="001C32A4">
      <w:pPr>
        <w:wordWrap/>
        <w:adjustRightInd w:val="0"/>
        <w:ind w:firstLine="800"/>
        <w:jc w:val="left"/>
        <w:rPr>
          <w:rFonts w:ascii="Courier New" w:hAnsi="Courier New" w:cs="Courier New"/>
          <w:kern w:val="0"/>
          <w:szCs w:val="20"/>
        </w:rPr>
      </w:pP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BackRunnable</w:t>
      </w:r>
      <w:r>
        <w:rPr>
          <w:rFonts w:ascii="Courier New" w:hAnsi="Courier New" w:cs="Courier New"/>
          <w:color w:val="000000"/>
          <w:kern w:val="0"/>
          <w:szCs w:val="20"/>
        </w:rPr>
        <w:t xml:space="preserve"> runnable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BackRunnable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Thread</w:t>
      </w:r>
      <w:r>
        <w:rPr>
          <w:rFonts w:ascii="Courier New" w:hAnsi="Courier New" w:cs="Courier New"/>
          <w:color w:val="000000"/>
          <w:kern w:val="0"/>
          <w:szCs w:val="20"/>
        </w:rPr>
        <w:t>(runnable);</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1C32A4" w:rsidRDefault="00DE14F8" w:rsidP="001C32A4">
      <w:pPr>
        <w:wordWrap/>
        <w:adjustRightInd w:val="0"/>
        <w:jc w:val="left"/>
        <w:rPr>
          <w:rFonts w:ascii="Courier New" w:hAnsi="Courier New" w:cs="Courier New"/>
          <w:kern w:val="0"/>
          <w:szCs w:val="20"/>
        </w:rPr>
      </w:pPr>
      <w:r w:rsidRPr="00DE14F8">
        <w:rPr>
          <w:rFonts w:ascii="Courier New" w:hAnsi="Courier New" w:cs="Courier New"/>
          <w:noProof/>
          <w:color w:val="000000"/>
          <w:kern w:val="0"/>
          <w:sz w:val="18"/>
          <w:szCs w:val="20"/>
        </w:rPr>
        <w:pict>
          <v:rect id="_x0000_s1080" style="position:absolute;margin-left:-7.95pt;margin-top:9.6pt;width:425.55pt;height:67.95pt;z-index:251716608" filled="f" strokecolor="red" strokeweight="1.5pt"/>
        </w:pict>
      </w:r>
      <w:r w:rsidR="001C32A4">
        <w:rPr>
          <w:rFonts w:ascii="Courier New" w:hAnsi="Courier New" w:cs="Courier New"/>
          <w:color w:val="000000"/>
          <w:kern w:val="0"/>
          <w:szCs w:val="20"/>
        </w:rPr>
        <w:tab/>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BackRunnable</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Runnable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1C32A4" w:rsidRDefault="00DE14F8" w:rsidP="001C32A4">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81" type="#_x0000_t38" style="position:absolute;margin-left:255.15pt;margin-top:77.95pt;width:161.3pt;height:47.2pt;rotation:90;z-index:251717632" o:connectortype="curved" adj="19209,-233802,-57770" strokecolor="red" strokeweight="2.25pt">
            <v:stroke endarrow="block"/>
          </v:shape>
        </w:pict>
      </w:r>
      <w:r w:rsidR="001C32A4">
        <w:rPr>
          <w:rFonts w:ascii="Courier New" w:hAnsi="Courier New" w:cs="Courier New"/>
          <w:color w:val="000000"/>
          <w:kern w:val="0"/>
          <w:szCs w:val="20"/>
        </w:rPr>
        <w:tab/>
      </w:r>
      <w:r w:rsidR="001C32A4">
        <w:rPr>
          <w:rFonts w:ascii="Courier New" w:hAnsi="Courier New" w:cs="Courier New"/>
          <w:color w:val="000000"/>
          <w:kern w:val="0"/>
          <w:szCs w:val="20"/>
        </w:rPr>
        <w:tab/>
      </w:r>
      <w:r w:rsidR="001C32A4">
        <w:rPr>
          <w:rFonts w:ascii="Courier New" w:hAnsi="Courier New" w:cs="Courier New"/>
          <w:color w:val="000000"/>
          <w:kern w:val="0"/>
          <w:szCs w:val="20"/>
        </w:rPr>
        <w:tab/>
      </w:r>
      <w:r w:rsidR="001C32A4">
        <w:rPr>
          <w:rFonts w:ascii="Courier New" w:hAnsi="Courier New" w:cs="Courier New"/>
          <w:color w:val="000000"/>
          <w:kern w:val="0"/>
          <w:szCs w:val="20"/>
        </w:rPr>
        <w:tab/>
      </w:r>
      <w:r w:rsidR="001C32A4">
        <w:rPr>
          <w:rFonts w:ascii="Courier New" w:hAnsi="Courier New" w:cs="Courier New"/>
          <w:b/>
          <w:bCs/>
          <w:color w:val="7F0055"/>
          <w:kern w:val="0"/>
          <w:szCs w:val="20"/>
        </w:rPr>
        <w:t>try</w:t>
      </w:r>
      <w:r w:rsidR="001C32A4">
        <w:rPr>
          <w:rFonts w:ascii="Courier New" w:hAnsi="Courier New" w:cs="Courier New"/>
          <w:color w:val="000000"/>
          <w:kern w:val="0"/>
          <w:szCs w:val="20"/>
        </w:rPr>
        <w:t xml:space="preserve"> { </w:t>
      </w:r>
      <w:r w:rsidR="001C32A4">
        <w:rPr>
          <w:rFonts w:ascii="Courier New" w:hAnsi="Courier New" w:cs="Courier New"/>
          <w:b/>
          <w:bCs/>
          <w:color w:val="005032"/>
          <w:kern w:val="0"/>
          <w:szCs w:val="20"/>
        </w:rPr>
        <w:t>Thread</w:t>
      </w:r>
      <w:r w:rsidR="001C32A4">
        <w:rPr>
          <w:rFonts w:ascii="Courier New" w:hAnsi="Courier New" w:cs="Courier New"/>
          <w:color w:val="000000"/>
          <w:kern w:val="0"/>
          <w:szCs w:val="20"/>
        </w:rPr>
        <w:t>.</w:t>
      </w:r>
      <w:r w:rsidR="001C32A4">
        <w:rPr>
          <w:rFonts w:ascii="Courier New" w:hAnsi="Courier New" w:cs="Courier New"/>
          <w:i/>
          <w:iCs/>
          <w:color w:val="000000"/>
          <w:kern w:val="0"/>
          <w:szCs w:val="20"/>
        </w:rPr>
        <w:t>sleep</w:t>
      </w:r>
      <w:r w:rsidR="001C32A4">
        <w:rPr>
          <w:rFonts w:ascii="Courier New" w:hAnsi="Courier New" w:cs="Courier New"/>
          <w:color w:val="000000"/>
          <w:kern w:val="0"/>
          <w:szCs w:val="20"/>
        </w:rPr>
        <w:t xml:space="preserve">(1000); } </w:t>
      </w:r>
      <w:r w:rsidR="001C32A4">
        <w:rPr>
          <w:rFonts w:ascii="Courier New" w:hAnsi="Courier New" w:cs="Courier New"/>
          <w:b/>
          <w:bCs/>
          <w:color w:val="7F0055"/>
          <w:kern w:val="0"/>
          <w:szCs w:val="20"/>
        </w:rPr>
        <w:t>catch</w:t>
      </w:r>
      <w:r w:rsidR="001C32A4">
        <w:rPr>
          <w:rFonts w:ascii="Courier New" w:hAnsi="Courier New" w:cs="Courier New"/>
          <w:color w:val="000000"/>
          <w:kern w:val="0"/>
          <w:szCs w:val="20"/>
        </w:rPr>
        <w:t xml:space="preserve"> (</w:t>
      </w:r>
      <w:r w:rsidR="001C32A4">
        <w:rPr>
          <w:rFonts w:ascii="Courier New" w:hAnsi="Courier New" w:cs="Courier New"/>
          <w:b/>
          <w:bCs/>
          <w:color w:val="005032"/>
          <w:kern w:val="0"/>
          <w:szCs w:val="20"/>
        </w:rPr>
        <w:t>InterruptedException</w:t>
      </w:r>
      <w:r w:rsidR="001C32A4">
        <w:rPr>
          <w:rFonts w:ascii="Courier New" w:hAnsi="Courier New" w:cs="Courier New"/>
          <w:color w:val="000000"/>
          <w:kern w:val="0"/>
          <w:szCs w:val="20"/>
        </w:rPr>
        <w:t xml:space="preserve"> e) {;}</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C32A4" w:rsidRDefault="001C32A4" w:rsidP="001C32A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60FA8" w:rsidRDefault="001C32A4" w:rsidP="00560FA8">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t>}</w:t>
      </w:r>
      <w:r w:rsidR="00DE14F8" w:rsidRPr="00DE14F8">
        <w:rPr>
          <w:rFonts w:ascii="Courier New" w:hAnsi="Courier New" w:cs="Courier New"/>
          <w:noProof/>
          <w:color w:val="000000"/>
          <w:kern w:val="0"/>
          <w:sz w:val="18"/>
          <w:szCs w:val="20"/>
        </w:rPr>
        <w:pict>
          <v:rect id="_x0000_s1079" style="position:absolute;margin-left:-7.95pt;margin-top:10.35pt;width:425.55pt;height:51.5pt;z-index:251715584;mso-position-horizontal-relative:text;mso-position-vertical-relative:text" filled="f" strokecolor="red" strokeweight="1.5pt"/>
        </w:pict>
      </w:r>
    </w:p>
    <w:p w:rsidR="00560FA8" w:rsidRDefault="00560FA8" w:rsidP="00560FA8">
      <w:pPr>
        <w:wordWrap/>
        <w:adjustRightInd w:val="0"/>
        <w:jc w:val="left"/>
        <w:rPr>
          <w:rFonts w:ascii="Courier New" w:hAnsi="Courier New" w:cs="Courier New"/>
          <w:color w:val="000000"/>
          <w:kern w:val="0"/>
          <w:sz w:val="48"/>
          <w:szCs w:val="20"/>
        </w:rPr>
      </w:pPr>
      <w:r w:rsidRPr="00560FA8">
        <w:rPr>
          <w:rFonts w:ascii="Courier New" w:hAnsi="Courier New" w:cs="Courier New"/>
          <w:color w:val="000000"/>
          <w:kern w:val="0"/>
          <w:sz w:val="48"/>
          <w:szCs w:val="20"/>
        </w:rPr>
        <w:t>thread.</w:t>
      </w:r>
      <w:r w:rsidRPr="00560FA8">
        <w:rPr>
          <w:rFonts w:ascii="Courier New" w:hAnsi="Courier New" w:cs="Courier New"/>
          <w:b/>
          <w:bCs/>
          <w:color w:val="008000"/>
          <w:kern w:val="0"/>
          <w:sz w:val="48"/>
          <w:szCs w:val="20"/>
        </w:rPr>
        <w:t>setDaemon</w:t>
      </w:r>
      <w:r w:rsidRPr="00560FA8">
        <w:rPr>
          <w:rFonts w:ascii="Courier New" w:hAnsi="Courier New" w:cs="Courier New"/>
          <w:color w:val="000000"/>
          <w:kern w:val="0"/>
          <w:sz w:val="48"/>
          <w:szCs w:val="20"/>
        </w:rPr>
        <w:t>(</w:t>
      </w:r>
      <w:r w:rsidRPr="00560FA8">
        <w:rPr>
          <w:rFonts w:ascii="Courier New" w:hAnsi="Courier New" w:cs="Courier New"/>
          <w:b/>
          <w:bCs/>
          <w:color w:val="7F0055"/>
          <w:kern w:val="0"/>
          <w:sz w:val="48"/>
          <w:szCs w:val="20"/>
        </w:rPr>
        <w:t>true</w:t>
      </w:r>
      <w:r w:rsidRPr="00560FA8">
        <w:rPr>
          <w:rFonts w:ascii="Courier New" w:hAnsi="Courier New" w:cs="Courier New"/>
          <w:color w:val="000000"/>
          <w:kern w:val="0"/>
          <w:sz w:val="48"/>
          <w:szCs w:val="20"/>
        </w:rPr>
        <w:t>);</w:t>
      </w:r>
      <w:r>
        <w:rPr>
          <w:rFonts w:ascii="Courier New" w:hAnsi="Courier New" w:cs="Courier New" w:hint="eastAsia"/>
          <w:color w:val="000000"/>
          <w:kern w:val="0"/>
          <w:sz w:val="48"/>
          <w:szCs w:val="20"/>
        </w:rPr>
        <w:t>\</w:t>
      </w:r>
    </w:p>
    <w:p w:rsidR="00560FA8" w:rsidRDefault="00560FA8" w:rsidP="00560FA8">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무한루푸이기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때문에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주쓰레드가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죽으면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나의쓰레드도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같이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죽으라는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명령이다</w:t>
      </w:r>
      <w:r>
        <w:rPr>
          <w:rFonts w:ascii="Courier New" w:hAnsi="Courier New" w:cs="Courier New" w:hint="eastAsia"/>
          <w:color w:val="000000"/>
          <w:kern w:val="0"/>
          <w:szCs w:val="20"/>
        </w:rPr>
        <w:t>.</w:t>
      </w:r>
    </w:p>
    <w:p w:rsidR="00586C1B" w:rsidRDefault="00586C1B" w:rsidP="00560FA8">
      <w:pPr>
        <w:wordWrap/>
        <w:adjustRightInd w:val="0"/>
        <w:jc w:val="left"/>
        <w:rPr>
          <w:rFonts w:ascii="Courier New" w:hAnsi="Courier New" w:cs="Courier New"/>
          <w:color w:val="000000"/>
          <w:kern w:val="0"/>
          <w:szCs w:val="20"/>
        </w:rPr>
      </w:pPr>
    </w:p>
    <w:p w:rsidR="00586C1B" w:rsidRDefault="00586C1B" w:rsidP="00560FA8">
      <w:pPr>
        <w:wordWrap/>
        <w:adjustRightInd w:val="0"/>
        <w:jc w:val="left"/>
        <w:rPr>
          <w:rFonts w:ascii="Courier New" w:hAnsi="Courier New" w:cs="Courier New"/>
          <w:b/>
          <w:color w:val="000000"/>
          <w:kern w:val="0"/>
          <w:sz w:val="28"/>
          <w:szCs w:val="20"/>
        </w:rPr>
      </w:pPr>
      <w:r w:rsidRPr="00586C1B">
        <w:rPr>
          <w:rFonts w:ascii="Courier New" w:hAnsi="Courier New" w:cs="Courier New" w:hint="eastAsia"/>
          <w:b/>
          <w:color w:val="000000"/>
          <w:kern w:val="0"/>
          <w:sz w:val="28"/>
          <w:szCs w:val="20"/>
        </w:rPr>
        <w:t>위코드는</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버튼을</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눌러야지만</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나타난다</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이건</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부적절한</w:t>
      </w:r>
      <w:r w:rsidRPr="00586C1B">
        <w:rPr>
          <w:rFonts w:ascii="Courier New" w:hAnsi="Courier New" w:cs="Courier New" w:hint="eastAsia"/>
          <w:b/>
          <w:color w:val="000000"/>
          <w:kern w:val="0"/>
          <w:sz w:val="28"/>
          <w:szCs w:val="20"/>
        </w:rPr>
        <w:t xml:space="preserve"> </w:t>
      </w:r>
      <w:r w:rsidRPr="00586C1B">
        <w:rPr>
          <w:rFonts w:ascii="Courier New" w:hAnsi="Courier New" w:cs="Courier New" w:hint="eastAsia"/>
          <w:b/>
          <w:color w:val="000000"/>
          <w:kern w:val="0"/>
          <w:sz w:val="28"/>
          <w:szCs w:val="20"/>
        </w:rPr>
        <w:t>코딩일수있다</w:t>
      </w:r>
    </w:p>
    <w:p w:rsidR="00586C1B" w:rsidRDefault="00415086" w:rsidP="00560FA8">
      <w:pPr>
        <w:wordWrap/>
        <w:adjustRightInd w:val="0"/>
        <w:jc w:val="left"/>
        <w:rPr>
          <w:rFonts w:ascii="Courier New" w:hAnsi="Courier New" w:cs="Courier New"/>
          <w:color w:val="000000"/>
          <w:kern w:val="0"/>
          <w:szCs w:val="20"/>
        </w:rPr>
      </w:pPr>
      <w:r>
        <w:rPr>
          <w:rFonts w:ascii="Courier New" w:hAnsi="Courier New" w:cs="Courier New" w:hint="eastAsia"/>
          <w:noProof/>
          <w:color w:val="000000"/>
          <w:kern w:val="0"/>
          <w:szCs w:val="20"/>
        </w:rPr>
        <w:drawing>
          <wp:anchor distT="0" distB="0" distL="114300" distR="114300" simplePos="0" relativeHeight="251719680" behindDoc="0" locked="0" layoutInCell="1" allowOverlap="1">
            <wp:simplePos x="0" y="0"/>
            <wp:positionH relativeFrom="column">
              <wp:posOffset>4481321</wp:posOffset>
            </wp:positionH>
            <wp:positionV relativeFrom="paragraph">
              <wp:posOffset>9957</wp:posOffset>
            </wp:positionV>
            <wp:extent cx="1095459" cy="826617"/>
            <wp:effectExtent l="19050" t="0" r="9441" b="0"/>
            <wp:wrapNone/>
            <wp:docPr id="16"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1096956" cy="827747"/>
                    </a:xfrm>
                    <a:prstGeom prst="rect">
                      <a:avLst/>
                    </a:prstGeom>
                    <a:noFill/>
                    <a:ln w="9525">
                      <a:noFill/>
                      <a:miter lim="800000"/>
                      <a:headEnd/>
                      <a:tailEnd/>
                    </a:ln>
                  </pic:spPr>
                </pic:pic>
              </a:graphicData>
            </a:graphic>
          </wp:anchor>
        </w:drawing>
      </w:r>
      <w:r w:rsidR="00586C1B" w:rsidRPr="00586C1B">
        <w:rPr>
          <w:rFonts w:ascii="Courier New" w:hAnsi="Courier New" w:cs="Courier New" w:hint="eastAsia"/>
          <w:color w:val="000000"/>
          <w:kern w:val="0"/>
          <w:szCs w:val="20"/>
        </w:rPr>
        <w:t>변경을하자</w:t>
      </w:r>
      <w:r w:rsidR="0005455E">
        <w:rPr>
          <w:rFonts w:ascii="Courier New" w:hAnsi="Courier New" w:cs="Courier New" w:hint="eastAsia"/>
          <w:color w:val="000000"/>
          <w:kern w:val="0"/>
          <w:szCs w:val="20"/>
        </w:rPr>
        <w:t xml:space="preserve">   ///// </w:t>
      </w:r>
      <w:r w:rsidR="0005455E" w:rsidRPr="00415086">
        <w:rPr>
          <w:rFonts w:ascii="Courier New" w:hAnsi="Courier New" w:cs="Courier New" w:hint="eastAsia"/>
          <w:b/>
          <w:color w:val="000000"/>
          <w:kern w:val="0"/>
          <w:sz w:val="24"/>
          <w:szCs w:val="20"/>
        </w:rPr>
        <w:t>하지만</w:t>
      </w:r>
      <w:r w:rsidR="0005455E" w:rsidRPr="00415086">
        <w:rPr>
          <w:rFonts w:ascii="Courier New" w:hAnsi="Courier New" w:cs="Courier New" w:hint="eastAsia"/>
          <w:b/>
          <w:color w:val="000000"/>
          <w:kern w:val="0"/>
          <w:sz w:val="24"/>
          <w:szCs w:val="20"/>
        </w:rPr>
        <w:t xml:space="preserve"> </w:t>
      </w:r>
      <w:r w:rsidR="0005455E" w:rsidRPr="00415086">
        <w:rPr>
          <w:rFonts w:ascii="Courier New" w:hAnsi="Courier New" w:cs="Courier New" w:hint="eastAsia"/>
          <w:b/>
          <w:color w:val="000000"/>
          <w:kern w:val="0"/>
          <w:sz w:val="24"/>
          <w:szCs w:val="20"/>
        </w:rPr>
        <w:t>이코드는</w:t>
      </w:r>
      <w:r w:rsidR="0005455E" w:rsidRPr="00415086">
        <w:rPr>
          <w:rFonts w:ascii="Courier New" w:hAnsi="Courier New" w:cs="Courier New" w:hint="eastAsia"/>
          <w:b/>
          <w:color w:val="000000"/>
          <w:kern w:val="0"/>
          <w:sz w:val="24"/>
          <w:szCs w:val="20"/>
        </w:rPr>
        <w:t xml:space="preserve"> </w:t>
      </w:r>
      <w:r w:rsidR="0005455E" w:rsidRPr="00415086">
        <w:rPr>
          <w:rFonts w:ascii="Courier New" w:hAnsi="Courier New" w:cs="Courier New" w:hint="eastAsia"/>
          <w:b/>
          <w:color w:val="000000"/>
          <w:kern w:val="0"/>
          <w:sz w:val="24"/>
          <w:szCs w:val="20"/>
        </w:rPr>
        <w:t>에러가난다</w:t>
      </w:r>
      <w:r w:rsidR="0005455E" w:rsidRPr="00415086">
        <w:rPr>
          <w:rFonts w:ascii="Courier New" w:hAnsi="Courier New" w:cs="Courier New" w:hint="eastAsia"/>
          <w:b/>
          <w:color w:val="000000"/>
          <w:kern w:val="0"/>
          <w:sz w:val="24"/>
          <w:szCs w:val="20"/>
        </w:rPr>
        <w:t>!!!!!!!</w:t>
      </w:r>
    </w:p>
    <w:p w:rsidR="00BF25C1" w:rsidRDefault="00DE14F8" w:rsidP="00BF25C1">
      <w:pPr>
        <w:wordWrap/>
        <w:adjustRightInd w:val="0"/>
        <w:jc w:val="left"/>
        <w:rPr>
          <w:rFonts w:ascii="Courier New" w:hAnsi="Courier New" w:cs="Courier New"/>
          <w:kern w:val="0"/>
          <w:szCs w:val="20"/>
        </w:rPr>
      </w:pPr>
      <w:r w:rsidRPr="00DE14F8">
        <w:rPr>
          <w:rFonts w:ascii="Courier New" w:hAnsi="Courier New" w:cs="Courier New"/>
          <w:noProof/>
          <w:color w:val="000000"/>
          <w:kern w:val="0"/>
          <w:sz w:val="18"/>
          <w:szCs w:val="20"/>
        </w:rPr>
        <w:pict>
          <v:rect id="_x0000_s1082" style="position:absolute;margin-left:-7.95pt;margin-top:1.35pt;width:425.55pt;height:115.2pt;z-index:251718656" filled="f" strokecolor="red" strokeweight="1.5pt"/>
        </w:pict>
      </w:r>
      <w:r w:rsidR="00BF25C1">
        <w:rPr>
          <w:rFonts w:ascii="Courier New" w:hAnsi="Courier New" w:cs="Courier New"/>
          <w:color w:val="000000"/>
          <w:kern w:val="0"/>
          <w:szCs w:val="20"/>
        </w:rPr>
        <w:tab/>
      </w:r>
      <w:r w:rsidR="00BF25C1">
        <w:rPr>
          <w:rFonts w:ascii="Courier New" w:hAnsi="Courier New" w:cs="Courier New"/>
          <w:b/>
          <w:bCs/>
          <w:color w:val="7F0055"/>
          <w:kern w:val="0"/>
          <w:szCs w:val="20"/>
        </w:rPr>
        <w:t>class</w:t>
      </w:r>
      <w:r w:rsidR="00BF25C1">
        <w:rPr>
          <w:rFonts w:ascii="Courier New" w:hAnsi="Courier New" w:cs="Courier New"/>
          <w:color w:val="000000"/>
          <w:kern w:val="0"/>
          <w:szCs w:val="20"/>
        </w:rPr>
        <w:t xml:space="preserve"> </w:t>
      </w:r>
      <w:r w:rsidR="00BF25C1">
        <w:rPr>
          <w:rFonts w:ascii="Courier New" w:hAnsi="Courier New" w:cs="Courier New"/>
          <w:b/>
          <w:bCs/>
          <w:color w:val="005032"/>
          <w:kern w:val="0"/>
          <w:szCs w:val="20"/>
        </w:rPr>
        <w:t>BackRunnable</w:t>
      </w:r>
      <w:r w:rsidR="00BF25C1">
        <w:rPr>
          <w:rFonts w:ascii="Courier New" w:hAnsi="Courier New" w:cs="Courier New"/>
          <w:color w:val="000000"/>
          <w:kern w:val="0"/>
          <w:szCs w:val="20"/>
        </w:rPr>
        <w:t xml:space="preserve"> </w:t>
      </w:r>
      <w:r w:rsidR="00BF25C1">
        <w:rPr>
          <w:rFonts w:ascii="Courier New" w:hAnsi="Courier New" w:cs="Courier New"/>
          <w:b/>
          <w:bCs/>
          <w:color w:val="7F0055"/>
          <w:kern w:val="0"/>
          <w:szCs w:val="20"/>
        </w:rPr>
        <w:t>implements</w:t>
      </w:r>
      <w:r w:rsidR="00BF25C1">
        <w:rPr>
          <w:rFonts w:ascii="Courier New" w:hAnsi="Courier New" w:cs="Courier New"/>
          <w:color w:val="000000"/>
          <w:kern w:val="0"/>
          <w:szCs w:val="20"/>
        </w:rPr>
        <w:t xml:space="preserve"> Runnable {</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BF25C1" w:rsidRDefault="00BF25C1" w:rsidP="00BF25C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0C0D62" w:rsidRDefault="00BF25C1" w:rsidP="00BF25C1">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AA3AF6" w:rsidRDefault="00226427" w:rsidP="00BF25C1">
      <w:pPr>
        <w:wordWrap/>
        <w:adjustRightInd w:val="0"/>
        <w:jc w:val="left"/>
        <w:rPr>
          <w:rFonts w:ascii="Courier New" w:hAnsi="Courier New" w:cs="Courier New"/>
          <w:b/>
          <w:kern w:val="0"/>
          <w:szCs w:val="20"/>
        </w:rPr>
      </w:pPr>
      <w:r w:rsidRPr="00226427">
        <w:rPr>
          <w:rFonts w:ascii="Courier New" w:hAnsi="Courier New" w:cs="Courier New" w:hint="eastAsia"/>
          <w:b/>
          <w:kern w:val="0"/>
          <w:szCs w:val="20"/>
        </w:rPr>
        <w:t>백그라운드</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스레드는</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내부적인</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연산만</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해야</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하며</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다른</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스레드</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소속의</w:t>
      </w:r>
      <w:r w:rsidRPr="00226427">
        <w:rPr>
          <w:rFonts w:ascii="Courier New" w:hAnsi="Courier New" w:cs="Courier New" w:hint="eastAsia"/>
          <w:b/>
          <w:kern w:val="0"/>
          <w:szCs w:val="20"/>
        </w:rPr>
        <w:t>UI</w:t>
      </w:r>
      <w:r w:rsidRPr="00226427">
        <w:rPr>
          <w:rFonts w:ascii="Courier New" w:hAnsi="Courier New" w:cs="Courier New" w:hint="eastAsia"/>
          <w:b/>
          <w:kern w:val="0"/>
          <w:szCs w:val="20"/>
        </w:rPr>
        <w:t>를</w:t>
      </w:r>
      <w:r w:rsidRPr="00226427">
        <w:rPr>
          <w:rFonts w:ascii="Courier New" w:hAnsi="Courier New" w:cs="Courier New" w:hint="eastAsia"/>
          <w:b/>
          <w:kern w:val="0"/>
          <w:szCs w:val="20"/>
        </w:rPr>
        <w:t xml:space="preserve"> </w:t>
      </w:r>
      <w:r w:rsidRPr="00226427">
        <w:rPr>
          <w:rFonts w:ascii="Courier New" w:hAnsi="Courier New" w:cs="Courier New" w:hint="eastAsia"/>
          <w:b/>
          <w:kern w:val="0"/>
          <w:szCs w:val="20"/>
        </w:rPr>
        <w:t>건들수없다</w:t>
      </w:r>
    </w:p>
    <w:p w:rsidR="000C0D62" w:rsidRDefault="000C0D62" w:rsidP="00BF25C1">
      <w:pPr>
        <w:wordWrap/>
        <w:adjustRightInd w:val="0"/>
        <w:jc w:val="left"/>
        <w:rPr>
          <w:rFonts w:ascii="Courier New" w:hAnsi="Courier New" w:cs="Courier New"/>
          <w:b/>
          <w:kern w:val="0"/>
          <w:szCs w:val="20"/>
        </w:rPr>
      </w:pPr>
      <w:r>
        <w:rPr>
          <w:rFonts w:ascii="Courier New" w:hAnsi="Courier New" w:cs="Courier New" w:hint="eastAsia"/>
          <w:b/>
          <w:kern w:val="0"/>
          <w:szCs w:val="20"/>
        </w:rPr>
        <w:t>왜냐면</w:t>
      </w:r>
      <w:r>
        <w:rPr>
          <w:rFonts w:ascii="Courier New" w:hAnsi="Courier New" w:cs="Courier New" w:hint="eastAsia"/>
          <w:b/>
          <w:kern w:val="0"/>
          <w:szCs w:val="20"/>
        </w:rPr>
        <w:t xml:space="preserve"> </w:t>
      </w:r>
      <w:r>
        <w:rPr>
          <w:rFonts w:ascii="Courier New" w:hAnsi="Courier New" w:cs="Courier New" w:hint="eastAsia"/>
          <w:b/>
          <w:kern w:val="0"/>
          <w:szCs w:val="20"/>
        </w:rPr>
        <w:t>한</w:t>
      </w:r>
      <w:r>
        <w:rPr>
          <w:rFonts w:ascii="Courier New" w:hAnsi="Courier New" w:cs="Courier New" w:hint="eastAsia"/>
          <w:b/>
          <w:kern w:val="0"/>
          <w:szCs w:val="20"/>
        </w:rPr>
        <w:t xml:space="preserve"> </w:t>
      </w:r>
      <w:r>
        <w:rPr>
          <w:rFonts w:ascii="Courier New" w:hAnsi="Courier New" w:cs="Courier New" w:hint="eastAsia"/>
          <w:b/>
          <w:kern w:val="0"/>
          <w:szCs w:val="20"/>
        </w:rPr>
        <w:t>개ㅑㄱ체를</w:t>
      </w:r>
      <w:r>
        <w:rPr>
          <w:rFonts w:ascii="Courier New" w:hAnsi="Courier New" w:cs="Courier New" w:hint="eastAsia"/>
          <w:b/>
          <w:kern w:val="0"/>
          <w:szCs w:val="20"/>
        </w:rPr>
        <w:t xml:space="preserve"> </w:t>
      </w:r>
      <w:r>
        <w:rPr>
          <w:rFonts w:ascii="Courier New" w:hAnsi="Courier New" w:cs="Courier New" w:hint="eastAsia"/>
          <w:b/>
          <w:kern w:val="0"/>
          <w:szCs w:val="20"/>
        </w:rPr>
        <w:t>두쓰레드가</w:t>
      </w:r>
      <w:r>
        <w:rPr>
          <w:rFonts w:ascii="Courier New" w:hAnsi="Courier New" w:cs="Courier New" w:hint="eastAsia"/>
          <w:b/>
          <w:kern w:val="0"/>
          <w:szCs w:val="20"/>
        </w:rPr>
        <w:t xml:space="preserve"> </w:t>
      </w:r>
      <w:r>
        <w:rPr>
          <w:rFonts w:ascii="Courier New" w:hAnsi="Courier New" w:cs="Courier New" w:hint="eastAsia"/>
          <w:b/>
          <w:kern w:val="0"/>
          <w:szCs w:val="20"/>
        </w:rPr>
        <w:t>동시에</w:t>
      </w:r>
      <w:r>
        <w:rPr>
          <w:rFonts w:ascii="Courier New" w:hAnsi="Courier New" w:cs="Courier New" w:hint="eastAsia"/>
          <w:b/>
          <w:kern w:val="0"/>
          <w:szCs w:val="20"/>
        </w:rPr>
        <w:t xml:space="preserve"> </w:t>
      </w:r>
      <w:r>
        <w:rPr>
          <w:rFonts w:ascii="Courier New" w:hAnsi="Courier New" w:cs="Courier New" w:hint="eastAsia"/>
          <w:b/>
          <w:kern w:val="0"/>
          <w:szCs w:val="20"/>
        </w:rPr>
        <w:t>변경</w:t>
      </w:r>
      <w:r>
        <w:rPr>
          <w:rFonts w:ascii="Courier New" w:hAnsi="Courier New" w:cs="Courier New" w:hint="eastAsia"/>
          <w:b/>
          <w:kern w:val="0"/>
          <w:szCs w:val="20"/>
        </w:rPr>
        <w:t xml:space="preserve"> </w:t>
      </w:r>
      <w:r>
        <w:rPr>
          <w:rFonts w:ascii="Courier New" w:hAnsi="Courier New" w:cs="Courier New" w:hint="eastAsia"/>
          <w:b/>
          <w:kern w:val="0"/>
          <w:szCs w:val="20"/>
        </w:rPr>
        <w:t>허용</w:t>
      </w:r>
      <w:r>
        <w:rPr>
          <w:rFonts w:ascii="Courier New" w:hAnsi="Courier New" w:cs="Courier New" w:hint="eastAsia"/>
          <w:b/>
          <w:kern w:val="0"/>
          <w:szCs w:val="20"/>
        </w:rPr>
        <w:t xml:space="preserve"> </w:t>
      </w:r>
      <w:r>
        <w:rPr>
          <w:rFonts w:ascii="Courier New" w:hAnsi="Courier New" w:cs="Courier New" w:hint="eastAsia"/>
          <w:b/>
          <w:kern w:val="0"/>
          <w:szCs w:val="20"/>
        </w:rPr>
        <w:t>안한다</w:t>
      </w:r>
      <w:r>
        <w:rPr>
          <w:rFonts w:ascii="Courier New" w:hAnsi="Courier New" w:cs="Courier New" w:hint="eastAsia"/>
          <w:b/>
          <w:kern w:val="0"/>
          <w:szCs w:val="20"/>
        </w:rPr>
        <w:t>!</w:t>
      </w:r>
      <w:r w:rsidR="00340BCF">
        <w:rPr>
          <w:rFonts w:ascii="Courier New" w:hAnsi="Courier New" w:cs="Courier New" w:hint="eastAsia"/>
          <w:b/>
          <w:kern w:val="0"/>
          <w:szCs w:val="20"/>
        </w:rPr>
        <w:t xml:space="preserve"> </w:t>
      </w:r>
      <w:r w:rsidR="00340BCF">
        <w:rPr>
          <w:rFonts w:ascii="Courier New" w:hAnsi="Courier New" w:cs="Courier New" w:hint="eastAsia"/>
          <w:b/>
          <w:kern w:val="0"/>
          <w:szCs w:val="20"/>
        </w:rPr>
        <w:t>동기화문제</w:t>
      </w:r>
      <w:r w:rsidR="00340BCF">
        <w:rPr>
          <w:rFonts w:ascii="Courier New" w:hAnsi="Courier New" w:cs="Courier New" w:hint="eastAsia"/>
          <w:b/>
          <w:kern w:val="0"/>
          <w:szCs w:val="20"/>
        </w:rPr>
        <w:t xml:space="preserve"> </w:t>
      </w:r>
      <w:r w:rsidR="00340BCF">
        <w:rPr>
          <w:rFonts w:ascii="Courier New" w:hAnsi="Courier New" w:cs="Courier New" w:hint="eastAsia"/>
          <w:b/>
          <w:kern w:val="0"/>
          <w:szCs w:val="20"/>
        </w:rPr>
        <w:t>때문에</w:t>
      </w:r>
    </w:p>
    <w:p w:rsidR="000C0D62" w:rsidRDefault="000C0D62" w:rsidP="00BF25C1">
      <w:pPr>
        <w:wordWrap/>
        <w:adjustRightInd w:val="0"/>
        <w:jc w:val="left"/>
        <w:rPr>
          <w:rFonts w:ascii="Courier New" w:hAnsi="Courier New" w:cs="Courier New"/>
          <w:b/>
          <w:kern w:val="0"/>
          <w:szCs w:val="20"/>
        </w:rPr>
      </w:pPr>
    </w:p>
    <w:p w:rsidR="009D4CE5" w:rsidRDefault="009D4CE5">
      <w:pPr>
        <w:widowControl/>
        <w:wordWrap/>
        <w:autoSpaceDE/>
        <w:autoSpaceDN/>
        <w:jc w:val="left"/>
        <w:rPr>
          <w:rFonts w:ascii="Courier New" w:hAnsi="Courier New" w:cs="Courier New"/>
          <w:b/>
          <w:kern w:val="0"/>
          <w:sz w:val="34"/>
          <w:szCs w:val="20"/>
        </w:rPr>
      </w:pPr>
      <w:r w:rsidRPr="009D4CE5">
        <w:rPr>
          <w:rFonts w:ascii="Courier New" w:hAnsi="Courier New" w:cs="Courier New" w:hint="eastAsia"/>
          <w:b/>
          <w:kern w:val="0"/>
          <w:sz w:val="34"/>
          <w:szCs w:val="20"/>
        </w:rPr>
        <w:t>쓰레드간</w:t>
      </w:r>
      <w:r w:rsidRPr="009D4CE5">
        <w:rPr>
          <w:rFonts w:ascii="Courier New" w:hAnsi="Courier New" w:cs="Courier New" w:hint="eastAsia"/>
          <w:b/>
          <w:kern w:val="0"/>
          <w:sz w:val="34"/>
          <w:szCs w:val="20"/>
        </w:rPr>
        <w:t xml:space="preserve"> </w:t>
      </w:r>
      <w:r w:rsidRPr="009D4CE5">
        <w:rPr>
          <w:rFonts w:ascii="Courier New" w:hAnsi="Courier New" w:cs="Courier New" w:hint="eastAsia"/>
          <w:b/>
          <w:kern w:val="0"/>
          <w:sz w:val="34"/>
          <w:szCs w:val="20"/>
        </w:rPr>
        <w:t>통신을</w:t>
      </w:r>
      <w:r w:rsidRPr="009D4CE5">
        <w:rPr>
          <w:rFonts w:ascii="Courier New" w:hAnsi="Courier New" w:cs="Courier New" w:hint="eastAsia"/>
          <w:b/>
          <w:kern w:val="0"/>
          <w:sz w:val="34"/>
          <w:szCs w:val="20"/>
        </w:rPr>
        <w:t xml:space="preserve"> </w:t>
      </w:r>
      <w:r w:rsidRPr="009D4CE5">
        <w:rPr>
          <w:rFonts w:ascii="Courier New" w:hAnsi="Courier New" w:cs="Courier New" w:hint="eastAsia"/>
          <w:b/>
          <w:kern w:val="0"/>
          <w:sz w:val="34"/>
          <w:szCs w:val="20"/>
        </w:rPr>
        <w:t>하자</w:t>
      </w:r>
      <w:r w:rsidRPr="009D4CE5">
        <w:rPr>
          <w:rFonts w:ascii="Courier New" w:hAnsi="Courier New" w:cs="Courier New" w:hint="eastAsia"/>
          <w:b/>
          <w:kern w:val="0"/>
          <w:sz w:val="34"/>
          <w:szCs w:val="20"/>
        </w:rPr>
        <w:t xml:space="preserve"> Handler</w:t>
      </w:r>
    </w:p>
    <w:p w:rsidR="000B1AF1" w:rsidRDefault="00B9456D">
      <w:pPr>
        <w:widowControl/>
        <w:wordWrap/>
        <w:autoSpaceDE/>
        <w:autoSpaceDN/>
        <w:jc w:val="left"/>
        <w:rPr>
          <w:rFonts w:ascii="Courier New" w:hAnsi="Courier New" w:cs="Courier New"/>
          <w:kern w:val="0"/>
          <w:szCs w:val="20"/>
        </w:rPr>
      </w:pPr>
      <w:r>
        <w:rPr>
          <w:rFonts w:ascii="Courier New" w:hAnsi="Courier New" w:cs="Courier New"/>
          <w:kern w:val="0"/>
          <w:szCs w:val="20"/>
        </w:rPr>
        <w:t>H</w:t>
      </w:r>
      <w:r>
        <w:rPr>
          <w:rFonts w:ascii="Courier New" w:hAnsi="Courier New" w:cs="Courier New" w:hint="eastAsia"/>
          <w:kern w:val="0"/>
          <w:szCs w:val="20"/>
        </w:rPr>
        <w:t xml:space="preserve">andler </w:t>
      </w:r>
      <w:r>
        <w:rPr>
          <w:rFonts w:ascii="Courier New" w:hAnsi="Courier New" w:cs="Courier New" w:hint="eastAsia"/>
          <w:kern w:val="0"/>
          <w:szCs w:val="20"/>
        </w:rPr>
        <w:t>클래스로</w:t>
      </w:r>
      <w:r>
        <w:rPr>
          <w:rFonts w:ascii="Courier New" w:hAnsi="Courier New" w:cs="Courier New" w:hint="eastAsia"/>
          <w:kern w:val="0"/>
          <w:szCs w:val="20"/>
        </w:rPr>
        <w:t xml:space="preserve"> </w:t>
      </w:r>
      <w:r>
        <w:rPr>
          <w:rFonts w:ascii="Courier New" w:hAnsi="Courier New" w:cs="Courier New" w:hint="eastAsia"/>
          <w:kern w:val="0"/>
          <w:szCs w:val="20"/>
        </w:rPr>
        <w:t>표현되는</w:t>
      </w:r>
      <w:r>
        <w:rPr>
          <w:rFonts w:ascii="Courier New" w:hAnsi="Courier New" w:cs="Courier New" w:hint="eastAsia"/>
          <w:kern w:val="0"/>
          <w:szCs w:val="20"/>
        </w:rPr>
        <w:t xml:space="preserve"> </w:t>
      </w:r>
      <w:r>
        <w:rPr>
          <w:rFonts w:ascii="Courier New" w:hAnsi="Courier New" w:cs="Courier New" w:hint="eastAsia"/>
          <w:kern w:val="0"/>
          <w:szCs w:val="20"/>
        </w:rPr>
        <w:t>핸들러는</w:t>
      </w:r>
      <w:r>
        <w:rPr>
          <w:rFonts w:ascii="Courier New" w:hAnsi="Courier New" w:cs="Courier New" w:hint="eastAsia"/>
          <w:kern w:val="0"/>
          <w:szCs w:val="20"/>
        </w:rPr>
        <w:t xml:space="preserve"> </w:t>
      </w:r>
      <w:r>
        <w:rPr>
          <w:rFonts w:ascii="Courier New" w:hAnsi="Courier New" w:cs="Courier New" w:hint="eastAsia"/>
          <w:kern w:val="0"/>
          <w:szCs w:val="20"/>
        </w:rPr>
        <w:t>쓰레드간</w:t>
      </w:r>
      <w:r>
        <w:rPr>
          <w:rFonts w:ascii="Courier New" w:hAnsi="Courier New" w:cs="Courier New" w:hint="eastAsia"/>
          <w:kern w:val="0"/>
          <w:szCs w:val="20"/>
        </w:rPr>
        <w:t xml:space="preserve"> </w:t>
      </w:r>
      <w:r w:rsidRPr="00C418D9">
        <w:rPr>
          <w:rFonts w:ascii="Courier New" w:hAnsi="Courier New" w:cs="Courier New" w:hint="eastAsia"/>
          <w:b/>
          <w:color w:val="FF0000"/>
          <w:kern w:val="0"/>
          <w:szCs w:val="20"/>
        </w:rPr>
        <w:t>메시지나</w:t>
      </w:r>
      <w:r w:rsidR="00C418D9">
        <w:rPr>
          <w:rFonts w:ascii="Courier New" w:hAnsi="Courier New" w:cs="Courier New" w:hint="eastAsia"/>
          <w:b/>
          <w:color w:val="FF0000"/>
          <w:kern w:val="0"/>
          <w:szCs w:val="20"/>
        </w:rPr>
        <w:t>,</w:t>
      </w:r>
      <w:r w:rsidRPr="00C418D9">
        <w:rPr>
          <w:rFonts w:ascii="Courier New" w:hAnsi="Courier New" w:cs="Courier New" w:hint="eastAsia"/>
          <w:b/>
          <w:color w:val="FF0000"/>
          <w:kern w:val="0"/>
          <w:szCs w:val="20"/>
        </w:rPr>
        <w:t xml:space="preserve"> </w:t>
      </w:r>
      <w:r w:rsidRPr="00C418D9">
        <w:rPr>
          <w:rFonts w:ascii="Courier New" w:hAnsi="Courier New" w:cs="Courier New" w:hint="eastAsia"/>
          <w:b/>
          <w:color w:val="FF0000"/>
          <w:kern w:val="0"/>
          <w:szCs w:val="20"/>
        </w:rPr>
        <w:t>러너블</w:t>
      </w:r>
      <w:r>
        <w:rPr>
          <w:rFonts w:ascii="Courier New" w:hAnsi="Courier New" w:cs="Courier New" w:hint="eastAsia"/>
          <w:kern w:val="0"/>
          <w:szCs w:val="20"/>
        </w:rPr>
        <w:t xml:space="preserve"> </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통해</w:t>
      </w:r>
      <w:r>
        <w:rPr>
          <w:rFonts w:ascii="Courier New" w:hAnsi="Courier New" w:cs="Courier New" w:hint="eastAsia"/>
          <w:kern w:val="0"/>
          <w:szCs w:val="20"/>
        </w:rPr>
        <w:t xml:space="preserve"> </w:t>
      </w:r>
      <w:r>
        <w:rPr>
          <w:rFonts w:ascii="Courier New" w:hAnsi="Courier New" w:cs="Courier New" w:hint="eastAsia"/>
          <w:kern w:val="0"/>
          <w:szCs w:val="20"/>
        </w:rPr>
        <w:t>메시지를</w:t>
      </w:r>
      <w:r>
        <w:rPr>
          <w:rFonts w:ascii="Courier New" w:hAnsi="Courier New" w:cs="Courier New" w:hint="eastAsia"/>
          <w:kern w:val="0"/>
          <w:szCs w:val="20"/>
        </w:rPr>
        <w:t xml:space="preserve"> </w:t>
      </w:r>
      <w:r>
        <w:rPr>
          <w:rFonts w:ascii="Courier New" w:hAnsi="Courier New" w:cs="Courier New" w:hint="eastAsia"/>
          <w:kern w:val="0"/>
          <w:szCs w:val="20"/>
        </w:rPr>
        <w:t>주고받는</w:t>
      </w:r>
      <w:r>
        <w:rPr>
          <w:rFonts w:ascii="Courier New" w:hAnsi="Courier New" w:cs="Courier New" w:hint="eastAsia"/>
          <w:kern w:val="0"/>
          <w:szCs w:val="20"/>
        </w:rPr>
        <w:t xml:space="preserve"> </w:t>
      </w:r>
      <w:r>
        <w:rPr>
          <w:rFonts w:ascii="Courier New" w:hAnsi="Courier New" w:cs="Courier New" w:hint="eastAsia"/>
          <w:kern w:val="0"/>
          <w:szCs w:val="20"/>
        </w:rPr>
        <w:t>장치이다</w:t>
      </w:r>
      <w:r w:rsidR="000B1AF1">
        <w:rPr>
          <w:rFonts w:ascii="Courier New" w:hAnsi="Courier New" w:cs="Courier New" w:hint="eastAsia"/>
          <w:kern w:val="0"/>
          <w:szCs w:val="20"/>
        </w:rPr>
        <w:t>.</w:t>
      </w:r>
      <w:r w:rsidR="005A4CE4">
        <w:rPr>
          <w:rFonts w:ascii="Courier New" w:hAnsi="Courier New" w:cs="Courier New" w:hint="eastAsia"/>
          <w:kern w:val="0"/>
          <w:szCs w:val="20"/>
        </w:rPr>
        <w:t xml:space="preserve">  </w:t>
      </w:r>
      <w:r w:rsidR="005A4CE4" w:rsidRPr="005A4CE4">
        <w:rPr>
          <w:rFonts w:ascii="Courier New" w:hAnsi="Courier New" w:cs="Courier New" w:hint="eastAsia"/>
          <w:b/>
          <w:color w:val="FF0000"/>
          <w:kern w:val="0"/>
          <w:sz w:val="24"/>
          <w:szCs w:val="20"/>
        </w:rPr>
        <w:t>//</w:t>
      </w:r>
      <w:r w:rsidR="005A4CE4" w:rsidRPr="005A4CE4">
        <w:rPr>
          <w:rFonts w:ascii="Courier New" w:hAnsi="Courier New" w:cs="Courier New" w:hint="eastAsia"/>
          <w:b/>
          <w:color w:val="FF0000"/>
          <w:kern w:val="0"/>
          <w:sz w:val="24"/>
          <w:szCs w:val="20"/>
        </w:rPr>
        <w:t>메시지는</w:t>
      </w:r>
      <w:r w:rsidR="005A4CE4" w:rsidRPr="005A4CE4">
        <w:rPr>
          <w:rFonts w:ascii="Courier New" w:hAnsi="Courier New" w:cs="Courier New" w:hint="eastAsia"/>
          <w:b/>
          <w:color w:val="FF0000"/>
          <w:kern w:val="0"/>
          <w:sz w:val="24"/>
          <w:szCs w:val="20"/>
        </w:rPr>
        <w:t xml:space="preserve"> </w:t>
      </w:r>
      <w:r w:rsidR="005A4CE4" w:rsidRPr="005A4CE4">
        <w:rPr>
          <w:rFonts w:ascii="Courier New" w:hAnsi="Courier New" w:cs="Courier New" w:hint="eastAsia"/>
          <w:b/>
          <w:color w:val="FF0000"/>
          <w:kern w:val="0"/>
          <w:sz w:val="24"/>
          <w:szCs w:val="20"/>
        </w:rPr>
        <w:t>큐로</w:t>
      </w:r>
      <w:r w:rsidR="005A4CE4" w:rsidRPr="005A4CE4">
        <w:rPr>
          <w:rFonts w:ascii="Courier New" w:hAnsi="Courier New" w:cs="Courier New" w:hint="eastAsia"/>
          <w:b/>
          <w:color w:val="FF0000"/>
          <w:kern w:val="0"/>
          <w:sz w:val="24"/>
          <w:szCs w:val="20"/>
        </w:rPr>
        <w:t xml:space="preserve"> </w:t>
      </w:r>
      <w:r w:rsidR="005A4CE4" w:rsidRPr="005A4CE4">
        <w:rPr>
          <w:rFonts w:ascii="Courier New" w:hAnsi="Courier New" w:cs="Courier New" w:hint="eastAsia"/>
          <w:b/>
          <w:color w:val="FF0000"/>
          <w:kern w:val="0"/>
          <w:sz w:val="24"/>
          <w:szCs w:val="20"/>
        </w:rPr>
        <w:t>저장된다</w:t>
      </w:r>
    </w:p>
    <w:p w:rsidR="000B1AF1" w:rsidRDefault="00966A06">
      <w:pPr>
        <w:widowControl/>
        <w:wordWrap/>
        <w:autoSpaceDE/>
        <w:autoSpaceDN/>
        <w:jc w:val="left"/>
        <w:rPr>
          <w:rFonts w:ascii="Courier New" w:hAnsi="Courier New" w:cs="Courier New"/>
          <w:kern w:val="0"/>
          <w:szCs w:val="20"/>
        </w:rPr>
      </w:pPr>
      <w:r>
        <w:rPr>
          <w:rFonts w:ascii="Courier New" w:hAnsi="Courier New" w:cs="Courier New"/>
          <w:kern w:val="0"/>
          <w:szCs w:val="20"/>
        </w:rPr>
        <w:t>P</w:t>
      </w:r>
      <w:r>
        <w:rPr>
          <w:rFonts w:ascii="Courier New" w:hAnsi="Courier New" w:cs="Courier New" w:hint="eastAsia"/>
          <w:kern w:val="0"/>
          <w:szCs w:val="20"/>
        </w:rPr>
        <w:t>ublic void handleMessage(Message msg)</w:t>
      </w:r>
    </w:p>
    <w:p w:rsidR="00C6471A" w:rsidRDefault="00C6471A">
      <w:pPr>
        <w:widowControl/>
        <w:wordWrap/>
        <w:autoSpaceDE/>
        <w:autoSpaceDN/>
        <w:jc w:val="left"/>
        <w:rPr>
          <w:rFonts w:ascii="Courier New" w:hAnsi="Courier New" w:cs="Courier New"/>
          <w:kern w:val="0"/>
          <w:szCs w:val="20"/>
        </w:rPr>
      </w:pPr>
    </w:p>
    <w:p w:rsidR="00DE2342" w:rsidRDefault="00B00053">
      <w:pPr>
        <w:widowControl/>
        <w:wordWrap/>
        <w:autoSpaceDE/>
        <w:autoSpaceDN/>
        <w:jc w:val="left"/>
        <w:rPr>
          <w:rFonts w:ascii="Courier New" w:hAnsi="Courier New" w:cs="Courier New"/>
          <w:kern w:val="0"/>
          <w:szCs w:val="20"/>
        </w:rPr>
      </w:pPr>
      <w:r w:rsidRPr="00C6471A">
        <w:rPr>
          <w:rFonts w:ascii="Courier New" w:hAnsi="Courier New" w:cs="Courier New" w:hint="eastAsia"/>
          <w:kern w:val="0"/>
          <w:szCs w:val="20"/>
        </w:rPr>
        <w:t>인수로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메시지</w:t>
      </w:r>
      <w:r w:rsidRPr="00C6471A">
        <w:rPr>
          <w:rFonts w:ascii="Courier New" w:hAnsi="Courier New" w:cs="Courier New" w:hint="eastAsia"/>
          <w:kern w:val="0"/>
          <w:szCs w:val="20"/>
        </w:rPr>
        <w:t>(Message)</w:t>
      </w:r>
      <w:r w:rsidRPr="00C6471A">
        <w:rPr>
          <w:rFonts w:ascii="Courier New" w:hAnsi="Courier New" w:cs="Courier New" w:hint="eastAsia"/>
          <w:kern w:val="0"/>
          <w:szCs w:val="20"/>
        </w:rPr>
        <w:t>객체</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하나를</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전달받는데</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메시지는</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스레드간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통신</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내용을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저장하는</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객체이다</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단순한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신호나</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명령뿐만</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아니라</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복잡한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추가</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정보도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전달받아야</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하므로</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여러</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개의</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필드들을</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가진다</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각필드의</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구체적인</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값은</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메시지마다</w:t>
      </w:r>
      <w:r w:rsidRPr="00C6471A">
        <w:rPr>
          <w:rFonts w:ascii="Courier New" w:hAnsi="Courier New" w:cs="Courier New" w:hint="eastAsia"/>
          <w:kern w:val="0"/>
          <w:szCs w:val="20"/>
        </w:rPr>
        <w:t xml:space="preserve"> </w:t>
      </w:r>
      <w:r w:rsidRPr="00C6471A">
        <w:rPr>
          <w:rFonts w:ascii="Courier New" w:hAnsi="Courier New" w:cs="Courier New" w:hint="eastAsia"/>
          <w:kern w:val="0"/>
          <w:szCs w:val="20"/>
        </w:rPr>
        <w:t>다르다</w:t>
      </w:r>
    </w:p>
    <w:tbl>
      <w:tblPr>
        <w:tblStyle w:val="a4"/>
        <w:tblW w:w="0" w:type="auto"/>
        <w:tblLook w:val="04A0"/>
      </w:tblPr>
      <w:tblGrid>
        <w:gridCol w:w="1951"/>
        <w:gridCol w:w="7273"/>
      </w:tblGrid>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필드</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설명</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kern w:val="0"/>
                <w:szCs w:val="20"/>
              </w:rPr>
              <w:t>I</w:t>
            </w:r>
            <w:r>
              <w:rPr>
                <w:rFonts w:ascii="Courier New" w:hAnsi="Courier New" w:cs="Courier New" w:hint="eastAsia"/>
                <w:kern w:val="0"/>
                <w:szCs w:val="20"/>
              </w:rPr>
              <w:t>nt what</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메시지의</w:t>
            </w:r>
            <w:r>
              <w:rPr>
                <w:rFonts w:ascii="Courier New" w:hAnsi="Courier New" w:cs="Courier New" w:hint="eastAsia"/>
                <w:kern w:val="0"/>
                <w:szCs w:val="20"/>
              </w:rPr>
              <w:t xml:space="preserve"> </w:t>
            </w:r>
            <w:r>
              <w:rPr>
                <w:rFonts w:ascii="Courier New" w:hAnsi="Courier New" w:cs="Courier New" w:hint="eastAsia"/>
                <w:kern w:val="0"/>
                <w:szCs w:val="20"/>
              </w:rPr>
              <w:t>의미를</w:t>
            </w:r>
            <w:r>
              <w:rPr>
                <w:rFonts w:ascii="Courier New" w:hAnsi="Courier New" w:cs="Courier New" w:hint="eastAsia"/>
                <w:kern w:val="0"/>
                <w:szCs w:val="20"/>
              </w:rPr>
              <w:t xml:space="preserve"> </w:t>
            </w:r>
            <w:r>
              <w:rPr>
                <w:rFonts w:ascii="Courier New" w:hAnsi="Courier New" w:cs="Courier New" w:hint="eastAsia"/>
                <w:kern w:val="0"/>
                <w:szCs w:val="20"/>
              </w:rPr>
              <w:t>설명한다</w:t>
            </w:r>
            <w:r>
              <w:rPr>
                <w:rFonts w:ascii="Courier New" w:hAnsi="Courier New" w:cs="Courier New" w:hint="eastAsia"/>
                <w:kern w:val="0"/>
                <w:szCs w:val="20"/>
              </w:rPr>
              <w:t xml:space="preserve"> </w:t>
            </w:r>
            <w:r>
              <w:rPr>
                <w:rFonts w:ascii="Courier New" w:hAnsi="Courier New" w:cs="Courier New" w:hint="eastAsia"/>
                <w:kern w:val="0"/>
                <w:szCs w:val="20"/>
              </w:rPr>
              <w:t>의미가</w:t>
            </w:r>
            <w:r>
              <w:rPr>
                <w:rFonts w:ascii="Courier New" w:hAnsi="Courier New" w:cs="Courier New" w:hint="eastAsia"/>
                <w:kern w:val="0"/>
                <w:szCs w:val="20"/>
              </w:rPr>
              <w:t xml:space="preserve"> </w:t>
            </w:r>
            <w:r>
              <w:rPr>
                <w:rFonts w:ascii="Courier New" w:hAnsi="Courier New" w:cs="Courier New" w:hint="eastAsia"/>
                <w:kern w:val="0"/>
                <w:szCs w:val="20"/>
              </w:rPr>
              <w:t>정해져</w:t>
            </w:r>
            <w:r>
              <w:rPr>
                <w:rFonts w:ascii="Courier New" w:hAnsi="Courier New" w:cs="Courier New" w:hint="eastAsia"/>
                <w:kern w:val="0"/>
                <w:szCs w:val="20"/>
              </w:rPr>
              <w:t xml:space="preserve"> </w:t>
            </w:r>
            <w:r>
              <w:rPr>
                <w:rFonts w:ascii="Courier New" w:hAnsi="Courier New" w:cs="Courier New" w:hint="eastAsia"/>
                <w:kern w:val="0"/>
                <w:szCs w:val="20"/>
              </w:rPr>
              <w:t>있지</w:t>
            </w:r>
            <w:r>
              <w:rPr>
                <w:rFonts w:ascii="Courier New" w:hAnsi="Courier New" w:cs="Courier New" w:hint="eastAsia"/>
                <w:kern w:val="0"/>
                <w:szCs w:val="20"/>
              </w:rPr>
              <w:t xml:space="preserve"> </w:t>
            </w:r>
            <w:r>
              <w:rPr>
                <w:rFonts w:ascii="Courier New" w:hAnsi="Courier New" w:cs="Courier New" w:hint="eastAsia"/>
                <w:kern w:val="0"/>
                <w:szCs w:val="20"/>
              </w:rPr>
              <w:t>않으며</w:t>
            </w:r>
            <w:r>
              <w:rPr>
                <w:rFonts w:ascii="Courier New" w:hAnsi="Courier New" w:cs="Courier New" w:hint="eastAsia"/>
                <w:kern w:val="0"/>
                <w:szCs w:val="20"/>
              </w:rPr>
              <w:t xml:space="preserve"> sgosemffjquffh </w:t>
            </w:r>
            <w:r>
              <w:rPr>
                <w:rFonts w:ascii="Courier New" w:hAnsi="Courier New" w:cs="Courier New" w:hint="eastAsia"/>
                <w:kern w:val="0"/>
                <w:szCs w:val="20"/>
              </w:rPr>
              <w:t>지역적이므로</w:t>
            </w:r>
            <w:r>
              <w:rPr>
                <w:rFonts w:ascii="Courier New" w:hAnsi="Courier New" w:cs="Courier New" w:hint="eastAsia"/>
                <w:kern w:val="0"/>
                <w:szCs w:val="20"/>
              </w:rPr>
              <w:t xml:space="preserve"> </w:t>
            </w:r>
            <w:r>
              <w:rPr>
                <w:rFonts w:ascii="Courier New" w:hAnsi="Courier New" w:cs="Courier New" w:hint="eastAsia"/>
                <w:kern w:val="0"/>
                <w:szCs w:val="20"/>
              </w:rPr>
              <w:t>다른</w:t>
            </w:r>
            <w:r>
              <w:rPr>
                <w:rFonts w:ascii="Courier New" w:hAnsi="Courier New" w:cs="Courier New" w:hint="eastAsia"/>
                <w:kern w:val="0"/>
                <w:szCs w:val="20"/>
              </w:rPr>
              <w:t xml:space="preserve"> </w:t>
            </w:r>
            <w:r>
              <w:rPr>
                <w:rFonts w:ascii="Courier New" w:hAnsi="Courier New" w:cs="Courier New" w:hint="eastAsia"/>
                <w:kern w:val="0"/>
                <w:szCs w:val="20"/>
              </w:rPr>
              <w:t>핸들러와</w:t>
            </w:r>
            <w:r>
              <w:rPr>
                <w:rFonts w:ascii="Courier New" w:hAnsi="Courier New" w:cs="Courier New" w:hint="eastAsia"/>
                <w:kern w:val="0"/>
                <w:szCs w:val="20"/>
              </w:rPr>
              <w:t xml:space="preserve"> </w:t>
            </w:r>
            <w:r>
              <w:rPr>
                <w:rFonts w:ascii="Courier New" w:hAnsi="Courier New" w:cs="Courier New" w:hint="eastAsia"/>
                <w:kern w:val="0"/>
                <w:szCs w:val="20"/>
              </w:rPr>
              <w:t>충돌</w:t>
            </w:r>
            <w:r>
              <w:rPr>
                <w:rFonts w:ascii="Courier New" w:hAnsi="Courier New" w:cs="Courier New" w:hint="eastAsia"/>
                <w:kern w:val="0"/>
                <w:szCs w:val="20"/>
              </w:rPr>
              <w:t xml:space="preserve"> </w:t>
            </w:r>
            <w:r>
              <w:rPr>
                <w:rFonts w:ascii="Courier New" w:hAnsi="Courier New" w:cs="Courier New" w:hint="eastAsia"/>
                <w:kern w:val="0"/>
                <w:szCs w:val="20"/>
              </w:rPr>
              <w:t>위험없다</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kern w:val="0"/>
                <w:szCs w:val="20"/>
              </w:rPr>
              <w:t>I</w:t>
            </w:r>
            <w:r>
              <w:rPr>
                <w:rFonts w:ascii="Courier New" w:hAnsi="Courier New" w:cs="Courier New" w:hint="eastAsia"/>
                <w:kern w:val="0"/>
                <w:szCs w:val="20"/>
              </w:rPr>
              <w:t>nt arg1</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메시지의</w:t>
            </w:r>
            <w:r>
              <w:rPr>
                <w:rFonts w:ascii="Courier New" w:hAnsi="Courier New" w:cs="Courier New" w:hint="eastAsia"/>
                <w:kern w:val="0"/>
                <w:szCs w:val="20"/>
              </w:rPr>
              <w:t xml:space="preserve"> </w:t>
            </w:r>
            <w:r>
              <w:rPr>
                <w:rFonts w:ascii="Courier New" w:hAnsi="Courier New" w:cs="Courier New" w:hint="eastAsia"/>
                <w:kern w:val="0"/>
                <w:szCs w:val="20"/>
              </w:rPr>
              <w:t>추가정보이다</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kern w:val="0"/>
                <w:szCs w:val="20"/>
              </w:rPr>
              <w:t>I</w:t>
            </w:r>
            <w:r>
              <w:rPr>
                <w:rFonts w:ascii="Courier New" w:hAnsi="Courier New" w:cs="Courier New" w:hint="eastAsia"/>
                <w:kern w:val="0"/>
                <w:szCs w:val="20"/>
              </w:rPr>
              <w:t>nt arg2</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메시지의</w:t>
            </w:r>
            <w:r>
              <w:rPr>
                <w:rFonts w:ascii="Courier New" w:hAnsi="Courier New" w:cs="Courier New" w:hint="eastAsia"/>
                <w:kern w:val="0"/>
                <w:szCs w:val="20"/>
              </w:rPr>
              <w:t xml:space="preserve"> </w:t>
            </w:r>
            <w:r>
              <w:rPr>
                <w:rFonts w:ascii="Courier New" w:hAnsi="Courier New" w:cs="Courier New" w:hint="eastAsia"/>
                <w:kern w:val="0"/>
                <w:szCs w:val="20"/>
              </w:rPr>
              <w:t>추가정보이다</w:t>
            </w:r>
          </w:p>
        </w:tc>
      </w:tr>
      <w:tr w:rsidR="00563467" w:rsidTr="00563467">
        <w:tc>
          <w:tcPr>
            <w:tcW w:w="1951"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Object obj</w:t>
            </w:r>
          </w:p>
        </w:tc>
        <w:tc>
          <w:tcPr>
            <w:tcW w:w="7273" w:type="dxa"/>
          </w:tcPr>
          <w:p w:rsidR="00563467" w:rsidRDefault="00563467">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정수만으로</w:t>
            </w:r>
            <w:r>
              <w:rPr>
                <w:rFonts w:ascii="Courier New" w:hAnsi="Courier New" w:cs="Courier New" w:hint="eastAsia"/>
                <w:kern w:val="0"/>
                <w:szCs w:val="20"/>
              </w:rPr>
              <w:t xml:space="preserve"> </w:t>
            </w:r>
            <w:r>
              <w:rPr>
                <w:rFonts w:ascii="Courier New" w:hAnsi="Courier New" w:cs="Courier New" w:hint="eastAsia"/>
                <w:kern w:val="0"/>
                <w:szCs w:val="20"/>
              </w:rPr>
              <w:t>메시지를</w:t>
            </w:r>
            <w:r>
              <w:rPr>
                <w:rFonts w:ascii="Courier New" w:hAnsi="Courier New" w:cs="Courier New" w:hint="eastAsia"/>
                <w:kern w:val="0"/>
                <w:szCs w:val="20"/>
              </w:rPr>
              <w:t xml:space="preserve"> </w:t>
            </w:r>
            <w:r>
              <w:rPr>
                <w:rFonts w:ascii="Courier New" w:hAnsi="Courier New" w:cs="Courier New" w:hint="eastAsia"/>
                <w:kern w:val="0"/>
                <w:szCs w:val="20"/>
              </w:rPr>
              <w:t>기술할수</w:t>
            </w:r>
            <w:r>
              <w:rPr>
                <w:rFonts w:ascii="Courier New" w:hAnsi="Courier New" w:cs="Courier New" w:hint="eastAsia"/>
                <w:kern w:val="0"/>
                <w:szCs w:val="20"/>
              </w:rPr>
              <w:t xml:space="preserve"> </w:t>
            </w:r>
            <w:r>
              <w:rPr>
                <w:rFonts w:ascii="Courier New" w:hAnsi="Courier New" w:cs="Courier New" w:hint="eastAsia"/>
                <w:kern w:val="0"/>
                <w:szCs w:val="20"/>
              </w:rPr>
              <w:t>없을</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임의의</w:t>
            </w:r>
            <w:r>
              <w:rPr>
                <w:rFonts w:ascii="Courier New" w:hAnsi="Courier New" w:cs="Courier New" w:hint="eastAsia"/>
                <w:kern w:val="0"/>
                <w:szCs w:val="20"/>
              </w:rPr>
              <w:t xml:space="preserve"> </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보낸다</w:t>
            </w:r>
          </w:p>
        </w:tc>
      </w:tr>
      <w:tr w:rsidR="00563467" w:rsidTr="00563467">
        <w:tc>
          <w:tcPr>
            <w:tcW w:w="1951" w:type="dxa"/>
          </w:tcPr>
          <w:p w:rsidR="00563467" w:rsidRDefault="00DF20A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Messenger replyTo</w:t>
            </w:r>
          </w:p>
        </w:tc>
        <w:tc>
          <w:tcPr>
            <w:tcW w:w="7273" w:type="dxa"/>
          </w:tcPr>
          <w:p w:rsidR="00563467" w:rsidRDefault="00DF20A8">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메시지에</w:t>
            </w:r>
            <w:r>
              <w:rPr>
                <w:rFonts w:ascii="Courier New" w:hAnsi="Courier New" w:cs="Courier New" w:hint="eastAsia"/>
                <w:kern w:val="0"/>
                <w:szCs w:val="20"/>
              </w:rPr>
              <w:t xml:space="preserve"> </w:t>
            </w:r>
            <w:r>
              <w:rPr>
                <w:rFonts w:ascii="Courier New" w:hAnsi="Courier New" w:cs="Courier New" w:hint="eastAsia"/>
                <w:kern w:val="0"/>
                <w:szCs w:val="20"/>
              </w:rPr>
              <w:t>대한</w:t>
            </w:r>
            <w:r>
              <w:rPr>
                <w:rFonts w:ascii="Courier New" w:hAnsi="Courier New" w:cs="Courier New" w:hint="eastAsia"/>
                <w:kern w:val="0"/>
                <w:szCs w:val="20"/>
              </w:rPr>
              <w:t xml:space="preserve"> </w:t>
            </w:r>
            <w:r>
              <w:rPr>
                <w:rFonts w:ascii="Courier New" w:hAnsi="Courier New" w:cs="Courier New" w:hint="eastAsia"/>
                <w:kern w:val="0"/>
                <w:szCs w:val="20"/>
              </w:rPr>
              <w:t>응답을</w:t>
            </w:r>
            <w:r>
              <w:rPr>
                <w:rFonts w:ascii="Courier New" w:hAnsi="Courier New" w:cs="Courier New" w:hint="eastAsia"/>
                <w:kern w:val="0"/>
                <w:szCs w:val="20"/>
              </w:rPr>
              <w:t xml:space="preserve"> </w:t>
            </w:r>
            <w:r>
              <w:rPr>
                <w:rFonts w:ascii="Courier New" w:hAnsi="Courier New" w:cs="Courier New" w:hint="eastAsia"/>
                <w:kern w:val="0"/>
                <w:szCs w:val="20"/>
              </w:rPr>
              <w:t>받을</w:t>
            </w:r>
            <w:r>
              <w:rPr>
                <w:rFonts w:ascii="Courier New" w:hAnsi="Courier New" w:cs="Courier New" w:hint="eastAsia"/>
                <w:kern w:val="0"/>
                <w:szCs w:val="20"/>
              </w:rPr>
              <w:t xml:space="preserve"> </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지정한다</w:t>
            </w:r>
            <w:r>
              <w:rPr>
                <w:rFonts w:ascii="Courier New" w:hAnsi="Courier New" w:cs="Courier New" w:hint="eastAsia"/>
                <w:kern w:val="0"/>
                <w:szCs w:val="20"/>
              </w:rPr>
              <w:t xml:space="preserve"> </w:t>
            </w:r>
          </w:p>
        </w:tc>
      </w:tr>
    </w:tbl>
    <w:p w:rsidR="00314651" w:rsidRDefault="00314651">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w:t>
      </w:r>
      <w:r>
        <w:rPr>
          <w:rFonts w:ascii="Courier New" w:hAnsi="Courier New" w:cs="Courier New" w:hint="eastAsia"/>
          <w:kern w:val="0"/>
          <w:szCs w:val="20"/>
        </w:rPr>
        <w:t>(Message)</w:t>
      </w:r>
      <w:r>
        <w:rPr>
          <w:rFonts w:ascii="Courier New" w:hAnsi="Courier New" w:cs="Courier New" w:hint="eastAsia"/>
          <w:kern w:val="0"/>
          <w:szCs w:val="20"/>
        </w:rPr>
        <w:t>를</w:t>
      </w:r>
      <w:r>
        <w:rPr>
          <w:rFonts w:ascii="Courier New" w:hAnsi="Courier New" w:cs="Courier New" w:hint="eastAsia"/>
          <w:kern w:val="0"/>
          <w:szCs w:val="20"/>
        </w:rPr>
        <w:t xml:space="preserve"> </w:t>
      </w:r>
      <w:r>
        <w:rPr>
          <w:rFonts w:ascii="Courier New" w:hAnsi="Courier New" w:cs="Courier New" w:hint="eastAsia"/>
          <w:kern w:val="0"/>
          <w:szCs w:val="20"/>
        </w:rPr>
        <w:t>보낼</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다음</w:t>
      </w:r>
      <w:r>
        <w:rPr>
          <w:rFonts w:ascii="Courier New" w:hAnsi="Courier New" w:cs="Courier New" w:hint="eastAsia"/>
          <w:kern w:val="0"/>
          <w:szCs w:val="20"/>
        </w:rPr>
        <w:t xml:space="preserve"> </w:t>
      </w:r>
      <w:r>
        <w:rPr>
          <w:rFonts w:ascii="Courier New" w:hAnsi="Courier New" w:cs="Courier New" w:hint="eastAsia"/>
          <w:kern w:val="0"/>
          <w:szCs w:val="20"/>
        </w:rPr>
        <w:t>메서드를</w:t>
      </w:r>
      <w:r>
        <w:rPr>
          <w:rFonts w:ascii="Courier New" w:hAnsi="Courier New" w:cs="Courier New" w:hint="eastAsia"/>
          <w:kern w:val="0"/>
          <w:szCs w:val="20"/>
        </w:rPr>
        <w:t xml:space="preserve"> </w:t>
      </w:r>
      <w:r>
        <w:rPr>
          <w:rFonts w:ascii="Courier New" w:hAnsi="Courier New" w:cs="Courier New" w:hint="eastAsia"/>
          <w:kern w:val="0"/>
          <w:szCs w:val="20"/>
        </w:rPr>
        <w:t>사용한다</w:t>
      </w:r>
    </w:p>
    <w:p w:rsidR="00314651" w:rsidRDefault="00314651">
      <w:pPr>
        <w:widowControl/>
        <w:wordWrap/>
        <w:autoSpaceDE/>
        <w:autoSpaceDN/>
        <w:jc w:val="left"/>
        <w:rPr>
          <w:rFonts w:ascii="Courier New" w:hAnsi="Courier New" w:cs="Courier New"/>
          <w:kern w:val="0"/>
          <w:szCs w:val="20"/>
        </w:rPr>
      </w:pPr>
    </w:p>
    <w:tbl>
      <w:tblPr>
        <w:tblStyle w:val="a4"/>
        <w:tblW w:w="0" w:type="auto"/>
        <w:tblLook w:val="04A0"/>
      </w:tblPr>
      <w:tblGrid>
        <w:gridCol w:w="4612"/>
        <w:gridCol w:w="4612"/>
      </w:tblGrid>
      <w:tr w:rsidR="00474D95" w:rsidTr="00474D95">
        <w:tc>
          <w:tcPr>
            <w:tcW w:w="4612" w:type="dxa"/>
          </w:tcPr>
          <w:p w:rsidR="00474D95" w:rsidRPr="001F3E14" w:rsidRDefault="00474D95" w:rsidP="00C01830">
            <w:pPr>
              <w:widowControl/>
              <w:wordWrap/>
              <w:autoSpaceDE/>
              <w:autoSpaceDN/>
              <w:jc w:val="left"/>
              <w:rPr>
                <w:rFonts w:ascii="Courier New" w:hAnsi="Courier New" w:cs="Courier New"/>
                <w:kern w:val="0"/>
                <w:szCs w:val="20"/>
              </w:rPr>
            </w:pPr>
            <w:r w:rsidRPr="001F3E14">
              <w:rPr>
                <w:rFonts w:ascii="Courier New" w:hAnsi="Courier New" w:cs="Courier New" w:hint="eastAsia"/>
                <w:kern w:val="0"/>
                <w:szCs w:val="20"/>
              </w:rPr>
              <w:t>boolean Handler.sendEmptyMessage(int what)</w:t>
            </w:r>
          </w:p>
        </w:tc>
        <w:tc>
          <w:tcPr>
            <w:tcW w:w="4612" w:type="dxa"/>
          </w:tcPr>
          <w:p w:rsidR="00474D95" w:rsidRDefault="007F02CC" w:rsidP="007F02CC">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 xml:space="preserve">What </w:t>
            </w:r>
            <w:r>
              <w:rPr>
                <w:rFonts w:ascii="Courier New" w:hAnsi="Courier New" w:cs="Courier New" w:hint="eastAsia"/>
                <w:kern w:val="0"/>
                <w:szCs w:val="20"/>
              </w:rPr>
              <w:t>값만</w:t>
            </w:r>
            <w:r>
              <w:rPr>
                <w:rFonts w:ascii="Courier New" w:hAnsi="Courier New" w:cs="Courier New" w:hint="eastAsia"/>
                <w:kern w:val="0"/>
                <w:szCs w:val="20"/>
              </w:rPr>
              <w:t xml:space="preserve"> </w:t>
            </w:r>
            <w:r>
              <w:rPr>
                <w:rFonts w:ascii="Courier New" w:hAnsi="Courier New" w:cs="Courier New" w:hint="eastAsia"/>
                <w:kern w:val="0"/>
                <w:szCs w:val="20"/>
              </w:rPr>
              <w:t>전달할</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간단하게</w:t>
            </w:r>
            <w:r>
              <w:rPr>
                <w:rFonts w:ascii="Courier New" w:hAnsi="Courier New" w:cs="Courier New" w:hint="eastAsia"/>
                <w:kern w:val="0"/>
                <w:szCs w:val="20"/>
              </w:rPr>
              <w:t xml:space="preserve"> </w:t>
            </w:r>
            <w:r>
              <w:rPr>
                <w:rFonts w:ascii="Courier New" w:hAnsi="Courier New" w:cs="Courier New" w:hint="eastAsia"/>
                <w:kern w:val="0"/>
                <w:szCs w:val="20"/>
              </w:rPr>
              <w:t>사용</w:t>
            </w:r>
          </w:p>
        </w:tc>
      </w:tr>
      <w:tr w:rsidR="00474D95" w:rsidTr="00474D95">
        <w:tc>
          <w:tcPr>
            <w:tcW w:w="4612" w:type="dxa"/>
          </w:tcPr>
          <w:p w:rsidR="00474D95" w:rsidRPr="001F3E14" w:rsidRDefault="00474D95" w:rsidP="00C01830">
            <w:pPr>
              <w:widowControl/>
              <w:wordWrap/>
              <w:autoSpaceDE/>
              <w:autoSpaceDN/>
              <w:jc w:val="left"/>
              <w:rPr>
                <w:rFonts w:ascii="Courier New" w:hAnsi="Courier New" w:cs="Courier New"/>
                <w:kern w:val="0"/>
                <w:szCs w:val="20"/>
              </w:rPr>
            </w:pPr>
            <w:r w:rsidRPr="001F3E14">
              <w:rPr>
                <w:rFonts w:ascii="Courier New" w:hAnsi="Courier New" w:cs="Courier New"/>
                <w:kern w:val="0"/>
                <w:szCs w:val="20"/>
              </w:rPr>
              <w:t>Boolean</w:t>
            </w:r>
            <w:r w:rsidRPr="001F3E14">
              <w:rPr>
                <w:rFonts w:ascii="Courier New" w:hAnsi="Courier New" w:cs="Courier New" w:hint="eastAsia"/>
                <w:kern w:val="0"/>
                <w:szCs w:val="20"/>
              </w:rPr>
              <w:t xml:space="preserve"> Handler.sendMessage(Message msg)</w:t>
            </w:r>
          </w:p>
        </w:tc>
        <w:tc>
          <w:tcPr>
            <w:tcW w:w="4612" w:type="dxa"/>
          </w:tcPr>
          <w:p w:rsidR="00474D95" w:rsidRDefault="007F02CC">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위보다</w:t>
            </w:r>
            <w:r>
              <w:rPr>
                <w:rFonts w:ascii="Courier New" w:hAnsi="Courier New" w:cs="Courier New" w:hint="eastAsia"/>
                <w:kern w:val="0"/>
                <w:szCs w:val="20"/>
              </w:rPr>
              <w:t xml:space="preserve"> </w:t>
            </w:r>
            <w:r w:rsidR="00474D95">
              <w:rPr>
                <w:rFonts w:ascii="Courier New" w:hAnsi="Courier New" w:cs="Courier New" w:hint="eastAsia"/>
                <w:kern w:val="0"/>
                <w:szCs w:val="20"/>
              </w:rPr>
              <w:t>복잡한내용보낼</w:t>
            </w:r>
            <w:r w:rsidR="00474D95">
              <w:rPr>
                <w:rFonts w:ascii="Courier New" w:hAnsi="Courier New" w:cs="Courier New" w:hint="eastAsia"/>
                <w:kern w:val="0"/>
                <w:szCs w:val="20"/>
              </w:rPr>
              <w:t xml:space="preserve"> </w:t>
            </w:r>
            <w:r w:rsidR="00474D95">
              <w:rPr>
                <w:rFonts w:ascii="Courier New" w:hAnsi="Courier New" w:cs="Courier New" w:hint="eastAsia"/>
                <w:kern w:val="0"/>
                <w:szCs w:val="20"/>
              </w:rPr>
              <w:t>때</w:t>
            </w:r>
            <w:r w:rsidR="00474D95">
              <w:rPr>
                <w:rFonts w:ascii="Courier New" w:hAnsi="Courier New" w:cs="Courier New" w:hint="eastAsia"/>
                <w:kern w:val="0"/>
                <w:szCs w:val="20"/>
              </w:rPr>
              <w:t>.</w:t>
            </w:r>
            <w:r>
              <w:rPr>
                <w:rFonts w:ascii="Courier New" w:hAnsi="Courier New" w:cs="Courier New" w:hint="eastAsia"/>
                <w:kern w:val="0"/>
                <w:szCs w:val="20"/>
              </w:rPr>
              <w:t xml:space="preserve"> </w:t>
            </w:r>
            <w:r>
              <w:rPr>
                <w:rFonts w:ascii="Courier New" w:hAnsi="Courier New" w:cs="Courier New" w:hint="eastAsia"/>
                <w:kern w:val="0"/>
                <w:szCs w:val="20"/>
              </w:rPr>
              <w:t>어떤</w:t>
            </w:r>
            <w:r>
              <w:rPr>
                <w:rFonts w:ascii="Courier New" w:hAnsi="Courier New" w:cs="Courier New" w:hint="eastAsia"/>
                <w:kern w:val="0"/>
                <w:szCs w:val="20"/>
              </w:rPr>
              <w:t xml:space="preserve"> </w:t>
            </w:r>
            <w:r>
              <w:rPr>
                <w:rFonts w:ascii="Courier New" w:hAnsi="Courier New" w:cs="Courier New" w:hint="eastAsia"/>
                <w:kern w:val="0"/>
                <w:szCs w:val="20"/>
              </w:rPr>
              <w:t>사실이나</w:t>
            </w:r>
            <w:r>
              <w:rPr>
                <w:rFonts w:ascii="Courier New" w:hAnsi="Courier New" w:cs="Courier New" w:hint="eastAsia"/>
                <w:kern w:val="0"/>
                <w:szCs w:val="20"/>
              </w:rPr>
              <w:t xml:space="preserve"> </w:t>
            </w:r>
            <w:r>
              <w:rPr>
                <w:rFonts w:ascii="Courier New" w:hAnsi="Courier New" w:cs="Courier New" w:hint="eastAsia"/>
                <w:kern w:val="0"/>
                <w:szCs w:val="20"/>
              </w:rPr>
              <w:t>지시만</w:t>
            </w:r>
            <w:r>
              <w:rPr>
                <w:rFonts w:ascii="Courier New" w:hAnsi="Courier New" w:cs="Courier New" w:hint="eastAsia"/>
                <w:kern w:val="0"/>
                <w:szCs w:val="20"/>
              </w:rPr>
              <w:t xml:space="preserve"> </w:t>
            </w:r>
            <w:r>
              <w:rPr>
                <w:rFonts w:ascii="Courier New" w:hAnsi="Courier New" w:cs="Courier New" w:hint="eastAsia"/>
                <w:kern w:val="0"/>
                <w:szCs w:val="20"/>
              </w:rPr>
              <w:t>통보할때는</w:t>
            </w:r>
            <w:r>
              <w:rPr>
                <w:rFonts w:ascii="Courier New" w:hAnsi="Courier New" w:cs="Courier New" w:hint="eastAsia"/>
                <w:kern w:val="0"/>
                <w:szCs w:val="20"/>
              </w:rPr>
              <w:t xml:space="preserve"> </w:t>
            </w:r>
            <w:r>
              <w:rPr>
                <w:rFonts w:ascii="Courier New" w:hAnsi="Courier New" w:cs="Courier New" w:hint="eastAsia"/>
                <w:kern w:val="0"/>
                <w:szCs w:val="20"/>
              </w:rPr>
              <w:t>추가</w:t>
            </w:r>
            <w:r>
              <w:rPr>
                <w:rFonts w:ascii="Courier New" w:hAnsi="Courier New" w:cs="Courier New" w:hint="eastAsia"/>
                <w:kern w:val="0"/>
                <w:szCs w:val="20"/>
              </w:rPr>
              <w:t xml:space="preserve"> </w:t>
            </w:r>
            <w:r>
              <w:rPr>
                <w:rFonts w:ascii="Courier New" w:hAnsi="Courier New" w:cs="Courier New" w:hint="eastAsia"/>
                <w:kern w:val="0"/>
                <w:szCs w:val="20"/>
              </w:rPr>
              <w:t>정보가</w:t>
            </w:r>
            <w:r>
              <w:rPr>
                <w:rFonts w:ascii="Courier New" w:hAnsi="Courier New" w:cs="Courier New" w:hint="eastAsia"/>
                <w:kern w:val="0"/>
                <w:szCs w:val="20"/>
              </w:rPr>
              <w:t xml:space="preserve"> </w:t>
            </w:r>
            <w:r>
              <w:rPr>
                <w:rFonts w:ascii="Courier New" w:hAnsi="Courier New" w:cs="Courier New" w:hint="eastAsia"/>
                <w:kern w:val="0"/>
                <w:szCs w:val="20"/>
              </w:rPr>
              <w:t>없는</w:t>
            </w:r>
            <w:r>
              <w:rPr>
                <w:rFonts w:ascii="Courier New" w:hAnsi="Courier New" w:cs="Courier New" w:hint="eastAsia"/>
                <w:kern w:val="0"/>
                <w:szCs w:val="20"/>
              </w:rPr>
              <w:t xml:space="preserve"> </w:t>
            </w:r>
            <w:r>
              <w:rPr>
                <w:rFonts w:ascii="Courier New" w:hAnsi="Courier New" w:cs="Courier New" w:hint="eastAsia"/>
                <w:kern w:val="0"/>
                <w:szCs w:val="20"/>
              </w:rPr>
              <w:t>빈메시지를</w:t>
            </w:r>
            <w:r>
              <w:rPr>
                <w:rFonts w:ascii="Courier New" w:hAnsi="Courier New" w:cs="Courier New" w:hint="eastAsia"/>
                <w:kern w:val="0"/>
                <w:szCs w:val="20"/>
              </w:rPr>
              <w:t xml:space="preserve"> </w:t>
            </w:r>
            <w:r>
              <w:rPr>
                <w:rFonts w:ascii="Courier New" w:hAnsi="Courier New" w:cs="Courier New" w:hint="eastAsia"/>
                <w:kern w:val="0"/>
                <w:szCs w:val="20"/>
              </w:rPr>
              <w:t>쓰는</w:t>
            </w:r>
            <w:r>
              <w:rPr>
                <w:rFonts w:ascii="Courier New" w:hAnsi="Courier New" w:cs="Courier New" w:hint="eastAsia"/>
                <w:kern w:val="0"/>
                <w:szCs w:val="20"/>
              </w:rPr>
              <w:t xml:space="preserve"> </w:t>
            </w:r>
            <w:r>
              <w:rPr>
                <w:rFonts w:ascii="Courier New" w:hAnsi="Courier New" w:cs="Courier New" w:hint="eastAsia"/>
                <w:kern w:val="0"/>
                <w:szCs w:val="20"/>
              </w:rPr>
              <w:t>것이</w:t>
            </w:r>
            <w:r>
              <w:rPr>
                <w:rFonts w:ascii="Courier New" w:hAnsi="Courier New" w:cs="Courier New" w:hint="eastAsia"/>
                <w:kern w:val="0"/>
                <w:szCs w:val="20"/>
              </w:rPr>
              <w:t xml:space="preserve"> </w:t>
            </w:r>
            <w:r>
              <w:rPr>
                <w:rFonts w:ascii="Courier New" w:hAnsi="Courier New" w:cs="Courier New" w:hint="eastAsia"/>
                <w:kern w:val="0"/>
                <w:szCs w:val="20"/>
              </w:rPr>
              <w:t>편리</w:t>
            </w:r>
          </w:p>
        </w:tc>
      </w:tr>
      <w:tr w:rsidR="00474D95" w:rsidTr="00474D95">
        <w:tc>
          <w:tcPr>
            <w:tcW w:w="4612" w:type="dxa"/>
          </w:tcPr>
          <w:p w:rsidR="00474D95" w:rsidRPr="001F3E14" w:rsidRDefault="00474D95" w:rsidP="00C01830">
            <w:pPr>
              <w:widowControl/>
              <w:wordWrap/>
              <w:autoSpaceDE/>
              <w:autoSpaceDN/>
              <w:jc w:val="left"/>
              <w:rPr>
                <w:rFonts w:ascii="Courier New" w:hAnsi="Courier New" w:cs="Courier New"/>
                <w:kern w:val="0"/>
                <w:szCs w:val="20"/>
              </w:rPr>
            </w:pPr>
            <w:r w:rsidRPr="001F3E14">
              <w:rPr>
                <w:rFonts w:ascii="Courier New" w:hAnsi="Courier New" w:cs="Courier New"/>
                <w:kern w:val="0"/>
                <w:szCs w:val="20"/>
              </w:rPr>
              <w:t>Boolean</w:t>
            </w:r>
            <w:r w:rsidRPr="001F3E14">
              <w:rPr>
                <w:rFonts w:ascii="Courier New" w:hAnsi="Courier New" w:cs="Courier New" w:hint="eastAsia"/>
                <w:kern w:val="0"/>
                <w:szCs w:val="20"/>
              </w:rPr>
              <w:t xml:space="preserve"> sendMessageAtFrontQfQueue(Message msg)</w:t>
            </w:r>
          </w:p>
        </w:tc>
        <w:tc>
          <w:tcPr>
            <w:tcW w:w="4612" w:type="dxa"/>
          </w:tcPr>
          <w:p w:rsidR="00474D95" w:rsidRDefault="007612B4">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큐의</w:t>
            </w:r>
            <w:r>
              <w:rPr>
                <w:rFonts w:ascii="Courier New" w:hAnsi="Courier New" w:cs="Courier New" w:hint="eastAsia"/>
                <w:kern w:val="0"/>
                <w:szCs w:val="20"/>
              </w:rPr>
              <w:t xml:space="preserve"> </w:t>
            </w:r>
            <w:r>
              <w:rPr>
                <w:rFonts w:ascii="Courier New" w:hAnsi="Courier New" w:cs="Courier New" w:hint="eastAsia"/>
                <w:kern w:val="0"/>
                <w:szCs w:val="20"/>
              </w:rPr>
              <w:t>제일</w:t>
            </w:r>
            <w:r>
              <w:rPr>
                <w:rFonts w:ascii="Courier New" w:hAnsi="Courier New" w:cs="Courier New" w:hint="eastAsia"/>
                <w:kern w:val="0"/>
                <w:szCs w:val="20"/>
              </w:rPr>
              <w:t xml:space="preserve"> </w:t>
            </w:r>
            <w:r>
              <w:rPr>
                <w:rFonts w:ascii="Courier New" w:hAnsi="Courier New" w:cs="Courier New" w:hint="eastAsia"/>
                <w:kern w:val="0"/>
                <w:szCs w:val="20"/>
              </w:rPr>
              <w:t>앞쪽에</w:t>
            </w:r>
            <w:r>
              <w:rPr>
                <w:rFonts w:ascii="Courier New" w:hAnsi="Courier New" w:cs="Courier New" w:hint="eastAsia"/>
                <w:kern w:val="0"/>
                <w:szCs w:val="20"/>
              </w:rPr>
              <w:t xml:space="preserve"> </w:t>
            </w:r>
            <w:r>
              <w:rPr>
                <w:rFonts w:ascii="Courier New" w:hAnsi="Courier New" w:cs="Courier New" w:hint="eastAsia"/>
                <w:kern w:val="0"/>
                <w:szCs w:val="20"/>
              </w:rPr>
              <w:t>놓아</w:t>
            </w:r>
            <w:r>
              <w:rPr>
                <w:rFonts w:ascii="Courier New" w:hAnsi="Courier New" w:cs="Courier New" w:hint="eastAsia"/>
                <w:kern w:val="0"/>
                <w:szCs w:val="20"/>
              </w:rPr>
              <w:t xml:space="preserve"> </w:t>
            </w:r>
            <w:r>
              <w:rPr>
                <w:rFonts w:ascii="Courier New" w:hAnsi="Courier New" w:cs="Courier New" w:hint="eastAsia"/>
                <w:kern w:val="0"/>
                <w:szCs w:val="20"/>
              </w:rPr>
              <w:t>우선적으로</w:t>
            </w:r>
            <w:r>
              <w:rPr>
                <w:rFonts w:ascii="Courier New" w:hAnsi="Courier New" w:cs="Courier New" w:hint="eastAsia"/>
                <w:kern w:val="0"/>
                <w:szCs w:val="20"/>
              </w:rPr>
              <w:t xml:space="preserve"> </w:t>
            </w:r>
            <w:r>
              <w:rPr>
                <w:rFonts w:ascii="Courier New" w:hAnsi="Courier New" w:cs="Courier New" w:hint="eastAsia"/>
                <w:kern w:val="0"/>
                <w:szCs w:val="20"/>
              </w:rPr>
              <w:t>처리할수도있다</w:t>
            </w:r>
            <w:r>
              <w:rPr>
                <w:rFonts w:ascii="Courier New" w:hAnsi="Courier New" w:cs="Courier New" w:hint="eastAsia"/>
                <w:kern w:val="0"/>
                <w:szCs w:val="20"/>
              </w:rPr>
              <w:t>.</w:t>
            </w:r>
          </w:p>
        </w:tc>
      </w:tr>
    </w:tbl>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731AB" w:rsidRDefault="00DE14F8" w:rsidP="000731AB">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lastRenderedPageBreak/>
        <w:pict>
          <v:rect id="_x0000_s1083" style="position:absolute;margin-left:10.35pt;margin-top:10.55pt;width:444.1pt;height:226.4pt;z-index:251720704" filled="f" strokecolor="red" strokeweight="1.5pt"/>
        </w:pic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731AB" w:rsidRDefault="00DE14F8" w:rsidP="000731AB">
      <w:pPr>
        <w:wordWrap/>
        <w:adjustRightInd w:val="0"/>
        <w:jc w:val="left"/>
        <w:rPr>
          <w:rFonts w:ascii="Courier New" w:hAnsi="Courier New" w:cs="Courier New"/>
          <w:kern w:val="0"/>
          <w:szCs w:val="20"/>
        </w:rPr>
      </w:pPr>
      <w:r w:rsidRPr="00DE14F8">
        <w:rPr>
          <w:rFonts w:ascii="Courier New" w:hAnsi="Courier New" w:cs="Courier New"/>
          <w:noProof/>
          <w:color w:val="000000"/>
          <w:kern w:val="0"/>
          <w:sz w:val="28"/>
          <w:szCs w:val="20"/>
        </w:rPr>
        <w:pict>
          <v:rect id="_x0000_s1084" style="position:absolute;margin-left:10.4pt;margin-top:10.8pt;width:444.1pt;height:67.75pt;flip:y;z-index:251721728" filled="f" strokecolor="red" strokeweight="1.5pt"/>
        </w:pic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731AB" w:rsidRDefault="000731AB" w:rsidP="000731A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51D71" w:rsidRDefault="000731AB" w:rsidP="000731AB">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ab/>
        <w:t>};</w:t>
      </w:r>
    </w:p>
    <w:p w:rsidR="00451D71" w:rsidRDefault="00451D71" w:rsidP="000731AB">
      <w:pPr>
        <w:widowControl/>
        <w:wordWrap/>
        <w:autoSpaceDE/>
        <w:autoSpaceDN/>
        <w:jc w:val="left"/>
        <w:rPr>
          <w:rFonts w:ascii="Courier New" w:hAnsi="Courier New" w:cs="Courier New"/>
          <w:color w:val="000000"/>
          <w:kern w:val="0"/>
          <w:szCs w:val="20"/>
        </w:rPr>
      </w:pPr>
    </w:p>
    <w:p w:rsidR="00451D71" w:rsidRDefault="00451D71" w:rsidP="000731AB">
      <w:pPr>
        <w:widowControl/>
        <w:wordWrap/>
        <w:autoSpaceDE/>
        <w:autoSpaceDN/>
        <w:jc w:val="left"/>
        <w:rPr>
          <w:rFonts w:ascii="Courier New" w:hAnsi="Courier New" w:cs="Courier New"/>
          <w:color w:val="000000"/>
          <w:kern w:val="0"/>
          <w:szCs w:val="20"/>
        </w:rPr>
      </w:pPr>
    </w:p>
    <w:p w:rsidR="00451D71" w:rsidRDefault="00451D71" w:rsidP="000731AB">
      <w:pPr>
        <w:widowControl/>
        <w:wordWrap/>
        <w:autoSpaceDE/>
        <w:autoSpaceDN/>
        <w:jc w:val="left"/>
        <w:rPr>
          <w:rFonts w:ascii="Courier New" w:hAnsi="Courier New" w:cs="Courier New"/>
          <w:color w:val="000000"/>
          <w:kern w:val="0"/>
          <w:szCs w:val="20"/>
        </w:rPr>
      </w:pPr>
    </w:p>
    <w:p w:rsidR="00C97614" w:rsidRDefault="00451D71" w:rsidP="000731AB">
      <w:pPr>
        <w:widowControl/>
        <w:wordWrap/>
        <w:autoSpaceDE/>
        <w:autoSpaceDN/>
        <w:jc w:val="left"/>
        <w:rPr>
          <w:rFonts w:ascii="Courier New" w:hAnsi="Courier New" w:cs="Courier New"/>
          <w:color w:val="000000"/>
          <w:kern w:val="0"/>
          <w:sz w:val="28"/>
          <w:szCs w:val="20"/>
        </w:rPr>
      </w:pPr>
      <w:r w:rsidRPr="002F1D65">
        <w:rPr>
          <w:rFonts w:ascii="Courier New" w:hAnsi="Courier New" w:cs="Courier New" w:hint="eastAsia"/>
          <w:color w:val="000000"/>
          <w:kern w:val="0"/>
          <w:sz w:val="28"/>
          <w:szCs w:val="20"/>
        </w:rPr>
        <w:t>타이머와</w:t>
      </w:r>
      <w:r w:rsidRPr="002F1D65">
        <w:rPr>
          <w:rFonts w:ascii="Courier New" w:hAnsi="Courier New" w:cs="Courier New" w:hint="eastAsia"/>
          <w:color w:val="000000"/>
          <w:kern w:val="0"/>
          <w:sz w:val="28"/>
          <w:szCs w:val="20"/>
        </w:rPr>
        <w:t xml:space="preserve"> </w:t>
      </w:r>
      <w:r w:rsidRPr="002F1D65">
        <w:rPr>
          <w:rFonts w:ascii="Courier New" w:hAnsi="Courier New" w:cs="Courier New" w:hint="eastAsia"/>
          <w:color w:val="000000"/>
          <w:kern w:val="0"/>
          <w:sz w:val="28"/>
          <w:szCs w:val="20"/>
        </w:rPr>
        <w:t>비슷하게</w:t>
      </w:r>
      <w:r w:rsidRPr="002F1D65">
        <w:rPr>
          <w:rFonts w:ascii="Courier New" w:hAnsi="Courier New" w:cs="Courier New" w:hint="eastAsia"/>
          <w:color w:val="000000"/>
          <w:kern w:val="0"/>
          <w:sz w:val="28"/>
          <w:szCs w:val="20"/>
        </w:rPr>
        <w:t xml:space="preserve"> </w:t>
      </w:r>
      <w:r w:rsidRPr="002F1D65">
        <w:rPr>
          <w:rFonts w:ascii="Courier New" w:hAnsi="Courier New" w:cs="Courier New" w:hint="eastAsia"/>
          <w:color w:val="000000"/>
          <w:kern w:val="0"/>
          <w:sz w:val="28"/>
          <w:szCs w:val="20"/>
        </w:rPr>
        <w:t>구현이된다</w:t>
      </w:r>
    </w:p>
    <w:p w:rsidR="00C97614" w:rsidRPr="00C97614" w:rsidRDefault="00C97614" w:rsidP="000731AB">
      <w:pPr>
        <w:widowControl/>
        <w:wordWrap/>
        <w:autoSpaceDE/>
        <w:autoSpaceDN/>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메인스레드는</w:t>
      </w:r>
      <w:r>
        <w:rPr>
          <w:rFonts w:ascii="Courier New" w:hAnsi="Courier New" w:cs="Courier New" w:hint="eastAsia"/>
          <w:color w:val="000000"/>
          <w:kern w:val="0"/>
          <w:sz w:val="22"/>
          <w:szCs w:val="20"/>
        </w:rPr>
        <w:t xml:space="preserve"> mHandler</w:t>
      </w:r>
      <w:r>
        <w:rPr>
          <w:rFonts w:ascii="Courier New" w:hAnsi="Courier New" w:cs="Courier New" w:hint="eastAsia"/>
          <w:color w:val="000000"/>
          <w:kern w:val="0"/>
          <w:sz w:val="22"/>
          <w:szCs w:val="20"/>
        </w:rPr>
        <w:t>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멤버로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정의하고</w:t>
      </w:r>
      <w:r>
        <w:rPr>
          <w:rFonts w:ascii="Courier New" w:hAnsi="Courier New" w:cs="Courier New" w:hint="eastAsia"/>
          <w:color w:val="000000"/>
          <w:kern w:val="0"/>
          <w:sz w:val="22"/>
          <w:szCs w:val="20"/>
        </w:rPr>
        <w:t xml:space="preserve"> 0</w:t>
      </w:r>
      <w:r>
        <w:rPr>
          <w:rFonts w:ascii="Courier New" w:hAnsi="Courier New" w:cs="Courier New" w:hint="eastAsia"/>
          <w:color w:val="000000"/>
          <w:kern w:val="0"/>
          <w:sz w:val="22"/>
          <w:szCs w:val="20"/>
        </w:rPr>
        <w:t>번</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메시지를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받았을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때</w:t>
      </w:r>
      <w:r>
        <w:rPr>
          <w:rFonts w:ascii="Courier New" w:hAnsi="Courier New" w:cs="Courier New" w:hint="eastAsia"/>
          <w:color w:val="000000"/>
          <w:kern w:val="0"/>
          <w:sz w:val="22"/>
          <w:szCs w:val="20"/>
        </w:rPr>
        <w:t xml:space="preserve"> mBackText</w:t>
      </w:r>
      <w:r>
        <w:rPr>
          <w:rFonts w:ascii="Courier New" w:hAnsi="Courier New" w:cs="Courier New" w:hint="eastAsia"/>
          <w:color w:val="000000"/>
          <w:kern w:val="0"/>
          <w:sz w:val="22"/>
          <w:szCs w:val="20"/>
        </w:rPr>
        <w:t>에</w:t>
      </w:r>
      <w:r>
        <w:rPr>
          <w:rFonts w:ascii="Courier New" w:hAnsi="Courier New" w:cs="Courier New" w:hint="eastAsia"/>
          <w:color w:val="000000"/>
          <w:kern w:val="0"/>
          <w:sz w:val="22"/>
          <w:szCs w:val="20"/>
        </w:rPr>
        <w:t xml:space="preserve"> mBackValue</w:t>
      </w:r>
      <w:r>
        <w:rPr>
          <w:rFonts w:ascii="Courier New" w:hAnsi="Courier New" w:cs="Courier New" w:hint="eastAsia"/>
          <w:color w:val="000000"/>
          <w:kern w:val="0"/>
          <w:sz w:val="22"/>
          <w:szCs w:val="20"/>
        </w:rPr>
        <w:t>값을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출력한다</w:t>
      </w:r>
      <w:r>
        <w:rPr>
          <w:rFonts w:ascii="Courier New" w:hAnsi="Courier New" w:cs="Courier New" w:hint="eastAsia"/>
          <w:color w:val="000000"/>
          <w:kern w:val="0"/>
          <w:sz w:val="22"/>
          <w:szCs w:val="20"/>
        </w:rPr>
        <w:t>.</w:t>
      </w:r>
    </w:p>
    <w:p w:rsidR="00E7213C" w:rsidRDefault="00E7213C" w:rsidP="000731AB">
      <w:pPr>
        <w:widowControl/>
        <w:wordWrap/>
        <w:autoSpaceDE/>
        <w:autoSpaceDN/>
        <w:jc w:val="left"/>
        <w:rPr>
          <w:rFonts w:ascii="Courier New" w:hAnsi="Courier New" w:cs="Courier New"/>
          <w:kern w:val="0"/>
          <w:szCs w:val="20"/>
        </w:rPr>
      </w:pP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r>
        <w:rPr>
          <w:rFonts w:ascii="Courier New" w:hAnsi="Courier New" w:cs="Courier New" w:hint="eastAsia"/>
          <w:kern w:val="0"/>
          <w:szCs w:val="20"/>
        </w:rPr>
        <w:t xml:space="preserve"> </w:t>
      </w:r>
      <w:r>
        <w:rPr>
          <w:rFonts w:ascii="Courier New" w:hAnsi="Courier New" w:cs="Courier New" w:hint="eastAsia"/>
          <w:kern w:val="0"/>
          <w:szCs w:val="20"/>
        </w:rPr>
        <w:t>로</w:t>
      </w:r>
      <w:r>
        <w:rPr>
          <w:rFonts w:ascii="Courier New" w:hAnsi="Courier New" w:cs="Courier New" w:hint="eastAsia"/>
          <w:kern w:val="0"/>
          <w:szCs w:val="20"/>
        </w:rPr>
        <w:t xml:space="preserve"> </w:t>
      </w:r>
      <w:r>
        <w:rPr>
          <w:rFonts w:ascii="Courier New" w:hAnsi="Courier New" w:cs="Courier New" w:hint="eastAsia"/>
          <w:kern w:val="0"/>
          <w:szCs w:val="20"/>
        </w:rPr>
        <w:t>호출을하고</w:t>
      </w:r>
      <w:r>
        <w:rPr>
          <w:rFonts w:ascii="Courier New" w:hAnsi="Courier New" w:cs="Courier New" w:hint="eastAsia"/>
          <w:kern w:val="0"/>
          <w:szCs w:val="20"/>
        </w:rPr>
        <w:t xml:space="preserve">.  </w:t>
      </w:r>
      <w:r>
        <w:rPr>
          <w:rFonts w:ascii="Courier New" w:hAnsi="Courier New" w:cs="Courier New" w:hint="eastAsia"/>
          <w:kern w:val="0"/>
          <w:szCs w:val="20"/>
        </w:rPr>
        <w:t>핸들러에서</w:t>
      </w:r>
      <w:r>
        <w:rPr>
          <w:rFonts w:ascii="Courier New" w:hAnsi="Courier New" w:cs="Courier New" w:hint="eastAsia"/>
          <w:kern w:val="0"/>
          <w:szCs w:val="20"/>
        </w:rPr>
        <w:t xml:space="preserve">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hint="eastAsia"/>
          <w:kern w:val="0"/>
          <w:szCs w:val="20"/>
        </w:rPr>
        <w:t>분기처리를</w:t>
      </w:r>
      <w:r>
        <w:rPr>
          <w:rFonts w:ascii="Courier New" w:hAnsi="Courier New" w:cs="Courier New" w:hint="eastAsia"/>
          <w:kern w:val="0"/>
          <w:szCs w:val="20"/>
        </w:rPr>
        <w:t xml:space="preserve"> </w:t>
      </w:r>
      <w:r>
        <w:rPr>
          <w:rFonts w:ascii="Courier New" w:hAnsi="Courier New" w:cs="Courier New" w:hint="eastAsia"/>
          <w:kern w:val="0"/>
          <w:szCs w:val="20"/>
        </w:rPr>
        <w:t>위해</w:t>
      </w:r>
      <w:r>
        <w:rPr>
          <w:rFonts w:ascii="Courier New" w:hAnsi="Courier New" w:cs="Courier New" w:hint="eastAsia"/>
          <w:kern w:val="0"/>
          <w:szCs w:val="20"/>
        </w:rPr>
        <w:t xml:space="preserve">  ( </w:t>
      </w:r>
      <w:r>
        <w:rPr>
          <w:rFonts w:ascii="Courier New" w:hAnsi="Courier New" w:cs="Courier New" w:hint="eastAsia"/>
          <w:kern w:val="0"/>
          <w:szCs w:val="20"/>
        </w:rPr>
        <w:t>다른</w:t>
      </w:r>
      <w:r>
        <w:rPr>
          <w:rFonts w:ascii="Courier New" w:hAnsi="Courier New" w:cs="Courier New" w:hint="eastAsia"/>
          <w:kern w:val="0"/>
          <w:szCs w:val="20"/>
        </w:rPr>
        <w:t xml:space="preserve"> </w:t>
      </w:r>
      <w:r>
        <w:rPr>
          <w:rFonts w:ascii="Courier New" w:hAnsi="Courier New" w:cs="Courier New" w:hint="eastAsia"/>
          <w:kern w:val="0"/>
          <w:szCs w:val="20"/>
        </w:rPr>
        <w:t>쓰레드에서</w:t>
      </w:r>
      <w:r>
        <w:rPr>
          <w:rFonts w:ascii="Courier New" w:hAnsi="Courier New" w:cs="Courier New" w:hint="eastAsia"/>
          <w:kern w:val="0"/>
          <w:szCs w:val="20"/>
        </w:rPr>
        <w:t xml:space="preserve"> </w:t>
      </w:r>
      <w:r>
        <w:rPr>
          <w:rFonts w:ascii="Courier New" w:hAnsi="Courier New" w:cs="Courier New" w:hint="eastAsia"/>
          <w:kern w:val="0"/>
          <w:szCs w:val="20"/>
        </w:rPr>
        <w:t>사용하는걸</w:t>
      </w:r>
      <w:r>
        <w:rPr>
          <w:rFonts w:ascii="Courier New" w:hAnsi="Courier New" w:cs="Courier New" w:hint="eastAsia"/>
          <w:kern w:val="0"/>
          <w:szCs w:val="20"/>
        </w:rPr>
        <w:t xml:space="preserve">  </w:t>
      </w:r>
      <w:r>
        <w:rPr>
          <w:rFonts w:ascii="Courier New" w:hAnsi="Courier New" w:cs="Courier New" w:hint="eastAsia"/>
          <w:kern w:val="0"/>
          <w:szCs w:val="20"/>
        </w:rPr>
        <w:t>구분에</w:t>
      </w:r>
      <w:r>
        <w:rPr>
          <w:rFonts w:ascii="Courier New" w:hAnsi="Courier New" w:cs="Courier New" w:hint="eastAsia"/>
          <w:kern w:val="0"/>
          <w:szCs w:val="20"/>
        </w:rPr>
        <w:t xml:space="preserve"> </w:t>
      </w:r>
      <w:r>
        <w:rPr>
          <w:rFonts w:ascii="Courier New" w:hAnsi="Courier New" w:cs="Courier New" w:hint="eastAsia"/>
          <w:kern w:val="0"/>
          <w:szCs w:val="20"/>
        </w:rPr>
        <w:t>따라서</w:t>
      </w:r>
      <w:r>
        <w:rPr>
          <w:rFonts w:ascii="Courier New" w:hAnsi="Courier New" w:cs="Courier New" w:hint="eastAsia"/>
          <w:kern w:val="0"/>
          <w:szCs w:val="20"/>
        </w:rPr>
        <w:t xml:space="preserve"> </w:t>
      </w:r>
      <w:r>
        <w:rPr>
          <w:rFonts w:ascii="Courier New" w:hAnsi="Courier New" w:cs="Courier New" w:hint="eastAsia"/>
          <w:kern w:val="0"/>
          <w:szCs w:val="20"/>
        </w:rPr>
        <w:t>다른</w:t>
      </w:r>
      <w:r>
        <w:rPr>
          <w:rFonts w:ascii="Courier New" w:hAnsi="Courier New" w:cs="Courier New" w:hint="eastAsia"/>
          <w:kern w:val="0"/>
          <w:szCs w:val="20"/>
        </w:rPr>
        <w:t xml:space="preserve"> </w:t>
      </w:r>
      <w:r>
        <w:rPr>
          <w:rFonts w:ascii="Courier New" w:hAnsi="Courier New" w:cs="Courier New" w:hint="eastAsia"/>
          <w:kern w:val="0"/>
          <w:szCs w:val="20"/>
        </w:rPr>
        <w:t>작업을위해</w:t>
      </w:r>
      <w:r>
        <w:rPr>
          <w:rFonts w:ascii="Courier New" w:hAnsi="Courier New" w:cs="Courier New" w:hint="eastAsia"/>
          <w:kern w:val="0"/>
          <w:szCs w:val="20"/>
        </w:rPr>
        <w:t>)</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7213C" w:rsidRDefault="00E7213C" w:rsidP="00E7213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7213C" w:rsidRDefault="00E7213C" w:rsidP="00E7213C">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ab/>
        <w:t>};</w:t>
      </w:r>
    </w:p>
    <w:p w:rsidR="0036182E" w:rsidRDefault="00E7213C" w:rsidP="000731AB">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를한다</w:t>
      </w:r>
      <w:r>
        <w:rPr>
          <w:rFonts w:ascii="Courier New" w:hAnsi="Courier New" w:cs="Courier New" w:hint="eastAsia"/>
          <w:kern w:val="0"/>
          <w:szCs w:val="20"/>
        </w:rPr>
        <w:t>.</w:t>
      </w:r>
    </w:p>
    <w:p w:rsidR="0036182E" w:rsidRDefault="0036182E" w:rsidP="000731AB">
      <w:pPr>
        <w:widowControl/>
        <w:wordWrap/>
        <w:autoSpaceDE/>
        <w:autoSpaceDN/>
        <w:jc w:val="left"/>
        <w:rPr>
          <w:rFonts w:ascii="Courier New" w:hAnsi="Courier New" w:cs="Courier New"/>
          <w:kern w:val="0"/>
          <w:szCs w:val="20"/>
        </w:rPr>
      </w:pPr>
    </w:p>
    <w:p w:rsidR="0036182E" w:rsidRDefault="0036182E" w:rsidP="000731AB">
      <w:pPr>
        <w:widowControl/>
        <w:wordWrap/>
        <w:autoSpaceDE/>
        <w:autoSpaceDN/>
        <w:jc w:val="left"/>
        <w:rPr>
          <w:rFonts w:ascii="Courier New" w:hAnsi="Courier New" w:cs="Courier New"/>
          <w:kern w:val="0"/>
          <w:szCs w:val="20"/>
        </w:rPr>
      </w:pPr>
    </w:p>
    <w:p w:rsidR="00E71681" w:rsidRDefault="00E71681">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36182E" w:rsidRPr="002C1895" w:rsidRDefault="0036182E" w:rsidP="000731AB">
      <w:pPr>
        <w:widowControl/>
        <w:wordWrap/>
        <w:autoSpaceDE/>
        <w:autoSpaceDN/>
        <w:jc w:val="left"/>
        <w:rPr>
          <w:rFonts w:ascii="Courier New" w:hAnsi="Courier New" w:cs="Courier New"/>
          <w:b/>
          <w:kern w:val="0"/>
          <w:szCs w:val="20"/>
        </w:rPr>
      </w:pPr>
      <w:r w:rsidRPr="002C1895">
        <w:rPr>
          <w:rFonts w:ascii="Courier New" w:hAnsi="Courier New" w:cs="Courier New" w:hint="eastAsia"/>
          <w:b/>
          <w:kern w:val="0"/>
          <w:szCs w:val="20"/>
        </w:rPr>
        <w:lastRenderedPageBreak/>
        <w:t>boolean post (Runable r)</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쓰레드</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안에서</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핸들사용할수있다</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변수공유</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쉬워짐</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소스</w:t>
      </w:r>
      <w:r w:rsidR="00565486">
        <w:rPr>
          <w:rFonts w:ascii="Courier New" w:hAnsi="Courier New" w:cs="Courier New" w:hint="eastAsia"/>
          <w:b/>
          <w:kern w:val="0"/>
          <w:szCs w:val="20"/>
        </w:rPr>
        <w:t xml:space="preserve"> </w:t>
      </w:r>
      <w:r w:rsidR="00565486">
        <w:rPr>
          <w:rFonts w:ascii="Courier New" w:hAnsi="Courier New" w:cs="Courier New" w:hint="eastAsia"/>
          <w:b/>
          <w:kern w:val="0"/>
          <w:szCs w:val="20"/>
        </w:rPr>
        <w:t>감편해짐</w:t>
      </w:r>
    </w:p>
    <w:p w:rsidR="00EB5EE0" w:rsidRDefault="0036182E" w:rsidP="000731AB">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메시지는</w:t>
      </w:r>
      <w:r>
        <w:rPr>
          <w:rFonts w:ascii="Courier New" w:hAnsi="Courier New" w:cs="Courier New" w:hint="eastAsia"/>
          <w:kern w:val="0"/>
          <w:szCs w:val="20"/>
        </w:rPr>
        <w:t xml:space="preserve"> </w:t>
      </w:r>
      <w:r>
        <w:rPr>
          <w:rFonts w:ascii="Courier New" w:hAnsi="Courier New" w:cs="Courier New" w:hint="eastAsia"/>
          <w:kern w:val="0"/>
          <w:szCs w:val="20"/>
        </w:rPr>
        <w:t>어떤</w:t>
      </w:r>
      <w:r>
        <w:rPr>
          <w:rFonts w:ascii="Courier New" w:hAnsi="Courier New" w:cs="Courier New" w:hint="eastAsia"/>
          <w:kern w:val="0"/>
          <w:szCs w:val="20"/>
        </w:rPr>
        <w:t xml:space="preserve"> </w:t>
      </w:r>
      <w:r>
        <w:rPr>
          <w:rFonts w:ascii="Courier New" w:hAnsi="Courier New" w:cs="Courier New" w:hint="eastAsia"/>
          <w:kern w:val="0"/>
          <w:szCs w:val="20"/>
        </w:rPr>
        <w:t>작업을</w:t>
      </w:r>
      <w:r>
        <w:rPr>
          <w:rFonts w:ascii="Courier New" w:hAnsi="Courier New" w:cs="Courier New" w:hint="eastAsia"/>
          <w:kern w:val="0"/>
          <w:szCs w:val="20"/>
        </w:rPr>
        <w:t xml:space="preserve"> </w:t>
      </w:r>
      <w:r>
        <w:rPr>
          <w:rFonts w:ascii="Courier New" w:hAnsi="Courier New" w:cs="Courier New" w:hint="eastAsia"/>
          <w:kern w:val="0"/>
          <w:szCs w:val="20"/>
        </w:rPr>
        <w:t>하라는</w:t>
      </w:r>
      <w:r>
        <w:rPr>
          <w:rFonts w:ascii="Courier New" w:hAnsi="Courier New" w:cs="Courier New" w:hint="eastAsia"/>
          <w:kern w:val="0"/>
          <w:szCs w:val="20"/>
        </w:rPr>
        <w:t xml:space="preserve"> </w:t>
      </w:r>
      <w:r>
        <w:rPr>
          <w:rFonts w:ascii="Courier New" w:hAnsi="Courier New" w:cs="Courier New" w:hint="eastAsia"/>
          <w:kern w:val="0"/>
          <w:szCs w:val="20"/>
        </w:rPr>
        <w:t>지시사항을</w:t>
      </w:r>
      <w:r>
        <w:rPr>
          <w:rFonts w:ascii="Courier New" w:hAnsi="Courier New" w:cs="Courier New" w:hint="eastAsia"/>
          <w:kern w:val="0"/>
          <w:szCs w:val="20"/>
        </w:rPr>
        <w:t xml:space="preserve"> </w:t>
      </w:r>
      <w:r>
        <w:rPr>
          <w:rFonts w:ascii="Courier New" w:hAnsi="Courier New" w:cs="Courier New" w:hint="eastAsia"/>
          <w:kern w:val="0"/>
          <w:szCs w:val="20"/>
        </w:rPr>
        <w:t>보내는</w:t>
      </w:r>
      <w:r>
        <w:rPr>
          <w:rFonts w:ascii="Courier New" w:hAnsi="Courier New" w:cs="Courier New" w:hint="eastAsia"/>
          <w:kern w:val="0"/>
          <w:szCs w:val="20"/>
        </w:rPr>
        <w:t xml:space="preserve"> </w:t>
      </w:r>
      <w:r>
        <w:rPr>
          <w:rFonts w:ascii="Courier New" w:hAnsi="Courier New" w:cs="Courier New" w:hint="eastAsia"/>
          <w:kern w:val="0"/>
          <w:szCs w:val="20"/>
        </w:rPr>
        <w:t>것인데</w:t>
      </w:r>
      <w:r>
        <w:rPr>
          <w:rFonts w:ascii="Courier New" w:hAnsi="Courier New" w:cs="Courier New" w:hint="eastAsia"/>
          <w:kern w:val="0"/>
          <w:szCs w:val="20"/>
        </w:rPr>
        <w:t xml:space="preserve"> </w:t>
      </w:r>
      <w:r>
        <w:rPr>
          <w:rFonts w:ascii="Courier New" w:hAnsi="Courier New" w:cs="Courier New" w:hint="eastAsia"/>
          <w:kern w:val="0"/>
          <w:szCs w:val="20"/>
        </w:rPr>
        <w:t>비해</w:t>
      </w:r>
      <w:r>
        <w:rPr>
          <w:rFonts w:ascii="Courier New" w:hAnsi="Courier New" w:cs="Courier New" w:hint="eastAsia"/>
          <w:kern w:val="0"/>
          <w:szCs w:val="20"/>
        </w:rPr>
        <w:t xml:space="preserve"> </w:t>
      </w:r>
      <w:r>
        <w:rPr>
          <w:rFonts w:ascii="Courier New" w:hAnsi="Courier New" w:cs="Courier New" w:hint="eastAsia"/>
          <w:kern w:val="0"/>
          <w:szCs w:val="20"/>
        </w:rPr>
        <w:t>러너블</w:t>
      </w:r>
      <w:r>
        <w:rPr>
          <w:rFonts w:ascii="Courier New" w:hAnsi="Courier New" w:cs="Courier New" w:hint="eastAsia"/>
          <w:kern w:val="0"/>
          <w:szCs w:val="20"/>
        </w:rPr>
        <w:t xml:space="preserve"> </w:t>
      </w:r>
      <w:r>
        <w:rPr>
          <w:rFonts w:ascii="Courier New" w:hAnsi="Courier New" w:cs="Courier New" w:hint="eastAsia"/>
          <w:kern w:val="0"/>
          <w:szCs w:val="20"/>
        </w:rPr>
        <w:t>작업을</w:t>
      </w:r>
      <w:r>
        <w:rPr>
          <w:rFonts w:ascii="Courier New" w:hAnsi="Courier New" w:cs="Courier New" w:hint="eastAsia"/>
          <w:kern w:val="0"/>
          <w:szCs w:val="20"/>
        </w:rPr>
        <w:t xml:space="preserve"> </w:t>
      </w:r>
      <w:r>
        <w:rPr>
          <w:rFonts w:ascii="Courier New" w:hAnsi="Courier New" w:cs="Courier New" w:hint="eastAsia"/>
          <w:kern w:val="0"/>
          <w:szCs w:val="20"/>
        </w:rPr>
        <w:t>직접</w:t>
      </w:r>
      <w:r>
        <w:rPr>
          <w:rFonts w:ascii="Courier New" w:hAnsi="Courier New" w:cs="Courier New" w:hint="eastAsia"/>
          <w:kern w:val="0"/>
          <w:szCs w:val="20"/>
        </w:rPr>
        <w:t xml:space="preserve"> </w:t>
      </w:r>
      <w:r>
        <w:rPr>
          <w:rFonts w:ascii="Courier New" w:hAnsi="Courier New" w:cs="Courier New" w:hint="eastAsia"/>
          <w:kern w:val="0"/>
          <w:szCs w:val="20"/>
        </w:rPr>
        <w:t>수행하는</w:t>
      </w:r>
      <w:r>
        <w:rPr>
          <w:rFonts w:ascii="Courier New" w:hAnsi="Courier New" w:cs="Courier New" w:hint="eastAsia"/>
          <w:kern w:val="0"/>
          <w:szCs w:val="20"/>
        </w:rPr>
        <w:t xml:space="preserve"> </w:t>
      </w:r>
      <w:r>
        <w:rPr>
          <w:rFonts w:ascii="Courier New" w:hAnsi="Courier New" w:cs="Courier New" w:hint="eastAsia"/>
          <w:kern w:val="0"/>
          <w:szCs w:val="20"/>
        </w:rPr>
        <w:t>코드라는점이</w:t>
      </w:r>
      <w:r>
        <w:rPr>
          <w:rFonts w:ascii="Courier New" w:hAnsi="Courier New" w:cs="Courier New" w:hint="eastAsia"/>
          <w:kern w:val="0"/>
          <w:szCs w:val="20"/>
        </w:rPr>
        <w:t xml:space="preserve"> </w:t>
      </w:r>
      <w:r>
        <w:rPr>
          <w:rFonts w:ascii="Courier New" w:hAnsi="Courier New" w:cs="Courier New" w:hint="eastAsia"/>
          <w:kern w:val="0"/>
          <w:szCs w:val="20"/>
        </w:rPr>
        <w:t>다르다</w:t>
      </w:r>
      <w:r>
        <w:rPr>
          <w:rFonts w:ascii="Courier New" w:hAnsi="Courier New" w:cs="Courier New" w:hint="eastAsia"/>
          <w:kern w:val="0"/>
          <w:szCs w:val="20"/>
        </w:rPr>
        <w:t xml:space="preserve"> </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간단한</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작업의</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경우는</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그냥</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코드를</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보내는게</w:t>
      </w:r>
      <w:r w:rsidR="00F141D8">
        <w:rPr>
          <w:rFonts w:ascii="Courier New" w:hAnsi="Courier New" w:cs="Courier New" w:hint="eastAsia"/>
          <w:kern w:val="0"/>
          <w:szCs w:val="20"/>
        </w:rPr>
        <w:t xml:space="preserve"> </w:t>
      </w:r>
      <w:r w:rsidR="00F141D8">
        <w:rPr>
          <w:rFonts w:ascii="Courier New" w:hAnsi="Courier New" w:cs="Courier New" w:hint="eastAsia"/>
          <w:kern w:val="0"/>
          <w:szCs w:val="20"/>
        </w:rPr>
        <w:t>좋다</w:t>
      </w:r>
    </w:p>
    <w:p w:rsidR="00170FDE" w:rsidRDefault="00170FDE" w:rsidP="000731AB">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런너블</w:t>
      </w:r>
      <w:r>
        <w:rPr>
          <w:rFonts w:ascii="Courier New" w:hAnsi="Courier New" w:cs="Courier New" w:hint="eastAsia"/>
          <w:kern w:val="0"/>
          <w:szCs w:val="20"/>
        </w:rPr>
        <w:t xml:space="preserve"> (</w:t>
      </w:r>
      <w:r>
        <w:rPr>
          <w:rFonts w:ascii="Courier New" w:hAnsi="Courier New" w:cs="Courier New"/>
          <w:b/>
          <w:bCs/>
          <w:color w:val="008000"/>
          <w:kern w:val="0"/>
          <w:szCs w:val="20"/>
        </w:rPr>
        <w:t>Runnable</w:t>
      </w:r>
      <w:r>
        <w:rPr>
          <w:rFonts w:ascii="Courier New" w:hAnsi="Courier New" w:cs="Courier New" w:hint="eastAsia"/>
          <w:kern w:val="0"/>
          <w:szCs w:val="20"/>
        </w:rPr>
        <w:t>)</w:t>
      </w:r>
      <w:r>
        <w:rPr>
          <w:rFonts w:ascii="Courier New" w:hAnsi="Courier New" w:cs="Courier New" w:hint="eastAsia"/>
          <w:kern w:val="0"/>
          <w:szCs w:val="20"/>
        </w:rPr>
        <w:t>객체를</w:t>
      </w:r>
      <w:r>
        <w:rPr>
          <w:rFonts w:ascii="Courier New" w:hAnsi="Courier New" w:cs="Courier New" w:hint="eastAsia"/>
          <w:kern w:val="0"/>
          <w:szCs w:val="20"/>
        </w:rPr>
        <w:t xml:space="preserve"> </w:t>
      </w:r>
      <w:r>
        <w:rPr>
          <w:rFonts w:ascii="Courier New" w:hAnsi="Courier New" w:cs="Courier New" w:hint="eastAsia"/>
          <w:kern w:val="0"/>
          <w:szCs w:val="20"/>
        </w:rPr>
        <w:t>던진다</w:t>
      </w:r>
      <w:r>
        <w:rPr>
          <w:rFonts w:ascii="Courier New" w:hAnsi="Courier New" w:cs="Courier New" w:hint="eastAsia"/>
          <w:kern w:val="0"/>
          <w:szCs w:val="20"/>
        </w:rPr>
        <w:t>.</w:t>
      </w:r>
    </w:p>
    <w:p w:rsidR="00EB5EE0" w:rsidRPr="00862F97" w:rsidRDefault="00862F97">
      <w:pPr>
        <w:widowControl/>
        <w:wordWrap/>
        <w:autoSpaceDE/>
        <w:autoSpaceDN/>
        <w:jc w:val="left"/>
        <w:rPr>
          <w:rFonts w:ascii="Courier New" w:hAnsi="Courier New" w:cs="Courier New"/>
          <w:b/>
          <w:kern w:val="0"/>
          <w:szCs w:val="20"/>
        </w:rPr>
      </w:pPr>
      <w:r w:rsidRPr="00862F97">
        <w:rPr>
          <w:rFonts w:ascii="Courier New" w:hAnsi="Courier New" w:cs="Courier New"/>
          <w:b/>
          <w:kern w:val="0"/>
          <w:szCs w:val="20"/>
        </w:rPr>
        <w:t xml:space="preserve">/* Runnable </w:t>
      </w:r>
      <w:r w:rsidRPr="00862F97">
        <w:rPr>
          <w:rFonts w:ascii="Courier New" w:hAnsi="Courier New" w:cs="Courier New"/>
          <w:b/>
          <w:kern w:val="0"/>
          <w:szCs w:val="20"/>
        </w:rPr>
        <w:t>객체</w:t>
      </w:r>
      <w:r w:rsidRPr="00862F97">
        <w:rPr>
          <w:rFonts w:ascii="Courier New" w:hAnsi="Courier New" w:cs="Courier New"/>
          <w:b/>
          <w:kern w:val="0"/>
          <w:szCs w:val="20"/>
        </w:rPr>
        <w:t xml:space="preserve"> </w:t>
      </w:r>
      <w:r w:rsidRPr="00862F97">
        <w:rPr>
          <w:rFonts w:ascii="Courier New" w:hAnsi="Courier New" w:cs="Courier New"/>
          <w:b/>
          <w:kern w:val="0"/>
          <w:szCs w:val="20"/>
        </w:rPr>
        <w:t>보내기</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setDaemon</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EB5EE0" w:rsidRDefault="00DE14F8" w:rsidP="00EB5EE0">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86" style="position:absolute;margin-left:-7.5pt;margin-top:1.15pt;width:471.2pt;height:123.3pt;z-index:251722752" filled="f" strokecolor="red" strokeweight="2.25pt"/>
        </w:pict>
      </w:r>
      <w:r w:rsidR="00EB5EE0">
        <w:rPr>
          <w:rFonts w:ascii="Courier New" w:hAnsi="Courier New" w:cs="Courier New"/>
          <w:color w:val="000000"/>
          <w:kern w:val="0"/>
          <w:szCs w:val="20"/>
        </w:rPr>
        <w:tab/>
      </w:r>
      <w:r w:rsidR="00EB5EE0">
        <w:rPr>
          <w:rFonts w:ascii="Courier New" w:hAnsi="Courier New" w:cs="Courier New"/>
          <w:color w:val="000000"/>
          <w:kern w:val="0"/>
          <w:szCs w:val="20"/>
        </w:rPr>
        <w:tab/>
      </w:r>
      <w:r w:rsidR="00EB5EE0">
        <w:rPr>
          <w:rFonts w:ascii="Courier New" w:hAnsi="Courier New" w:cs="Courier New"/>
          <w:color w:val="000000"/>
          <w:kern w:val="0"/>
          <w:szCs w:val="20"/>
        </w:rPr>
        <w:tab/>
      </w:r>
      <w:r w:rsidR="00EB5EE0">
        <w:rPr>
          <w:rFonts w:ascii="Courier New" w:hAnsi="Courier New" w:cs="Courier New"/>
          <w:color w:val="000000"/>
          <w:kern w:val="0"/>
          <w:szCs w:val="20"/>
        </w:rPr>
        <w:tab/>
      </w:r>
      <w:r w:rsidR="00EB5EE0">
        <w:rPr>
          <w:rFonts w:ascii="Courier New" w:hAnsi="Courier New" w:cs="Courier New"/>
          <w:color w:val="0000C0"/>
          <w:kern w:val="0"/>
          <w:szCs w:val="20"/>
        </w:rPr>
        <w:t>mHandler</w:t>
      </w:r>
      <w:r w:rsidR="00EB5EE0">
        <w:rPr>
          <w:rFonts w:ascii="Courier New" w:hAnsi="Courier New" w:cs="Courier New"/>
          <w:color w:val="000000"/>
          <w:kern w:val="0"/>
          <w:szCs w:val="20"/>
        </w:rPr>
        <w:t>.</w:t>
      </w:r>
      <w:r w:rsidR="00EB5EE0">
        <w:rPr>
          <w:rFonts w:ascii="Courier New" w:hAnsi="Courier New" w:cs="Courier New"/>
          <w:b/>
          <w:bCs/>
          <w:color w:val="008000"/>
          <w:kern w:val="0"/>
          <w:szCs w:val="20"/>
        </w:rPr>
        <w:t>post</w:t>
      </w:r>
      <w:r w:rsidR="00EB5EE0">
        <w:rPr>
          <w:rFonts w:ascii="Courier New" w:hAnsi="Courier New" w:cs="Courier New"/>
          <w:color w:val="000000"/>
          <w:kern w:val="0"/>
          <w:szCs w:val="20"/>
        </w:rPr>
        <w:t>(</w:t>
      </w:r>
      <w:r w:rsidR="00EB5EE0">
        <w:rPr>
          <w:rFonts w:ascii="Courier New" w:hAnsi="Courier New" w:cs="Courier New"/>
          <w:b/>
          <w:bCs/>
          <w:color w:val="7F0055"/>
          <w:kern w:val="0"/>
          <w:szCs w:val="20"/>
        </w:rPr>
        <w:t>new</w:t>
      </w:r>
      <w:r w:rsidR="00EB5EE0">
        <w:rPr>
          <w:rFonts w:ascii="Courier New" w:hAnsi="Courier New" w:cs="Courier New"/>
          <w:color w:val="000000"/>
          <w:kern w:val="0"/>
          <w:szCs w:val="20"/>
        </w:rPr>
        <w:t xml:space="preserve"> </w:t>
      </w:r>
      <w:r w:rsidR="00EB5EE0">
        <w:rPr>
          <w:rFonts w:ascii="Courier New" w:hAnsi="Courier New" w:cs="Courier New"/>
          <w:b/>
          <w:bCs/>
          <w:color w:val="008000"/>
          <w:kern w:val="0"/>
          <w:szCs w:val="20"/>
        </w:rPr>
        <w:t>Runnable</w:t>
      </w:r>
      <w:r w:rsidR="00EB5EE0">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B5EE0" w:rsidRDefault="00EB5EE0" w:rsidP="00EB5EE0">
      <w:pPr>
        <w:wordWrap/>
        <w:adjustRightInd w:val="0"/>
        <w:jc w:val="left"/>
        <w:rPr>
          <w:rFonts w:ascii="Courier New" w:hAnsi="Courier New" w:cs="Courier New"/>
          <w:kern w:val="0"/>
          <w:szCs w:val="20"/>
        </w:rPr>
      </w:pPr>
    </w:p>
    <w:p w:rsidR="00EB5EE0" w:rsidRDefault="00EB5EE0" w:rsidP="00EB5EE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w:t>
      </w:r>
    </w:p>
    <w:p w:rsidR="0032360B" w:rsidRDefault="00EB5EE0" w:rsidP="00EB5EE0">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t>}</w:t>
      </w:r>
    </w:p>
    <w:p w:rsidR="00AA3AF6" w:rsidRDefault="0032360B" w:rsidP="00EB5EE0">
      <w:pPr>
        <w:widowControl/>
        <w:wordWrap/>
        <w:autoSpaceDE/>
        <w:autoSpaceDN/>
        <w:jc w:val="left"/>
        <w:rPr>
          <w:rFonts w:ascii="Courier New" w:hAnsi="Courier New" w:cs="Courier New"/>
          <w:kern w:val="0"/>
          <w:szCs w:val="20"/>
        </w:rPr>
      </w:pPr>
      <w:r>
        <w:rPr>
          <w:rFonts w:ascii="Courier New" w:hAnsi="Courier New" w:cs="Courier New" w:hint="eastAsia"/>
          <w:color w:val="000000"/>
          <w:kern w:val="0"/>
          <w:szCs w:val="20"/>
        </w:rPr>
        <w:t>핸들러는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객체만있으면된다</w:t>
      </w:r>
      <w:r w:rsidR="00AA3AF6" w:rsidRPr="00C6471A">
        <w:rPr>
          <w:rFonts w:ascii="Courier New" w:hAnsi="Courier New" w:cs="Courier New"/>
          <w:kern w:val="0"/>
          <w:szCs w:val="20"/>
        </w:rPr>
        <w:br w:type="page"/>
      </w:r>
    </w:p>
    <w:p w:rsidR="00E71681" w:rsidRDefault="00E71681" w:rsidP="00EB5EE0">
      <w:pPr>
        <w:widowControl/>
        <w:wordWrap/>
        <w:autoSpaceDE/>
        <w:autoSpaceDN/>
        <w:jc w:val="left"/>
        <w:rPr>
          <w:rFonts w:ascii="Courier New" w:hAnsi="Courier New" w:cs="Courier New"/>
          <w:b/>
          <w:kern w:val="0"/>
          <w:sz w:val="32"/>
          <w:szCs w:val="20"/>
        </w:rPr>
      </w:pPr>
      <w:r w:rsidRPr="00E71681">
        <w:rPr>
          <w:rFonts w:ascii="Courier New" w:hAnsi="Courier New" w:cs="Courier New" w:hint="eastAsia"/>
          <w:b/>
          <w:kern w:val="0"/>
          <w:sz w:val="32"/>
          <w:szCs w:val="20"/>
        </w:rPr>
        <w:lastRenderedPageBreak/>
        <w:t>외부</w:t>
      </w:r>
      <w:r w:rsidRPr="00E71681">
        <w:rPr>
          <w:rFonts w:ascii="Courier New" w:hAnsi="Courier New" w:cs="Courier New" w:hint="eastAsia"/>
          <w:b/>
          <w:kern w:val="0"/>
          <w:sz w:val="32"/>
          <w:szCs w:val="20"/>
        </w:rPr>
        <w:t xml:space="preserve"> </w:t>
      </w:r>
      <w:r w:rsidRPr="00E71681">
        <w:rPr>
          <w:rFonts w:ascii="Courier New" w:hAnsi="Courier New" w:cs="Courier New" w:hint="eastAsia"/>
          <w:b/>
          <w:kern w:val="0"/>
          <w:sz w:val="32"/>
          <w:szCs w:val="20"/>
        </w:rPr>
        <w:t>쓰레드를</w:t>
      </w:r>
      <w:r w:rsidRPr="00E71681">
        <w:rPr>
          <w:rFonts w:ascii="Courier New" w:hAnsi="Courier New" w:cs="Courier New" w:hint="eastAsia"/>
          <w:b/>
          <w:kern w:val="0"/>
          <w:sz w:val="32"/>
          <w:szCs w:val="20"/>
        </w:rPr>
        <w:t xml:space="preserve"> </w:t>
      </w:r>
      <w:r w:rsidRPr="00E71681">
        <w:rPr>
          <w:rFonts w:ascii="Courier New" w:hAnsi="Courier New" w:cs="Courier New" w:hint="eastAsia"/>
          <w:b/>
          <w:kern w:val="0"/>
          <w:sz w:val="32"/>
          <w:szCs w:val="20"/>
        </w:rPr>
        <w:t>사용하자</w:t>
      </w:r>
    </w:p>
    <w:p w:rsidR="00E92B21" w:rsidRPr="002A5400" w:rsidRDefault="00DB4C06" w:rsidP="00E92B21">
      <w:pPr>
        <w:wordWrap/>
        <w:adjustRightInd w:val="0"/>
        <w:jc w:val="left"/>
        <w:rPr>
          <w:rFonts w:ascii="Courier New" w:hAnsi="Courier New" w:cs="Courier New"/>
          <w:b/>
          <w:kern w:val="0"/>
          <w:szCs w:val="20"/>
        </w:rPr>
      </w:pPr>
      <w:r w:rsidRPr="002A5400">
        <w:rPr>
          <w:rFonts w:ascii="Courier New" w:hAnsi="Courier New" w:cs="Courier New" w:hint="eastAsia"/>
          <w:b/>
          <w:kern w:val="0"/>
          <w:szCs w:val="20"/>
        </w:rPr>
        <w:t>전형적인</w:t>
      </w:r>
      <w:r w:rsidRPr="002A5400">
        <w:rPr>
          <w:rFonts w:ascii="Courier New" w:hAnsi="Courier New" w:cs="Courier New" w:hint="eastAsia"/>
          <w:b/>
          <w:kern w:val="0"/>
          <w:szCs w:val="20"/>
        </w:rPr>
        <w:t xml:space="preserve"> </w:t>
      </w:r>
      <w:r w:rsidRPr="002A5400">
        <w:rPr>
          <w:rFonts w:ascii="Courier New" w:hAnsi="Courier New" w:cs="Courier New" w:hint="eastAsia"/>
          <w:b/>
          <w:kern w:val="0"/>
          <w:szCs w:val="20"/>
        </w:rPr>
        <w:t>방법</w:t>
      </w:r>
      <w:r w:rsidR="00862F97" w:rsidRPr="00862F97">
        <w:t xml:space="preserve"> </w:t>
      </w:r>
      <w:r w:rsidR="00862F97" w:rsidRPr="00862F97">
        <w:rPr>
          <w:rFonts w:ascii="Courier New" w:hAnsi="Courier New" w:cs="Courier New"/>
          <w:b/>
          <w:kern w:val="0"/>
          <w:szCs w:val="20"/>
        </w:rPr>
        <w:t xml:space="preserve">/* </w:t>
      </w:r>
      <w:r w:rsidR="00862F97" w:rsidRPr="00862F97">
        <w:rPr>
          <w:rFonts w:ascii="Courier New" w:hAnsi="Courier New" w:cs="Courier New"/>
          <w:b/>
          <w:kern w:val="0"/>
          <w:szCs w:val="20"/>
        </w:rPr>
        <w:t>외부</w:t>
      </w:r>
      <w:r w:rsidR="00862F97" w:rsidRPr="00862F97">
        <w:rPr>
          <w:rFonts w:ascii="Courier New" w:hAnsi="Courier New" w:cs="Courier New"/>
          <w:b/>
          <w:kern w:val="0"/>
          <w:szCs w:val="20"/>
        </w:rPr>
        <w:t xml:space="preserve"> </w:t>
      </w:r>
      <w:r w:rsidR="00862F97" w:rsidRPr="00862F97">
        <w:rPr>
          <w:rFonts w:ascii="Courier New" w:hAnsi="Courier New" w:cs="Courier New"/>
          <w:b/>
          <w:kern w:val="0"/>
          <w:szCs w:val="20"/>
        </w:rPr>
        <w:t>스레드</w:t>
      </w:r>
      <w:r w:rsidR="00912A20">
        <w:rPr>
          <w:rFonts w:ascii="Courier New" w:hAnsi="Courier New" w:cs="Courier New" w:hint="eastAsia"/>
          <w:b/>
          <w:kern w:val="0"/>
          <w:szCs w:val="20"/>
        </w:rPr>
        <w:t xml:space="preserve">    </w:t>
      </w:r>
      <w:r w:rsidR="00912A20">
        <w:rPr>
          <w:rFonts w:ascii="Courier New" w:hAnsi="Courier New" w:cs="Courier New" w:hint="eastAsia"/>
          <w:b/>
          <w:kern w:val="0"/>
          <w:szCs w:val="20"/>
        </w:rPr>
        <w:t>리턴값을받자</w:t>
      </w:r>
      <w:r w:rsidR="00912A20">
        <w:rPr>
          <w:rFonts w:ascii="Courier New" w:hAnsi="Courier New" w:cs="Courier New" w:hint="eastAsia"/>
          <w:b/>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color w:val="0000C0"/>
          <w:kern w:val="0"/>
          <w:szCs w:val="20"/>
        </w:rPr>
        <w:t>mThread</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E92B21" w:rsidRDefault="00DE14F8" w:rsidP="00E92B21">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93" style="position:absolute;margin-left:71.2pt;margin-top:8.4pt;width:219.7pt;height:42.45pt;z-index:251729920" filled="f" strokecolor="red" strokeweight="1.5pt"/>
        </w:pict>
      </w:r>
      <w:r w:rsidR="00E92B21">
        <w:rPr>
          <w:rFonts w:ascii="Courier New" w:hAnsi="Courier New" w:cs="Courier New"/>
          <w:color w:val="000000"/>
          <w:kern w:val="0"/>
          <w:szCs w:val="20"/>
        </w:rPr>
        <w:tab/>
      </w:r>
      <w:r w:rsidR="00E92B21">
        <w:rPr>
          <w:rFonts w:ascii="Courier New" w:hAnsi="Courier New" w:cs="Courier New"/>
          <w:color w:val="000000"/>
          <w:kern w:val="0"/>
          <w:szCs w:val="20"/>
        </w:rPr>
        <w:tab/>
        <w:t>});</w: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mThread</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BackThread</w:t>
      </w:r>
      <w:r>
        <w:rPr>
          <w:rFonts w:ascii="Courier New" w:hAnsi="Courier New" w:cs="Courier New"/>
          <w:color w:val="000000"/>
          <w:kern w:val="0"/>
          <w:szCs w:val="20"/>
        </w:rPr>
        <w:t>(</w:t>
      </w:r>
      <w:r>
        <w:rPr>
          <w:rFonts w:ascii="Courier New" w:hAnsi="Courier New" w:cs="Courier New"/>
          <w:color w:val="0000C0"/>
          <w:kern w:val="0"/>
          <w:szCs w:val="20"/>
        </w:rPr>
        <w:t>mHandler</w:t>
      </w:r>
      <w:r>
        <w:rPr>
          <w:rFonts w:ascii="Courier New" w:hAnsi="Courier New" w:cs="Courier New"/>
          <w:color w:val="000000"/>
          <w:kern w:val="0"/>
          <w:szCs w:val="20"/>
        </w:rPr>
        <w:t>);</w:t>
      </w:r>
    </w:p>
    <w:p w:rsidR="00E92B21" w:rsidRDefault="00DE14F8" w:rsidP="00E92B21">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087" type="#_x0000_t32" style="position:absolute;margin-left:194.7pt;margin-top:3.05pt;width:53pt;height:195.8pt;flip:x;z-index:251723776" o:connectortype="straight">
            <v:stroke endarrow="block"/>
          </v:shape>
        </w:pic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r w:rsidR="00E92B21">
        <w:rPr>
          <w:rFonts w:ascii="Courier New" w:hAnsi="Courier New" w:cs="Courier New"/>
          <w:color w:val="0000C0"/>
          <w:kern w:val="0"/>
          <w:szCs w:val="20"/>
        </w:rPr>
        <w:t>mThread</w:t>
      </w:r>
      <w:r w:rsidR="00E92B21">
        <w:rPr>
          <w:rFonts w:ascii="Courier New" w:hAnsi="Courier New" w:cs="Courier New"/>
          <w:color w:val="000000"/>
          <w:kern w:val="0"/>
          <w:szCs w:val="20"/>
        </w:rPr>
        <w:t>.</w:t>
      </w:r>
      <w:r w:rsidR="00E92B21">
        <w:rPr>
          <w:rFonts w:ascii="Courier New" w:hAnsi="Courier New" w:cs="Courier New"/>
          <w:b/>
          <w:bCs/>
          <w:color w:val="008000"/>
          <w:kern w:val="0"/>
          <w:szCs w:val="20"/>
        </w:rPr>
        <w:t>setDaemon</w:t>
      </w:r>
      <w:r w:rsidR="00E92B21">
        <w:rPr>
          <w:rFonts w:ascii="Courier New" w:hAnsi="Courier New" w:cs="Courier New"/>
          <w:color w:val="000000"/>
          <w:kern w:val="0"/>
          <w:szCs w:val="20"/>
        </w:rPr>
        <w:t>(</w:t>
      </w:r>
      <w:r w:rsidR="00E92B21">
        <w:rPr>
          <w:rFonts w:ascii="Courier New" w:hAnsi="Courier New" w:cs="Courier New"/>
          <w:b/>
          <w:bCs/>
          <w:color w:val="7F0055"/>
          <w:kern w:val="0"/>
          <w:szCs w:val="20"/>
        </w:rPr>
        <w:t>true</w:t>
      </w:r>
      <w:r w:rsidR="00E92B21">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mThread</w:t>
      </w:r>
      <w:r>
        <w:rPr>
          <w:rFonts w:ascii="Courier New" w:hAnsi="Courier New" w:cs="Courier New"/>
          <w:color w:val="000000"/>
          <w:kern w:val="0"/>
          <w:szCs w:val="20"/>
        </w:rPr>
        <w:t>.</w:t>
      </w:r>
      <w:r>
        <w:rPr>
          <w:rFonts w:ascii="Courier New" w:hAnsi="Courier New" w:cs="Courier New"/>
          <w:b/>
          <w:bCs/>
          <w:color w:val="008000"/>
          <w:kern w:val="0"/>
          <w:szCs w:val="20"/>
        </w:rPr>
        <w:t>start</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E92B21" w:rsidRDefault="00DE14F8" w:rsidP="00E92B21">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088" type="#_x0000_t32" style="position:absolute;margin-left:247.7pt;margin-top:8.8pt;width:12.1pt;height:243.65pt;flip:x y;z-index:251724800" o:connectortype="straight">
            <v:stroke endarrow="block"/>
          </v:shape>
        </w:pict>
      </w:r>
      <w:r w:rsidR="00E92B21">
        <w:rPr>
          <w:rFonts w:ascii="Courier New" w:hAnsi="Courier New" w:cs="Courier New"/>
          <w:color w:val="000000"/>
          <w:kern w:val="0"/>
          <w:szCs w:val="20"/>
        </w:rPr>
        <w:t xml:space="preserve">    </w: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r w:rsidR="00E92B21">
        <w:rPr>
          <w:rFonts w:ascii="Courier New" w:hAnsi="Courier New" w:cs="Courier New"/>
          <w:b/>
          <w:bCs/>
          <w:color w:val="7F0055"/>
          <w:kern w:val="0"/>
          <w:szCs w:val="20"/>
        </w:rPr>
        <w:t>if</w:t>
      </w:r>
      <w:r w:rsidR="00E92B21">
        <w:rPr>
          <w:rFonts w:ascii="Courier New" w:hAnsi="Courier New" w:cs="Courier New"/>
          <w:color w:val="000000"/>
          <w:kern w:val="0"/>
          <w:szCs w:val="20"/>
        </w:rPr>
        <w:t xml:space="preserve"> (msg.</w:t>
      </w:r>
      <w:r w:rsidR="00E92B21">
        <w:rPr>
          <w:rFonts w:ascii="Courier New" w:hAnsi="Courier New" w:cs="Courier New"/>
          <w:color w:val="0000C0"/>
          <w:kern w:val="0"/>
          <w:szCs w:val="20"/>
        </w:rPr>
        <w:t>what</w:t>
      </w:r>
      <w:r w:rsidR="00E92B21">
        <w:rPr>
          <w:rFonts w:ascii="Courier New" w:hAnsi="Courier New" w:cs="Courier New"/>
          <w:color w:val="000000"/>
          <w:kern w:val="0"/>
          <w:szCs w:val="20"/>
        </w:rPr>
        <w:t xml:space="preserve"> == 0)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msg.</w:t>
      </w:r>
      <w:r>
        <w:rPr>
          <w:rFonts w:ascii="Courier New" w:hAnsi="Courier New" w:cs="Courier New"/>
          <w:color w:val="0000C0"/>
          <w:kern w:val="0"/>
          <w:szCs w:val="20"/>
        </w:rPr>
        <w:t>arg1</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E92B21" w:rsidRDefault="00DE14F8" w:rsidP="00E92B21">
      <w:pPr>
        <w:wordWrap/>
        <w:adjustRightInd w:val="0"/>
        <w:jc w:val="left"/>
        <w:rPr>
          <w:rFonts w:ascii="Courier New" w:hAnsi="Courier New" w:cs="Courier New"/>
          <w:kern w:val="0"/>
          <w:szCs w:val="20"/>
        </w:rPr>
      </w:pPr>
      <w:r w:rsidRPr="00DE14F8">
        <w:rPr>
          <w:rFonts w:ascii="Courier New" w:hAnsi="Courier New" w:cs="Courier New"/>
          <w:b/>
          <w:bCs/>
          <w:noProof/>
          <w:color w:val="7F0055"/>
          <w:kern w:val="0"/>
          <w:szCs w:val="20"/>
        </w:rPr>
        <w:pict>
          <v:rect id="_x0000_s1089" style="position:absolute;margin-left:304.1pt;margin-top:7.1pt;width:190.1pt;height:115.2pt;z-index:251725824">
            <v:textbox>
              <w:txbxContent>
                <w:p w:rsidR="00E05E9B" w:rsidRDefault="00E05E9B">
                  <w:r>
                    <w:rPr>
                      <w:rFonts w:hint="eastAsia"/>
                    </w:rPr>
                    <w:t>독립성가진 쓰레드기 때문에</w:t>
                  </w:r>
                </w:p>
                <w:p w:rsidR="00E05E9B" w:rsidRDefault="00E05E9B">
                  <w:r>
                    <w:rPr>
                      <w:rFonts w:hint="eastAsia"/>
                    </w:rPr>
                    <w:t>다른애티브티에서 사용가능하다</w:t>
                  </w:r>
                </w:p>
                <w:p w:rsidR="00E05E9B" w:rsidRDefault="00E05E9B"/>
                <w:p w:rsidR="00E05E9B" w:rsidRPr="00FE1B54" w:rsidRDefault="00E05E9B">
                  <w:r>
                    <w:rPr>
                      <w:rFonts w:hint="eastAsia"/>
                    </w:rPr>
                    <w:t>특정 처리라면 이전예제처럼해라</w:t>
                  </w:r>
                </w:p>
              </w:txbxContent>
            </v:textbox>
          </v:rect>
        </w:pic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E92B21" w:rsidRDefault="00DE14F8" w:rsidP="00E92B21">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92" style="position:absolute;margin-left:29.3pt;margin-top:6.3pt;width:188.35pt;height:42.45pt;z-index:251728896" filled="f" strokecolor="red" strokeweight="1.5pt"/>
        </w:pic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8000"/>
          <w:kern w:val="0"/>
          <w:szCs w:val="20"/>
        </w:rPr>
        <w:t>BackThread</w:t>
      </w:r>
      <w:r>
        <w:rPr>
          <w:rFonts w:ascii="Courier New" w:hAnsi="Courier New" w:cs="Courier New"/>
          <w:color w:val="000000"/>
          <w:kern w:val="0"/>
          <w:szCs w:val="20"/>
        </w:rPr>
        <w:t>(</w:t>
      </w:r>
      <w:r>
        <w:rPr>
          <w:rFonts w:ascii="Courier New" w:hAnsi="Courier New" w:cs="Courier New"/>
          <w:b/>
          <w:bCs/>
          <w:color w:val="005032"/>
          <w:kern w:val="0"/>
          <w:szCs w:val="20"/>
        </w:rPr>
        <w:t>Handler</w:t>
      </w:r>
      <w:r>
        <w:rPr>
          <w:rFonts w:ascii="Courier New" w:hAnsi="Courier New" w:cs="Courier New"/>
          <w:color w:val="000000"/>
          <w:kern w:val="0"/>
          <w:szCs w:val="20"/>
        </w:rPr>
        <w:t xml:space="preserve"> handler)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 xml:space="preserve"> = handler;</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92B21" w:rsidRDefault="00E92B21" w:rsidP="00E92B21">
      <w:pPr>
        <w:wordWrap/>
        <w:adjustRightInd w:val="0"/>
        <w:jc w:val="left"/>
        <w:rPr>
          <w:rFonts w:ascii="Courier New" w:hAnsi="Courier New" w:cs="Courier New"/>
          <w:kern w:val="0"/>
          <w:szCs w:val="20"/>
        </w:rPr>
      </w:pP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E92B21" w:rsidRDefault="00DE14F8" w:rsidP="00E92B21">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91" style="position:absolute;margin-left:110.6pt;margin-top:10.1pt;width:188.35pt;height:59.35pt;z-index:251727872" filled="f" strokecolor="red" strokeweight="1.5pt"/>
        </w:pict>
      </w:r>
      <w:r w:rsidR="00E92B21">
        <w:rPr>
          <w:rFonts w:ascii="Courier New" w:hAnsi="Courier New" w:cs="Courier New"/>
          <w:color w:val="000000"/>
          <w:kern w:val="0"/>
          <w:szCs w:val="20"/>
        </w:rPr>
        <w:tab/>
      </w:r>
      <w:r w:rsidR="00E92B21">
        <w:rPr>
          <w:rFonts w:ascii="Courier New" w:hAnsi="Courier New" w:cs="Courier New"/>
          <w:color w:val="000000"/>
          <w:kern w:val="0"/>
          <w:szCs w:val="20"/>
        </w:rPr>
        <w:tab/>
      </w:r>
      <w:r w:rsidR="00E92B21">
        <w:rPr>
          <w:rFonts w:ascii="Courier New" w:hAnsi="Courier New" w:cs="Courier New"/>
          <w:b/>
          <w:bCs/>
          <w:color w:val="7F0055"/>
          <w:kern w:val="0"/>
          <w:szCs w:val="20"/>
        </w:rPr>
        <w:t>while</w:t>
      </w:r>
      <w:r w:rsidR="00E92B21">
        <w:rPr>
          <w:rFonts w:ascii="Courier New" w:hAnsi="Courier New" w:cs="Courier New"/>
          <w:color w:val="000000"/>
          <w:kern w:val="0"/>
          <w:szCs w:val="20"/>
        </w:rPr>
        <w:t xml:space="preserve"> (</w:t>
      </w:r>
      <w:r w:rsidR="00E92B21">
        <w:rPr>
          <w:rFonts w:ascii="Courier New" w:hAnsi="Courier New" w:cs="Courier New"/>
          <w:b/>
          <w:bCs/>
          <w:color w:val="7F0055"/>
          <w:kern w:val="0"/>
          <w:szCs w:val="20"/>
        </w:rPr>
        <w:t>true</w:t>
      </w:r>
      <w:r w:rsidR="00E92B21">
        <w:rPr>
          <w:rFonts w:ascii="Courier New" w:hAnsi="Courier New" w:cs="Courier New"/>
          <w:color w:val="000000"/>
          <w:kern w:val="0"/>
          <w:szCs w:val="20"/>
        </w:rPr>
        <w:t>) {</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Message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msg.</w:t>
      </w:r>
      <w:r>
        <w:rPr>
          <w:rFonts w:ascii="Courier New" w:hAnsi="Courier New" w:cs="Courier New"/>
          <w:color w:val="0000C0"/>
          <w:kern w:val="0"/>
          <w:szCs w:val="20"/>
        </w:rPr>
        <w:t>what</w:t>
      </w:r>
      <w:r>
        <w:rPr>
          <w:rFonts w:ascii="Courier New" w:hAnsi="Courier New" w:cs="Courier New"/>
          <w:color w:val="000000"/>
          <w:kern w:val="0"/>
          <w:szCs w:val="20"/>
        </w:rPr>
        <w:t xml:space="preserve"> = 0;</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msg.</w:t>
      </w:r>
      <w:r>
        <w:rPr>
          <w:rFonts w:ascii="Courier New" w:hAnsi="Courier New" w:cs="Courier New"/>
          <w:color w:val="0000C0"/>
          <w:kern w:val="0"/>
          <w:szCs w:val="20"/>
        </w:rPr>
        <w:t>arg1</w:t>
      </w:r>
      <w:r>
        <w:rPr>
          <w:rFonts w:ascii="Courier New" w:hAnsi="Courier New" w:cs="Courier New"/>
          <w:color w:val="000000"/>
          <w:kern w:val="0"/>
          <w:szCs w:val="20"/>
        </w:rPr>
        <w:t xml:space="preserve"> = </w:t>
      </w:r>
      <w:r>
        <w:rPr>
          <w:rFonts w:ascii="Courier New" w:hAnsi="Courier New" w:cs="Courier New"/>
          <w:color w:val="0000C0"/>
          <w:kern w:val="0"/>
          <w:szCs w:val="20"/>
        </w:rPr>
        <w:t>mBackValue</w:t>
      </w:r>
      <w:r>
        <w:rPr>
          <w:rFonts w:ascii="Courier New" w:hAnsi="Courier New" w:cs="Courier New"/>
          <w:color w:val="000000"/>
          <w:kern w:val="0"/>
          <w:szCs w:val="20"/>
        </w:rPr>
        <w:t>;</w:t>
      </w:r>
    </w:p>
    <w:p w:rsidR="00E92B21" w:rsidRDefault="00E92B21" w:rsidP="00E92B2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sendMessage</w:t>
      </w:r>
      <w:r>
        <w:rPr>
          <w:rFonts w:ascii="Courier New" w:hAnsi="Courier New" w:cs="Courier New"/>
          <w:color w:val="000000"/>
          <w:kern w:val="0"/>
          <w:szCs w:val="20"/>
        </w:rPr>
        <w:t>(msg);</w:t>
      </w:r>
    </w:p>
    <w:p w:rsidR="0065538B" w:rsidRPr="00B90310" w:rsidRDefault="00E92B21" w:rsidP="00BD309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E31FB0" w:rsidRDefault="00DA0433" w:rsidP="00BF25C1">
      <w:pPr>
        <w:wordWrap/>
        <w:adjustRightInd w:val="0"/>
        <w:jc w:val="left"/>
        <w:rPr>
          <w:rFonts w:ascii="Courier New" w:hAnsi="Courier New" w:cs="Courier New"/>
          <w:b/>
          <w:kern w:val="0"/>
          <w:szCs w:val="20"/>
        </w:rPr>
      </w:pPr>
      <w:r>
        <w:rPr>
          <w:rFonts w:ascii="Courier New" w:hAnsi="Courier New" w:cs="Courier New" w:hint="eastAsia"/>
          <w:b/>
          <w:kern w:val="0"/>
          <w:szCs w:val="20"/>
        </w:rPr>
        <w:t xml:space="preserve"> </w:t>
      </w:r>
      <w:r>
        <w:rPr>
          <w:rFonts w:ascii="Courier New" w:hAnsi="Courier New" w:cs="Courier New" w:hint="eastAsia"/>
          <w:b/>
          <w:kern w:val="0"/>
          <w:szCs w:val="20"/>
        </w:rPr>
        <w:t>정보를</w:t>
      </w:r>
      <w:r>
        <w:rPr>
          <w:rFonts w:ascii="Courier New" w:hAnsi="Courier New" w:cs="Courier New" w:hint="eastAsia"/>
          <w:b/>
          <w:kern w:val="0"/>
          <w:szCs w:val="20"/>
        </w:rPr>
        <w:t xml:space="preserve"> </w:t>
      </w:r>
      <w:r>
        <w:rPr>
          <w:rFonts w:ascii="Courier New" w:hAnsi="Courier New" w:cs="Courier New" w:hint="eastAsia"/>
          <w:b/>
          <w:kern w:val="0"/>
          <w:szCs w:val="20"/>
        </w:rPr>
        <w:t>주고받을</w:t>
      </w:r>
      <w:r>
        <w:rPr>
          <w:rFonts w:ascii="Courier New" w:hAnsi="Courier New" w:cs="Courier New" w:hint="eastAsia"/>
          <w:b/>
          <w:kern w:val="0"/>
          <w:szCs w:val="20"/>
        </w:rPr>
        <w:t xml:space="preserve"> </w:t>
      </w:r>
      <w:r>
        <w:rPr>
          <w:rFonts w:ascii="Courier New" w:hAnsi="Courier New" w:cs="Courier New" w:hint="eastAsia"/>
          <w:b/>
          <w:kern w:val="0"/>
          <w:szCs w:val="20"/>
        </w:rPr>
        <w:t>때</w:t>
      </w:r>
      <w:r>
        <w:rPr>
          <w:rFonts w:ascii="Courier New" w:hAnsi="Courier New" w:cs="Courier New" w:hint="eastAsia"/>
          <w:b/>
          <w:kern w:val="0"/>
          <w:szCs w:val="20"/>
        </w:rPr>
        <w:t xml:space="preserve"> Message</w:t>
      </w:r>
      <w:r>
        <w:rPr>
          <w:rFonts w:ascii="Courier New" w:hAnsi="Courier New" w:cs="Courier New" w:hint="eastAsia"/>
          <w:b/>
          <w:kern w:val="0"/>
          <w:szCs w:val="20"/>
        </w:rPr>
        <w:t>객체가</w:t>
      </w:r>
      <w:r>
        <w:rPr>
          <w:rFonts w:ascii="Courier New" w:hAnsi="Courier New" w:cs="Courier New" w:hint="eastAsia"/>
          <w:b/>
          <w:kern w:val="0"/>
          <w:szCs w:val="20"/>
        </w:rPr>
        <w:t xml:space="preserve"> </w:t>
      </w:r>
      <w:r>
        <w:rPr>
          <w:rFonts w:ascii="Courier New" w:hAnsi="Courier New" w:cs="Courier New" w:hint="eastAsia"/>
          <w:b/>
          <w:kern w:val="0"/>
          <w:szCs w:val="20"/>
        </w:rPr>
        <w:t>필요하다</w:t>
      </w:r>
    </w:p>
    <w:p w:rsidR="00BD3095" w:rsidRDefault="00BD3095" w:rsidP="00BF25C1">
      <w:pPr>
        <w:wordWrap/>
        <w:adjustRightInd w:val="0"/>
        <w:jc w:val="left"/>
        <w:rPr>
          <w:rFonts w:ascii="Courier New" w:hAnsi="Courier New" w:cs="Courier New"/>
          <w:b/>
          <w:kern w:val="0"/>
          <w:szCs w:val="20"/>
        </w:rPr>
      </w:pPr>
      <w:r>
        <w:rPr>
          <w:rFonts w:ascii="Courier New" w:hAnsi="Courier New" w:cs="Courier New" w:hint="eastAsia"/>
          <w:b/>
          <w:kern w:val="0"/>
          <w:szCs w:val="20"/>
        </w:rPr>
        <w:t xml:space="preserve">1 </w:t>
      </w:r>
      <w:r>
        <w:rPr>
          <w:rFonts w:ascii="Courier New" w:hAnsi="Courier New" w:cs="Courier New" w:hint="eastAsia"/>
          <w:b/>
          <w:kern w:val="0"/>
          <w:szCs w:val="20"/>
        </w:rPr>
        <w:t>별도의</w:t>
      </w:r>
      <w:r>
        <w:rPr>
          <w:rFonts w:ascii="Courier New" w:hAnsi="Courier New" w:cs="Courier New" w:hint="eastAsia"/>
          <w:b/>
          <w:kern w:val="0"/>
          <w:szCs w:val="20"/>
        </w:rPr>
        <w:t xml:space="preserve"> </w:t>
      </w:r>
      <w:r>
        <w:rPr>
          <w:rFonts w:ascii="Courier New" w:hAnsi="Courier New" w:cs="Courier New" w:hint="eastAsia"/>
          <w:b/>
          <w:kern w:val="0"/>
          <w:szCs w:val="20"/>
        </w:rPr>
        <w:t>쓰레드</w:t>
      </w:r>
      <w:r>
        <w:rPr>
          <w:rFonts w:ascii="Courier New" w:hAnsi="Courier New" w:cs="Courier New" w:hint="eastAsia"/>
          <w:b/>
          <w:kern w:val="0"/>
          <w:szCs w:val="20"/>
        </w:rPr>
        <w:t xml:space="preserve"> </w:t>
      </w:r>
      <w:r>
        <w:rPr>
          <w:rFonts w:ascii="Courier New" w:hAnsi="Courier New" w:cs="Courier New" w:hint="eastAsia"/>
          <w:b/>
          <w:kern w:val="0"/>
          <w:szCs w:val="20"/>
        </w:rPr>
        <w:t>객체이다</w:t>
      </w:r>
      <w:r>
        <w:rPr>
          <w:rFonts w:ascii="Courier New" w:hAnsi="Courier New" w:cs="Courier New" w:hint="eastAsia"/>
          <w:b/>
          <w:kern w:val="0"/>
          <w:szCs w:val="20"/>
        </w:rPr>
        <w:t xml:space="preserve">,2 </w:t>
      </w:r>
      <w:r>
        <w:rPr>
          <w:rFonts w:ascii="Courier New" w:hAnsi="Courier New" w:cs="Courier New" w:hint="eastAsia"/>
          <w:b/>
          <w:kern w:val="0"/>
          <w:szCs w:val="20"/>
        </w:rPr>
        <w:t>핸들러를</w:t>
      </w:r>
      <w:r>
        <w:rPr>
          <w:rFonts w:ascii="Courier New" w:hAnsi="Courier New" w:cs="Courier New" w:hint="eastAsia"/>
          <w:b/>
          <w:kern w:val="0"/>
          <w:szCs w:val="20"/>
        </w:rPr>
        <w:t xml:space="preserve"> </w:t>
      </w:r>
      <w:r>
        <w:rPr>
          <w:rFonts w:ascii="Courier New" w:hAnsi="Courier New" w:cs="Courier New" w:hint="eastAsia"/>
          <w:b/>
          <w:kern w:val="0"/>
          <w:szCs w:val="20"/>
        </w:rPr>
        <w:t>넘겨야한다</w:t>
      </w:r>
      <w:r>
        <w:rPr>
          <w:rFonts w:ascii="Courier New" w:hAnsi="Courier New" w:cs="Courier New" w:hint="eastAsia"/>
          <w:b/>
          <w:kern w:val="0"/>
          <w:szCs w:val="20"/>
        </w:rPr>
        <w:t xml:space="preserve"> ,3 </w:t>
      </w:r>
      <w:r>
        <w:rPr>
          <w:rFonts w:ascii="Courier New" w:hAnsi="Courier New" w:cs="Courier New" w:hint="eastAsia"/>
          <w:b/>
          <w:kern w:val="0"/>
          <w:szCs w:val="20"/>
        </w:rPr>
        <w:t>쓰레드에서</w:t>
      </w:r>
      <w:r>
        <w:rPr>
          <w:rFonts w:ascii="Courier New" w:hAnsi="Courier New" w:cs="Courier New" w:hint="eastAsia"/>
          <w:b/>
          <w:kern w:val="0"/>
          <w:szCs w:val="20"/>
        </w:rPr>
        <w:t xml:space="preserve"> </w:t>
      </w:r>
      <w:r>
        <w:rPr>
          <w:rFonts w:ascii="Courier New" w:hAnsi="Courier New" w:cs="Courier New" w:hint="eastAsia"/>
          <w:b/>
          <w:kern w:val="0"/>
          <w:szCs w:val="20"/>
        </w:rPr>
        <w:t>핸들러에</w:t>
      </w:r>
      <w:r>
        <w:rPr>
          <w:rFonts w:ascii="Courier New" w:hAnsi="Courier New" w:cs="Courier New" w:hint="eastAsia"/>
          <w:b/>
          <w:kern w:val="0"/>
          <w:szCs w:val="20"/>
        </w:rPr>
        <w:t xml:space="preserve"> </w:t>
      </w:r>
      <w:r>
        <w:rPr>
          <w:rFonts w:ascii="Courier New" w:hAnsi="Courier New" w:cs="Courier New" w:hint="eastAsia"/>
          <w:b/>
          <w:kern w:val="0"/>
          <w:szCs w:val="20"/>
        </w:rPr>
        <w:t>값을넣고</w:t>
      </w:r>
      <w:r>
        <w:rPr>
          <w:rFonts w:ascii="Courier New" w:hAnsi="Courier New" w:cs="Courier New" w:hint="eastAsia"/>
          <w:b/>
          <w:kern w:val="0"/>
          <w:szCs w:val="20"/>
        </w:rPr>
        <w:t xml:space="preserve"> </w:t>
      </w:r>
      <w:r>
        <w:rPr>
          <w:rFonts w:ascii="Courier New" w:hAnsi="Courier New" w:cs="Courier New" w:hint="eastAsia"/>
          <w:b/>
          <w:kern w:val="0"/>
          <w:szCs w:val="20"/>
        </w:rPr>
        <w:t>리턴을한다</w:t>
      </w:r>
    </w:p>
    <w:p w:rsidR="00E067F9" w:rsidRDefault="00EC0E39" w:rsidP="00BF25C1">
      <w:pPr>
        <w:wordWrap/>
        <w:adjustRightInd w:val="0"/>
        <w:jc w:val="left"/>
        <w:rPr>
          <w:rFonts w:ascii="Courier New" w:hAnsi="Courier New" w:cs="Courier New"/>
          <w:b/>
          <w:kern w:val="0"/>
          <w:szCs w:val="20"/>
        </w:rPr>
      </w:pPr>
      <w:r>
        <w:rPr>
          <w:rFonts w:ascii="Courier New" w:hAnsi="Courier New" w:cs="Courier New"/>
          <w:b/>
          <w:kern w:val="0"/>
          <w:szCs w:val="20"/>
        </w:rPr>
        <w:t>A</w:t>
      </w:r>
      <w:r>
        <w:rPr>
          <w:rFonts w:ascii="Courier New" w:hAnsi="Courier New" w:cs="Courier New" w:hint="eastAsia"/>
          <w:b/>
          <w:kern w:val="0"/>
          <w:szCs w:val="20"/>
        </w:rPr>
        <w:t xml:space="preserve">rg1,art2 </w:t>
      </w:r>
      <w:r>
        <w:rPr>
          <w:rFonts w:ascii="Courier New" w:hAnsi="Courier New" w:cs="Courier New" w:hint="eastAsia"/>
          <w:b/>
          <w:kern w:val="0"/>
          <w:szCs w:val="20"/>
        </w:rPr>
        <w:t>로</w:t>
      </w:r>
      <w:r>
        <w:rPr>
          <w:rFonts w:ascii="Courier New" w:hAnsi="Courier New" w:cs="Courier New" w:hint="eastAsia"/>
          <w:b/>
          <w:kern w:val="0"/>
          <w:szCs w:val="20"/>
        </w:rPr>
        <w:t xml:space="preserve"> 2</w:t>
      </w:r>
      <w:r>
        <w:rPr>
          <w:rFonts w:ascii="Courier New" w:hAnsi="Courier New" w:cs="Courier New" w:hint="eastAsia"/>
          <w:b/>
          <w:kern w:val="0"/>
          <w:szCs w:val="20"/>
        </w:rPr>
        <w:t>가지정보를보낼수있지만</w:t>
      </w:r>
      <w:r>
        <w:rPr>
          <w:rFonts w:ascii="Courier New" w:hAnsi="Courier New" w:cs="Courier New" w:hint="eastAsia"/>
          <w:b/>
          <w:kern w:val="0"/>
          <w:szCs w:val="20"/>
        </w:rPr>
        <w:t xml:space="preserve"> </w:t>
      </w:r>
      <w:r>
        <w:rPr>
          <w:rFonts w:ascii="Courier New" w:hAnsi="Courier New" w:cs="Courier New" w:hint="eastAsia"/>
          <w:b/>
          <w:kern w:val="0"/>
          <w:szCs w:val="20"/>
        </w:rPr>
        <w:t>더많은정보보낼려면</w:t>
      </w:r>
      <w:r>
        <w:rPr>
          <w:rFonts w:ascii="Courier New" w:hAnsi="Courier New" w:cs="Courier New" w:hint="eastAsia"/>
          <w:b/>
          <w:kern w:val="0"/>
          <w:szCs w:val="20"/>
        </w:rPr>
        <w:t xml:space="preserve"> obj</w:t>
      </w:r>
      <w:r w:rsidR="00784F1B">
        <w:rPr>
          <w:rFonts w:ascii="Courier New" w:hAnsi="Courier New" w:cs="Courier New" w:hint="eastAsia"/>
          <w:b/>
          <w:kern w:val="0"/>
          <w:szCs w:val="20"/>
        </w:rPr>
        <w:t>멤버를</w:t>
      </w:r>
      <w:r>
        <w:rPr>
          <w:rFonts w:ascii="Courier New" w:hAnsi="Courier New" w:cs="Courier New" w:hint="eastAsia"/>
          <w:b/>
          <w:kern w:val="0"/>
          <w:szCs w:val="20"/>
        </w:rPr>
        <w:t xml:space="preserve"> </w:t>
      </w:r>
      <w:r>
        <w:rPr>
          <w:rFonts w:ascii="Courier New" w:hAnsi="Courier New" w:cs="Courier New" w:hint="eastAsia"/>
          <w:b/>
          <w:kern w:val="0"/>
          <w:szCs w:val="20"/>
        </w:rPr>
        <w:t>사용해라</w:t>
      </w:r>
    </w:p>
    <w:p w:rsidR="00E067F9" w:rsidRDefault="00E067F9">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lastRenderedPageBreak/>
        <w:t>매번</w:t>
      </w:r>
      <w:r>
        <w:rPr>
          <w:rFonts w:ascii="Courier New" w:hAnsi="Courier New" w:cs="Courier New" w:hint="eastAsia"/>
          <w:b/>
          <w:kern w:val="0"/>
          <w:szCs w:val="20"/>
        </w:rPr>
        <w:t>Message</w:t>
      </w:r>
      <w:r>
        <w:rPr>
          <w:rFonts w:ascii="Courier New" w:hAnsi="Courier New" w:cs="Courier New" w:hint="eastAsia"/>
          <w:b/>
          <w:kern w:val="0"/>
          <w:szCs w:val="20"/>
        </w:rPr>
        <w:t>객체를</w:t>
      </w:r>
      <w:r>
        <w:rPr>
          <w:rFonts w:ascii="Courier New" w:hAnsi="Courier New" w:cs="Courier New" w:hint="eastAsia"/>
          <w:b/>
          <w:kern w:val="0"/>
          <w:szCs w:val="20"/>
        </w:rPr>
        <w:t xml:space="preserve"> </w:t>
      </w:r>
      <w:r>
        <w:rPr>
          <w:rFonts w:ascii="Courier New" w:hAnsi="Courier New" w:cs="Courier New" w:hint="eastAsia"/>
          <w:b/>
          <w:kern w:val="0"/>
          <w:szCs w:val="20"/>
        </w:rPr>
        <w:t>생성해서</w:t>
      </w:r>
      <w:r>
        <w:rPr>
          <w:rFonts w:ascii="Courier New" w:hAnsi="Courier New" w:cs="Courier New" w:hint="eastAsia"/>
          <w:b/>
          <w:kern w:val="0"/>
          <w:szCs w:val="20"/>
        </w:rPr>
        <w:t xml:space="preserve"> </w:t>
      </w:r>
      <w:r>
        <w:rPr>
          <w:rFonts w:ascii="Courier New" w:hAnsi="Courier New" w:cs="Courier New" w:hint="eastAsia"/>
          <w:b/>
          <w:kern w:val="0"/>
          <w:szCs w:val="20"/>
        </w:rPr>
        <w:t>데이터를</w:t>
      </w:r>
      <w:r>
        <w:rPr>
          <w:rFonts w:ascii="Courier New" w:hAnsi="Courier New" w:cs="Courier New" w:hint="eastAsia"/>
          <w:b/>
          <w:kern w:val="0"/>
          <w:szCs w:val="20"/>
        </w:rPr>
        <w:t xml:space="preserve"> </w:t>
      </w:r>
      <w:r>
        <w:rPr>
          <w:rFonts w:ascii="Courier New" w:hAnsi="Courier New" w:cs="Courier New" w:hint="eastAsia"/>
          <w:b/>
          <w:kern w:val="0"/>
          <w:szCs w:val="20"/>
        </w:rPr>
        <w:t>주고받으면</w:t>
      </w:r>
      <w:r>
        <w:rPr>
          <w:rFonts w:ascii="Courier New" w:hAnsi="Courier New" w:cs="Courier New" w:hint="eastAsia"/>
          <w:b/>
          <w:kern w:val="0"/>
          <w:szCs w:val="20"/>
        </w:rPr>
        <w:t xml:space="preserve"> (new)</w:t>
      </w:r>
      <w:r>
        <w:rPr>
          <w:rFonts w:ascii="Courier New" w:hAnsi="Courier New" w:cs="Courier New" w:hint="eastAsia"/>
          <w:b/>
          <w:kern w:val="0"/>
          <w:szCs w:val="20"/>
        </w:rPr>
        <w:t>속도가</w:t>
      </w:r>
      <w:r>
        <w:rPr>
          <w:rFonts w:ascii="Courier New" w:hAnsi="Courier New" w:cs="Courier New" w:hint="eastAsia"/>
          <w:b/>
          <w:kern w:val="0"/>
          <w:szCs w:val="20"/>
        </w:rPr>
        <w:t xml:space="preserve"> </w:t>
      </w:r>
      <w:r>
        <w:rPr>
          <w:rFonts w:ascii="Courier New" w:hAnsi="Courier New" w:cs="Courier New" w:hint="eastAsia"/>
          <w:b/>
          <w:kern w:val="0"/>
          <w:szCs w:val="20"/>
        </w:rPr>
        <w:t>느리다</w:t>
      </w:r>
      <w:r>
        <w:rPr>
          <w:rFonts w:ascii="Courier New" w:hAnsi="Courier New" w:cs="Courier New" w:hint="eastAsia"/>
          <w:b/>
          <w:kern w:val="0"/>
          <w:szCs w:val="20"/>
        </w:rPr>
        <w:t xml:space="preserve"> </w:t>
      </w:r>
      <w:r>
        <w:rPr>
          <w:rFonts w:ascii="Courier New" w:hAnsi="Courier New" w:cs="Courier New" w:hint="eastAsia"/>
          <w:b/>
          <w:kern w:val="0"/>
          <w:szCs w:val="20"/>
        </w:rPr>
        <w:t>따라서</w:t>
      </w:r>
      <w:r>
        <w:rPr>
          <w:rFonts w:ascii="Courier New" w:hAnsi="Courier New" w:cs="Courier New" w:hint="eastAsia"/>
          <w:b/>
          <w:kern w:val="0"/>
          <w:szCs w:val="20"/>
        </w:rPr>
        <w:t xml:space="preserve"> </w:t>
      </w:r>
    </w:p>
    <w:p w:rsidR="00FF563D" w:rsidRDefault="00E067F9">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안드로이에서는</w:t>
      </w:r>
      <w:r>
        <w:rPr>
          <w:rFonts w:ascii="Courier New" w:hAnsi="Courier New" w:cs="Courier New" w:hint="eastAsia"/>
          <w:b/>
          <w:kern w:val="0"/>
          <w:szCs w:val="20"/>
        </w:rPr>
        <w:t xml:space="preserve"> </w:t>
      </w:r>
      <w:r>
        <w:rPr>
          <w:rFonts w:ascii="Courier New" w:hAnsi="Courier New" w:cs="Courier New" w:hint="eastAsia"/>
          <w:b/>
          <w:kern w:val="0"/>
          <w:szCs w:val="20"/>
        </w:rPr>
        <w:t>풀</w:t>
      </w:r>
      <w:r>
        <w:rPr>
          <w:rFonts w:ascii="Courier New" w:hAnsi="Courier New" w:cs="Courier New" w:hint="eastAsia"/>
          <w:b/>
          <w:kern w:val="0"/>
          <w:szCs w:val="20"/>
        </w:rPr>
        <w:t>poll</w:t>
      </w:r>
      <w:r>
        <w:rPr>
          <w:rFonts w:ascii="Courier New" w:hAnsi="Courier New" w:cs="Courier New" w:hint="eastAsia"/>
          <w:b/>
          <w:kern w:val="0"/>
          <w:szCs w:val="20"/>
        </w:rPr>
        <w:t>을</w:t>
      </w:r>
      <w:r>
        <w:rPr>
          <w:rFonts w:ascii="Courier New" w:hAnsi="Courier New" w:cs="Courier New" w:hint="eastAsia"/>
          <w:b/>
          <w:kern w:val="0"/>
          <w:szCs w:val="20"/>
        </w:rPr>
        <w:t xml:space="preserve"> </w:t>
      </w:r>
      <w:r>
        <w:rPr>
          <w:rFonts w:ascii="Courier New" w:hAnsi="Courier New" w:cs="Courier New" w:hint="eastAsia"/>
          <w:b/>
          <w:kern w:val="0"/>
          <w:szCs w:val="20"/>
        </w:rPr>
        <w:t>제공한다</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메시지풀을</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메시지</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객체를</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꺼낼</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때</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다음메서드</w:t>
      </w:r>
      <w:r w:rsidR="00FF563D">
        <w:rPr>
          <w:rFonts w:ascii="Courier New" w:hAnsi="Courier New" w:cs="Courier New" w:hint="eastAsia"/>
          <w:b/>
          <w:kern w:val="0"/>
          <w:szCs w:val="20"/>
        </w:rPr>
        <w:t xml:space="preserve"> </w:t>
      </w:r>
      <w:r w:rsidR="00FF563D">
        <w:rPr>
          <w:rFonts w:ascii="Courier New" w:hAnsi="Courier New" w:cs="Courier New" w:hint="eastAsia"/>
          <w:b/>
          <w:kern w:val="0"/>
          <w:szCs w:val="20"/>
        </w:rPr>
        <w:t>사용</w:t>
      </w:r>
    </w:p>
    <w:p w:rsidR="00744855" w:rsidRDefault="00744855">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static Message obtain(..)</w:t>
      </w:r>
    </w:p>
    <w:p w:rsidR="00744855" w:rsidRDefault="00744855">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static Message obtain (Handler h, int arg1,int arg2,object obj);</w:t>
      </w:r>
    </w:p>
    <w:p w:rsidR="004940E4" w:rsidRDefault="00550237">
      <w:pPr>
        <w:widowControl/>
        <w:wordWrap/>
        <w:autoSpaceDE/>
        <w:autoSpaceDN/>
        <w:jc w:val="left"/>
        <w:rPr>
          <w:rFonts w:ascii="Courier New" w:hAnsi="Courier New" w:cs="Courier New"/>
          <w:b/>
          <w:kern w:val="0"/>
          <w:szCs w:val="20"/>
        </w:rPr>
      </w:pPr>
      <w:r>
        <w:rPr>
          <w:rFonts w:ascii="Courier New" w:hAnsi="Courier New" w:cs="Courier New" w:hint="eastAsia"/>
          <w:b/>
          <w:kern w:val="0"/>
          <w:szCs w:val="20"/>
        </w:rPr>
        <w:t>void recycle</w:t>
      </w:r>
      <w:r w:rsidR="009E5897">
        <w:rPr>
          <w:rFonts w:ascii="Courier New" w:hAnsi="Courier New" w:cs="Courier New" w:hint="eastAsia"/>
          <w:b/>
          <w:kern w:val="0"/>
          <w:szCs w:val="20"/>
        </w:rPr>
        <w:t>()</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사용한메시지를</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풀에</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다시</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집어넣는다</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그건</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시스템이</w:t>
      </w:r>
      <w:r w:rsidR="00BD230E">
        <w:rPr>
          <w:rFonts w:ascii="Courier New" w:hAnsi="Courier New" w:cs="Courier New" w:hint="eastAsia"/>
          <w:b/>
          <w:kern w:val="0"/>
          <w:szCs w:val="20"/>
        </w:rPr>
        <w:t xml:space="preserve"> </w:t>
      </w:r>
      <w:r w:rsidR="00BD230E">
        <w:rPr>
          <w:rFonts w:ascii="Courier New" w:hAnsi="Courier New" w:cs="Courier New" w:hint="eastAsia"/>
          <w:b/>
          <w:kern w:val="0"/>
          <w:szCs w:val="20"/>
        </w:rPr>
        <w:t>관리</w:t>
      </w:r>
    </w:p>
    <w:p w:rsidR="00922921" w:rsidRDefault="004940E4" w:rsidP="004940E4">
      <w:pPr>
        <w:pStyle w:val="a7"/>
        <w:widowControl/>
        <w:numPr>
          <w:ilvl w:val="0"/>
          <w:numId w:val="2"/>
        </w:numPr>
        <w:wordWrap/>
        <w:autoSpaceDE/>
        <w:autoSpaceDN/>
        <w:ind w:leftChars="0"/>
        <w:jc w:val="left"/>
        <w:rPr>
          <w:rFonts w:ascii="Courier New" w:hAnsi="Courier New" w:cs="Courier New"/>
          <w:b/>
          <w:kern w:val="0"/>
          <w:szCs w:val="20"/>
        </w:rPr>
      </w:pPr>
      <w:r w:rsidRPr="004940E4">
        <w:rPr>
          <w:rFonts w:ascii="Courier New" w:hAnsi="Courier New" w:cs="Courier New" w:hint="eastAsia"/>
          <w:b/>
          <w:kern w:val="0"/>
          <w:szCs w:val="20"/>
        </w:rPr>
        <w:t>obtain</w:t>
      </w:r>
      <w:r w:rsidRPr="004940E4">
        <w:rPr>
          <w:rFonts w:ascii="Courier New" w:hAnsi="Courier New" w:cs="Courier New" w:hint="eastAsia"/>
          <w:b/>
          <w:kern w:val="0"/>
          <w:szCs w:val="20"/>
        </w:rPr>
        <w:t>은</w:t>
      </w:r>
      <w:r w:rsidRPr="004940E4">
        <w:rPr>
          <w:rFonts w:ascii="Courier New" w:hAnsi="Courier New" w:cs="Courier New" w:hint="eastAsia"/>
          <w:b/>
          <w:kern w:val="0"/>
          <w:szCs w:val="20"/>
        </w:rPr>
        <w:t xml:space="preserve"> </w:t>
      </w:r>
      <w:r>
        <w:rPr>
          <w:rFonts w:ascii="Courier New" w:hAnsi="Courier New" w:cs="Courier New" w:hint="eastAsia"/>
          <w:b/>
          <w:kern w:val="0"/>
          <w:szCs w:val="20"/>
        </w:rPr>
        <w:t>메서드는</w:t>
      </w:r>
      <w:r>
        <w:rPr>
          <w:rFonts w:ascii="Courier New" w:hAnsi="Courier New" w:cs="Courier New" w:hint="eastAsia"/>
          <w:b/>
          <w:kern w:val="0"/>
          <w:szCs w:val="20"/>
        </w:rPr>
        <w:t xml:space="preserve"> </w:t>
      </w:r>
      <w:r>
        <w:rPr>
          <w:rFonts w:ascii="Courier New" w:hAnsi="Courier New" w:cs="Courier New" w:hint="eastAsia"/>
          <w:b/>
          <w:kern w:val="0"/>
          <w:szCs w:val="20"/>
        </w:rPr>
        <w:t>메시지</w:t>
      </w:r>
      <w:r>
        <w:rPr>
          <w:rFonts w:ascii="Courier New" w:hAnsi="Courier New" w:cs="Courier New" w:hint="eastAsia"/>
          <w:b/>
          <w:kern w:val="0"/>
          <w:szCs w:val="20"/>
        </w:rPr>
        <w:t xml:space="preserve"> </w:t>
      </w:r>
      <w:r>
        <w:rPr>
          <w:rFonts w:ascii="Courier New" w:hAnsi="Courier New" w:cs="Courier New" w:hint="eastAsia"/>
          <w:b/>
          <w:kern w:val="0"/>
          <w:szCs w:val="20"/>
        </w:rPr>
        <w:t>풀에서</w:t>
      </w:r>
      <w:r>
        <w:rPr>
          <w:rFonts w:ascii="Courier New" w:hAnsi="Courier New" w:cs="Courier New" w:hint="eastAsia"/>
          <w:b/>
          <w:kern w:val="0"/>
          <w:szCs w:val="20"/>
        </w:rPr>
        <w:t xml:space="preserve"> </w:t>
      </w:r>
      <w:r>
        <w:rPr>
          <w:rFonts w:ascii="Courier New" w:hAnsi="Courier New" w:cs="Courier New" w:hint="eastAsia"/>
          <w:b/>
          <w:kern w:val="0"/>
          <w:szCs w:val="20"/>
        </w:rPr>
        <w:t>비슷한</w:t>
      </w:r>
      <w:r>
        <w:rPr>
          <w:rFonts w:ascii="Courier New" w:hAnsi="Courier New" w:cs="Courier New" w:hint="eastAsia"/>
          <w:b/>
          <w:kern w:val="0"/>
          <w:szCs w:val="20"/>
        </w:rPr>
        <w:t xml:space="preserve"> </w:t>
      </w:r>
      <w:r>
        <w:rPr>
          <w:rFonts w:ascii="Courier New" w:hAnsi="Courier New" w:cs="Courier New" w:hint="eastAsia"/>
          <w:b/>
          <w:kern w:val="0"/>
          <w:szCs w:val="20"/>
        </w:rPr>
        <w:t>메시지를</w:t>
      </w:r>
      <w:r>
        <w:rPr>
          <w:rFonts w:ascii="Courier New" w:hAnsi="Courier New" w:cs="Courier New" w:hint="eastAsia"/>
          <w:b/>
          <w:kern w:val="0"/>
          <w:szCs w:val="20"/>
        </w:rPr>
        <w:t xml:space="preserve"> </w:t>
      </w:r>
      <w:r>
        <w:rPr>
          <w:rFonts w:ascii="Courier New" w:hAnsi="Courier New" w:cs="Courier New" w:hint="eastAsia"/>
          <w:b/>
          <w:kern w:val="0"/>
          <w:szCs w:val="20"/>
        </w:rPr>
        <w:t>꺼내</w:t>
      </w:r>
      <w:r>
        <w:rPr>
          <w:rFonts w:ascii="Courier New" w:hAnsi="Courier New" w:cs="Courier New" w:hint="eastAsia"/>
          <w:b/>
          <w:kern w:val="0"/>
          <w:szCs w:val="20"/>
        </w:rPr>
        <w:t xml:space="preserve"> </w:t>
      </w:r>
      <w:r>
        <w:rPr>
          <w:rFonts w:ascii="Courier New" w:hAnsi="Courier New" w:cs="Courier New" w:hint="eastAsia"/>
          <w:b/>
          <w:kern w:val="0"/>
          <w:szCs w:val="20"/>
        </w:rPr>
        <w:t>재사용한다</w:t>
      </w:r>
      <w:r w:rsidR="00922921">
        <w:rPr>
          <w:rFonts w:ascii="Courier New" w:hAnsi="Courier New" w:cs="Courier New" w:hint="eastAsia"/>
          <w:b/>
          <w:kern w:val="0"/>
          <w:szCs w:val="20"/>
        </w:rPr>
        <w:t xml:space="preserve"> </w:t>
      </w:r>
    </w:p>
    <w:p w:rsidR="00904BF9" w:rsidRDefault="00922921" w:rsidP="00922921">
      <w:pPr>
        <w:pStyle w:val="a7"/>
        <w:widowControl/>
        <w:wordWrap/>
        <w:autoSpaceDE/>
        <w:autoSpaceDN/>
        <w:ind w:leftChars="0" w:left="760"/>
        <w:jc w:val="left"/>
        <w:rPr>
          <w:rFonts w:ascii="Courier New" w:hAnsi="Courier New" w:cs="Courier New"/>
          <w:b/>
          <w:kern w:val="0"/>
          <w:szCs w:val="20"/>
        </w:rPr>
      </w:pPr>
      <w:r>
        <w:rPr>
          <w:rFonts w:ascii="Courier New" w:hAnsi="Courier New" w:cs="Courier New" w:hint="eastAsia"/>
          <w:b/>
          <w:kern w:val="0"/>
          <w:szCs w:val="20"/>
        </w:rPr>
        <w:t>호출하면</w:t>
      </w:r>
      <w:r>
        <w:rPr>
          <w:rFonts w:ascii="Courier New" w:hAnsi="Courier New" w:cs="Courier New" w:hint="eastAsia"/>
          <w:b/>
          <w:kern w:val="0"/>
          <w:szCs w:val="20"/>
        </w:rPr>
        <w:t xml:space="preserve"> </w:t>
      </w:r>
      <w:r>
        <w:rPr>
          <w:rFonts w:ascii="Courier New" w:hAnsi="Courier New" w:cs="Courier New" w:hint="eastAsia"/>
          <w:b/>
          <w:kern w:val="0"/>
          <w:szCs w:val="20"/>
        </w:rPr>
        <w:t>객체하나를</w:t>
      </w:r>
      <w:r>
        <w:rPr>
          <w:rFonts w:ascii="Courier New" w:hAnsi="Courier New" w:cs="Courier New" w:hint="eastAsia"/>
          <w:b/>
          <w:kern w:val="0"/>
          <w:szCs w:val="20"/>
        </w:rPr>
        <w:t xml:space="preserve"> </w:t>
      </w:r>
      <w:r>
        <w:rPr>
          <w:rFonts w:ascii="Courier New" w:hAnsi="Courier New" w:cs="Courier New" w:hint="eastAsia"/>
          <w:b/>
          <w:kern w:val="0"/>
          <w:szCs w:val="20"/>
        </w:rPr>
        <w:t>꺼내준다</w:t>
      </w:r>
      <w:r>
        <w:rPr>
          <w:rFonts w:ascii="Courier New" w:hAnsi="Courier New" w:cs="Courier New" w:hint="eastAsia"/>
          <w:b/>
          <w:kern w:val="0"/>
          <w:szCs w:val="20"/>
        </w:rPr>
        <w:t>Message</w:t>
      </w:r>
    </w:p>
    <w:p w:rsidR="00904BF9" w:rsidRDefault="00904BF9" w:rsidP="00904BF9">
      <w:pPr>
        <w:widowControl/>
        <w:wordWrap/>
        <w:autoSpaceDE/>
        <w:autoSpaceDN/>
        <w:jc w:val="left"/>
        <w:rPr>
          <w:rFonts w:ascii="Courier New" w:hAnsi="Courier New" w:cs="Courier New"/>
          <w:b/>
          <w:kern w:val="0"/>
          <w:szCs w:val="20"/>
        </w:rPr>
      </w:pPr>
    </w:p>
    <w:p w:rsidR="00C83ABA" w:rsidRDefault="00862F97" w:rsidP="00904BF9">
      <w:pPr>
        <w:widowControl/>
        <w:wordWrap/>
        <w:autoSpaceDE/>
        <w:autoSpaceDN/>
        <w:jc w:val="left"/>
        <w:rPr>
          <w:rFonts w:ascii="Courier New" w:hAnsi="Courier New" w:cs="Courier New"/>
          <w:b/>
          <w:kern w:val="0"/>
          <w:szCs w:val="20"/>
        </w:rPr>
      </w:pPr>
      <w:r w:rsidRPr="00862F97">
        <w:rPr>
          <w:rFonts w:ascii="Courier New" w:hAnsi="Courier New" w:cs="Courier New"/>
          <w:b/>
          <w:kern w:val="0"/>
          <w:szCs w:val="20"/>
        </w:rPr>
        <w:t xml:space="preserve">//* </w:t>
      </w:r>
      <w:r w:rsidRPr="00862F97">
        <w:rPr>
          <w:rFonts w:ascii="Courier New" w:hAnsi="Courier New" w:cs="Courier New"/>
          <w:b/>
          <w:kern w:val="0"/>
          <w:szCs w:val="20"/>
        </w:rPr>
        <w:t>외부</w:t>
      </w:r>
      <w:r w:rsidRPr="00862F97">
        <w:rPr>
          <w:rFonts w:ascii="Courier New" w:hAnsi="Courier New" w:cs="Courier New"/>
          <w:b/>
          <w:kern w:val="0"/>
          <w:szCs w:val="20"/>
        </w:rPr>
        <w:t xml:space="preserve"> </w:t>
      </w:r>
      <w:r w:rsidRPr="00862F97">
        <w:rPr>
          <w:rFonts w:ascii="Courier New" w:hAnsi="Courier New" w:cs="Courier New"/>
          <w:b/>
          <w:kern w:val="0"/>
          <w:szCs w:val="20"/>
        </w:rPr>
        <w:t>스레드</w:t>
      </w:r>
      <w:r w:rsidRPr="00862F97">
        <w:rPr>
          <w:rFonts w:ascii="Courier New" w:hAnsi="Courier New" w:cs="Courier New"/>
          <w:b/>
          <w:kern w:val="0"/>
          <w:szCs w:val="20"/>
        </w:rPr>
        <w:t xml:space="preserve"> - obtain</w:t>
      </w:r>
      <w:r w:rsidRPr="00862F97">
        <w:rPr>
          <w:rFonts w:ascii="Courier New" w:hAnsi="Courier New" w:cs="Courier New"/>
          <w:b/>
          <w:kern w:val="0"/>
          <w:szCs w:val="20"/>
        </w:rPr>
        <w:t>으로</w:t>
      </w:r>
      <w:r w:rsidRPr="00862F97">
        <w:rPr>
          <w:rFonts w:ascii="Courier New" w:hAnsi="Courier New" w:cs="Courier New"/>
          <w:b/>
          <w:kern w:val="0"/>
          <w:szCs w:val="20"/>
        </w:rPr>
        <w:t xml:space="preserve"> </w:t>
      </w:r>
      <w:r w:rsidRPr="00862F97">
        <w:rPr>
          <w:rFonts w:ascii="Courier New" w:hAnsi="Courier New" w:cs="Courier New"/>
          <w:b/>
          <w:kern w:val="0"/>
          <w:szCs w:val="20"/>
        </w:rPr>
        <w:t>메시지</w:t>
      </w:r>
      <w:r w:rsidRPr="00862F97">
        <w:rPr>
          <w:rFonts w:ascii="Courier New" w:hAnsi="Courier New" w:cs="Courier New"/>
          <w:b/>
          <w:kern w:val="0"/>
          <w:szCs w:val="20"/>
        </w:rPr>
        <w:t xml:space="preserve"> </w:t>
      </w:r>
      <w:r w:rsidRPr="00862F97">
        <w:rPr>
          <w:rFonts w:ascii="Courier New" w:hAnsi="Courier New" w:cs="Courier New"/>
          <w:b/>
          <w:kern w:val="0"/>
          <w:szCs w:val="20"/>
        </w:rPr>
        <w:t>얻기</w:t>
      </w:r>
      <w:r w:rsidRPr="00862F97">
        <w:rPr>
          <w:rFonts w:ascii="Courier New" w:hAnsi="Courier New" w:cs="Courier New"/>
          <w:b/>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mMainValue</w:t>
      </w:r>
      <w:r>
        <w:rPr>
          <w:rFonts w:ascii="Courier New" w:hAnsi="Courier New" w:cs="Courier New"/>
          <w:color w:val="000000"/>
          <w:kern w:val="0"/>
          <w:szCs w:val="20"/>
        </w:rPr>
        <w:t xml:space="preserve"> = 0;</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mMainText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mBackText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color w:val="0000C0"/>
          <w:kern w:val="0"/>
          <w:szCs w:val="20"/>
        </w:rPr>
        <w:t>mThread</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thread_threadtest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mainvalue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backvalue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increase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mMainText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"MainValue : "</w:t>
      </w:r>
      <w:r>
        <w:rPr>
          <w:rFonts w:ascii="Courier New" w:hAnsi="Courier New" w:cs="Courier New"/>
          <w:color w:val="000000"/>
          <w:kern w:val="0"/>
          <w:szCs w:val="20"/>
        </w:rPr>
        <w:t xml:space="preserve"> + </w:t>
      </w:r>
      <w:r>
        <w:rPr>
          <w:rFonts w:ascii="Courier New" w:hAnsi="Courier New" w:cs="Courier New"/>
          <w:color w:val="0000C0"/>
          <w:kern w:val="0"/>
          <w:szCs w:val="20"/>
        </w:rPr>
        <w:t>mMainValue</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r>
      <w:r>
        <w:rPr>
          <w:rFonts w:ascii="Courier New" w:hAnsi="Courier New" w:cs="Courier New"/>
          <w:color w:val="000000"/>
          <w:kern w:val="0"/>
          <w:szCs w:val="20"/>
        </w:rPr>
        <w:tab/>
      </w:r>
    </w:p>
    <w:p w:rsidR="00C83ABA" w:rsidRDefault="00DE14F8" w:rsidP="00C83AB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94" style="position:absolute;margin-left:77.1pt;margin-top:.3pt;width:214.35pt;height:37.45pt;z-index:251730944" filled="f" strokecolor="red" strokeweight="1.5pt"/>
        </w:pict>
      </w:r>
      <w:r w:rsidR="00C83ABA">
        <w:rPr>
          <w:rFonts w:ascii="Courier New" w:hAnsi="Courier New" w:cs="Courier New"/>
          <w:color w:val="000000"/>
          <w:kern w:val="0"/>
          <w:szCs w:val="20"/>
        </w:rPr>
        <w:tab/>
      </w:r>
      <w:r w:rsidR="00C83ABA">
        <w:rPr>
          <w:rFonts w:ascii="Courier New" w:hAnsi="Courier New" w:cs="Courier New"/>
          <w:color w:val="000000"/>
          <w:kern w:val="0"/>
          <w:szCs w:val="20"/>
        </w:rPr>
        <w:tab/>
      </w:r>
      <w:r w:rsidR="00C83ABA">
        <w:rPr>
          <w:rFonts w:ascii="Courier New" w:hAnsi="Courier New" w:cs="Courier New"/>
          <w:color w:val="0000C0"/>
          <w:kern w:val="0"/>
          <w:szCs w:val="20"/>
        </w:rPr>
        <w:t>mThread</w:t>
      </w:r>
      <w:r w:rsidR="00C83ABA">
        <w:rPr>
          <w:rFonts w:ascii="Courier New" w:hAnsi="Courier New" w:cs="Courier New"/>
          <w:color w:val="000000"/>
          <w:kern w:val="0"/>
          <w:szCs w:val="20"/>
        </w:rPr>
        <w:t xml:space="preserve"> = </w:t>
      </w:r>
      <w:r w:rsidR="00C83ABA">
        <w:rPr>
          <w:rFonts w:ascii="Courier New" w:hAnsi="Courier New" w:cs="Courier New"/>
          <w:b/>
          <w:bCs/>
          <w:color w:val="7F0055"/>
          <w:kern w:val="0"/>
          <w:szCs w:val="20"/>
        </w:rPr>
        <w:t>new</w:t>
      </w:r>
      <w:r w:rsidR="00C83ABA">
        <w:rPr>
          <w:rFonts w:ascii="Courier New" w:hAnsi="Courier New" w:cs="Courier New"/>
          <w:color w:val="000000"/>
          <w:kern w:val="0"/>
          <w:szCs w:val="20"/>
        </w:rPr>
        <w:t xml:space="preserve"> </w:t>
      </w:r>
      <w:r w:rsidR="00C83ABA">
        <w:rPr>
          <w:rFonts w:ascii="Courier New" w:hAnsi="Courier New" w:cs="Courier New"/>
          <w:b/>
          <w:bCs/>
          <w:color w:val="008000"/>
          <w:kern w:val="0"/>
          <w:szCs w:val="20"/>
        </w:rPr>
        <w:t>BackThread</w:t>
      </w:r>
      <w:r w:rsidR="00C83ABA">
        <w:rPr>
          <w:rFonts w:ascii="Courier New" w:hAnsi="Courier New" w:cs="Courier New"/>
          <w:color w:val="000000"/>
          <w:kern w:val="0"/>
          <w:szCs w:val="20"/>
        </w:rPr>
        <w:t>(</w:t>
      </w:r>
      <w:r w:rsidR="00C83ABA">
        <w:rPr>
          <w:rFonts w:ascii="Courier New" w:hAnsi="Courier New" w:cs="Courier New"/>
          <w:color w:val="0000C0"/>
          <w:kern w:val="0"/>
          <w:szCs w:val="20"/>
        </w:rPr>
        <w:t>mHandler</w:t>
      </w:r>
      <w:r w:rsidR="00C83ABA">
        <w:rPr>
          <w:rFonts w:ascii="Courier New" w:hAnsi="Courier New" w:cs="Courier New"/>
          <w:color w:val="000000"/>
          <w:kern w:val="0"/>
          <w:szCs w:val="20"/>
        </w:rPr>
        <w:t>);</w:t>
      </w:r>
    </w:p>
    <w:p w:rsidR="00C83ABA" w:rsidRDefault="00DE14F8" w:rsidP="00C83AB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095" type="#_x0000_t32" style="position:absolute;margin-left:194.7pt;margin-top:5.7pt;width:47.8pt;height:151.5pt;flip:x;z-index:251731968" o:connectortype="straight">
            <v:stroke endarrow="block"/>
          </v:shape>
        </w:pict>
      </w:r>
      <w:r w:rsidR="00C83ABA">
        <w:rPr>
          <w:rFonts w:ascii="Courier New" w:hAnsi="Courier New" w:cs="Courier New"/>
          <w:color w:val="000000"/>
          <w:kern w:val="0"/>
          <w:szCs w:val="20"/>
        </w:rPr>
        <w:tab/>
      </w:r>
      <w:r w:rsidR="00C83ABA">
        <w:rPr>
          <w:rFonts w:ascii="Courier New" w:hAnsi="Courier New" w:cs="Courier New"/>
          <w:color w:val="000000"/>
          <w:kern w:val="0"/>
          <w:szCs w:val="20"/>
        </w:rPr>
        <w:tab/>
      </w:r>
      <w:r w:rsidR="00C83ABA">
        <w:rPr>
          <w:rFonts w:ascii="Courier New" w:hAnsi="Courier New" w:cs="Courier New"/>
          <w:color w:val="0000C0"/>
          <w:kern w:val="0"/>
          <w:szCs w:val="20"/>
        </w:rPr>
        <w:t>mThread</w:t>
      </w:r>
      <w:r w:rsidR="00C83ABA">
        <w:rPr>
          <w:rFonts w:ascii="Courier New" w:hAnsi="Courier New" w:cs="Courier New"/>
          <w:color w:val="000000"/>
          <w:kern w:val="0"/>
          <w:szCs w:val="20"/>
        </w:rPr>
        <w:t>.</w:t>
      </w:r>
      <w:r w:rsidR="00C83ABA">
        <w:rPr>
          <w:rFonts w:ascii="Courier New" w:hAnsi="Courier New" w:cs="Courier New"/>
          <w:b/>
          <w:bCs/>
          <w:color w:val="008000"/>
          <w:kern w:val="0"/>
          <w:szCs w:val="20"/>
        </w:rPr>
        <w:t>setDaemon</w:t>
      </w:r>
      <w:r w:rsidR="00C83ABA">
        <w:rPr>
          <w:rFonts w:ascii="Courier New" w:hAnsi="Courier New" w:cs="Courier New"/>
          <w:color w:val="000000"/>
          <w:kern w:val="0"/>
          <w:szCs w:val="20"/>
        </w:rPr>
        <w:t>(</w:t>
      </w:r>
      <w:r w:rsidR="00C83ABA">
        <w:rPr>
          <w:rFonts w:ascii="Courier New" w:hAnsi="Courier New" w:cs="Courier New"/>
          <w:b/>
          <w:bCs/>
          <w:color w:val="7F0055"/>
          <w:kern w:val="0"/>
          <w:szCs w:val="20"/>
        </w:rPr>
        <w:t>true</w:t>
      </w:r>
      <w:r w:rsidR="00C83ABA">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mThread</w:t>
      </w:r>
      <w:r>
        <w:rPr>
          <w:rFonts w:ascii="Courier New" w:hAnsi="Courier New" w:cs="Courier New"/>
          <w:color w:val="000000"/>
          <w:kern w:val="0"/>
          <w:szCs w:val="20"/>
        </w:rPr>
        <w:t>.</w:t>
      </w:r>
      <w:r>
        <w:rPr>
          <w:rFonts w:ascii="Courier New" w:hAnsi="Courier New" w:cs="Courier New"/>
          <w:b/>
          <w:bCs/>
          <w:color w:val="008000"/>
          <w:kern w:val="0"/>
          <w:szCs w:val="20"/>
        </w:rPr>
        <w:t>start</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color w:val="2A00FF"/>
          <w:kern w:val="0"/>
          <w:szCs w:val="20"/>
        </w:rPr>
        <w:t>"BackValue : "</w:t>
      </w:r>
      <w:r>
        <w:rPr>
          <w:rFonts w:ascii="Courier New" w:hAnsi="Courier New" w:cs="Courier New"/>
          <w:color w:val="000000"/>
          <w:kern w:val="0"/>
          <w:szCs w:val="20"/>
        </w:rPr>
        <w:t xml:space="preserve"> + msg.</w:t>
      </w:r>
      <w:r>
        <w:rPr>
          <w:rFonts w:ascii="Courier New" w:hAnsi="Courier New" w:cs="Courier New"/>
          <w:color w:val="0000C0"/>
          <w:kern w:val="0"/>
          <w:szCs w:val="20"/>
        </w:rPr>
        <w:t>arg1</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BackThread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Thread</w:t>
      </w:r>
      <w:r>
        <w:rPr>
          <w:rFonts w:ascii="Courier New" w:hAnsi="Courier New" w:cs="Courier New"/>
          <w:color w:val="000000"/>
          <w:kern w:val="0"/>
          <w:szCs w:val="20"/>
        </w:rPr>
        <w:t xml:space="preserv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mBackValue</w:t>
      </w:r>
      <w:r>
        <w:rPr>
          <w:rFonts w:ascii="Courier New" w:hAnsi="Courier New" w:cs="Courier New"/>
          <w:color w:val="000000"/>
          <w:kern w:val="0"/>
          <w:szCs w:val="20"/>
        </w:rPr>
        <w:t xml:space="preserve"> = 0;</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w:t>
      </w:r>
    </w:p>
    <w:p w:rsidR="00C83ABA" w:rsidRDefault="00C83ABA" w:rsidP="00C83ABA">
      <w:pPr>
        <w:wordWrap/>
        <w:adjustRightInd w:val="0"/>
        <w:jc w:val="left"/>
        <w:rPr>
          <w:rFonts w:ascii="Courier New" w:hAnsi="Courier New" w:cs="Courier New"/>
          <w:kern w:val="0"/>
          <w:szCs w:val="20"/>
        </w:rPr>
      </w:pP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8000"/>
          <w:kern w:val="0"/>
          <w:szCs w:val="20"/>
        </w:rPr>
        <w:t>BackThread</w:t>
      </w:r>
      <w:r>
        <w:rPr>
          <w:rFonts w:ascii="Courier New" w:hAnsi="Courier New" w:cs="Courier New"/>
          <w:color w:val="000000"/>
          <w:kern w:val="0"/>
          <w:szCs w:val="20"/>
        </w:rPr>
        <w:t>(</w:t>
      </w:r>
      <w:r>
        <w:rPr>
          <w:rFonts w:ascii="Courier New" w:hAnsi="Courier New" w:cs="Courier New"/>
          <w:b/>
          <w:bCs/>
          <w:color w:val="005032"/>
          <w:kern w:val="0"/>
          <w:szCs w:val="20"/>
        </w:rPr>
        <w:t>Handler</w:t>
      </w:r>
      <w:r>
        <w:rPr>
          <w:rFonts w:ascii="Courier New" w:hAnsi="Courier New" w:cs="Courier New"/>
          <w:color w:val="000000"/>
          <w:kern w:val="0"/>
          <w:szCs w:val="20"/>
        </w:rPr>
        <w:t xml:space="preserve"> handler)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 xml:space="preserve"> = handler;</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b/>
          <w:bCs/>
          <w:color w:val="7F0055"/>
          <w:kern w:val="0"/>
          <w:szCs w:val="20"/>
        </w:rPr>
        <w:t>true</w:t>
      </w:r>
      <w:r>
        <w:rPr>
          <w:rFonts w:ascii="Courier New" w:hAnsi="Courier New" w:cs="Courier New"/>
          <w:color w:val="000000"/>
          <w:kern w:val="0"/>
          <w:szCs w:val="20"/>
        </w:rPr>
        <w:t>)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mBackValue</w:t>
      </w:r>
      <w:r>
        <w:rPr>
          <w:rFonts w:ascii="Courier New" w:hAnsi="Courier New" w:cs="Courier New"/>
          <w:color w:val="000000"/>
          <w:kern w:val="0"/>
          <w:szCs w:val="20"/>
        </w:rPr>
        <w:t>++;</w:t>
      </w:r>
    </w:p>
    <w:p w:rsidR="00C83ABA" w:rsidRDefault="00DE14F8" w:rsidP="00C83ABA">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090" style="position:absolute;margin-left:58.1pt;margin-top:1.25pt;width:389.45pt;height:22.45pt;z-index:251726848" filled="f" strokecolor="red" strokeweight="2.25pt">
            <v:textbox>
              <w:txbxContent>
                <w:p w:rsidR="00E05E9B" w:rsidRPr="00D93519" w:rsidRDefault="00E05E9B" w:rsidP="00D93519"/>
              </w:txbxContent>
            </v:textbox>
          </v:rect>
        </w:pict>
      </w:r>
      <w:r w:rsidR="00C83ABA">
        <w:rPr>
          <w:rFonts w:ascii="Courier New" w:hAnsi="Courier New" w:cs="Courier New"/>
          <w:color w:val="000000"/>
          <w:kern w:val="0"/>
          <w:szCs w:val="20"/>
        </w:rPr>
        <w:tab/>
      </w:r>
      <w:r w:rsidR="00C83ABA">
        <w:rPr>
          <w:rFonts w:ascii="Courier New" w:hAnsi="Courier New" w:cs="Courier New"/>
          <w:color w:val="000000"/>
          <w:kern w:val="0"/>
          <w:szCs w:val="20"/>
        </w:rPr>
        <w:tab/>
      </w:r>
      <w:r w:rsidR="00C83ABA">
        <w:rPr>
          <w:rFonts w:ascii="Courier New" w:hAnsi="Courier New" w:cs="Courier New"/>
          <w:b/>
          <w:bCs/>
          <w:color w:val="005032"/>
          <w:kern w:val="0"/>
          <w:szCs w:val="20"/>
        </w:rPr>
        <w:t>Message</w:t>
      </w:r>
      <w:r w:rsidR="00C83ABA">
        <w:rPr>
          <w:rFonts w:ascii="Courier New" w:hAnsi="Courier New" w:cs="Courier New"/>
          <w:color w:val="000000"/>
          <w:kern w:val="0"/>
          <w:szCs w:val="20"/>
        </w:rPr>
        <w:t xml:space="preserve"> msg = </w:t>
      </w:r>
      <w:r w:rsidR="00C83ABA">
        <w:rPr>
          <w:rFonts w:ascii="Courier New" w:hAnsi="Courier New" w:cs="Courier New"/>
          <w:b/>
          <w:bCs/>
          <w:color w:val="005032"/>
          <w:kern w:val="0"/>
          <w:szCs w:val="20"/>
        </w:rPr>
        <w:t>Message</w:t>
      </w:r>
      <w:r w:rsidR="00C83ABA">
        <w:rPr>
          <w:rFonts w:ascii="Courier New" w:hAnsi="Courier New" w:cs="Courier New"/>
          <w:color w:val="000000"/>
          <w:kern w:val="0"/>
          <w:szCs w:val="20"/>
        </w:rPr>
        <w:t>.</w:t>
      </w:r>
      <w:r w:rsidR="00C83ABA">
        <w:rPr>
          <w:rFonts w:ascii="Courier New" w:hAnsi="Courier New" w:cs="Courier New"/>
          <w:i/>
          <w:iCs/>
          <w:color w:val="000000"/>
          <w:kern w:val="0"/>
          <w:szCs w:val="20"/>
        </w:rPr>
        <w:t>obtain</w:t>
      </w:r>
      <w:r w:rsidR="00C83ABA">
        <w:rPr>
          <w:rFonts w:ascii="Courier New" w:hAnsi="Courier New" w:cs="Courier New"/>
          <w:color w:val="000000"/>
          <w:kern w:val="0"/>
          <w:szCs w:val="20"/>
        </w:rPr>
        <w:t>(</w:t>
      </w:r>
      <w:r w:rsidR="00C83ABA">
        <w:rPr>
          <w:rFonts w:ascii="Courier New" w:hAnsi="Courier New" w:cs="Courier New"/>
          <w:color w:val="0000C0"/>
          <w:kern w:val="0"/>
          <w:szCs w:val="20"/>
        </w:rPr>
        <w:t>mHandler</w:t>
      </w:r>
      <w:r w:rsidR="00C83ABA">
        <w:rPr>
          <w:rFonts w:ascii="Courier New" w:hAnsi="Courier New" w:cs="Courier New"/>
          <w:color w:val="000000"/>
          <w:kern w:val="0"/>
          <w:szCs w:val="20"/>
        </w:rPr>
        <w:t xml:space="preserve">, 0, </w:t>
      </w:r>
      <w:r w:rsidR="00C83ABA">
        <w:rPr>
          <w:rFonts w:ascii="Courier New" w:hAnsi="Courier New" w:cs="Courier New"/>
          <w:color w:val="0000C0"/>
          <w:kern w:val="0"/>
          <w:szCs w:val="20"/>
        </w:rPr>
        <w:t>mBackValue</w:t>
      </w:r>
      <w:r w:rsidR="00C83ABA">
        <w:rPr>
          <w:rFonts w:ascii="Courier New" w:hAnsi="Courier New" w:cs="Courier New"/>
          <w:color w:val="000000"/>
          <w:kern w:val="0"/>
          <w:szCs w:val="20"/>
        </w:rPr>
        <w:t>, 0);</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sendMessage</w:t>
      </w:r>
      <w:r>
        <w:rPr>
          <w:rFonts w:ascii="Courier New" w:hAnsi="Courier New" w:cs="Courier New"/>
          <w:color w:val="000000"/>
          <w:kern w:val="0"/>
          <w:szCs w:val="20"/>
        </w:rPr>
        <w:t>(msg);</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C83ABA" w:rsidRDefault="00C83ABA" w:rsidP="00C83ABA">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EC0E39" w:rsidRDefault="00C83ABA" w:rsidP="002B06E0">
      <w:pPr>
        <w:widowControl/>
        <w:wordWrap/>
        <w:autoSpaceDE/>
        <w:autoSpaceDN/>
        <w:jc w:val="left"/>
        <w:rPr>
          <w:rFonts w:ascii="Courier New" w:hAnsi="Courier New" w:cs="Courier New"/>
          <w:b/>
          <w:kern w:val="0"/>
          <w:szCs w:val="20"/>
        </w:rPr>
      </w:pPr>
      <w:r>
        <w:rPr>
          <w:rFonts w:ascii="Courier New" w:hAnsi="Courier New" w:cs="Courier New"/>
          <w:color w:val="000000"/>
          <w:kern w:val="0"/>
          <w:szCs w:val="20"/>
        </w:rPr>
        <w:t>}</w:t>
      </w:r>
      <w:r w:rsidRPr="00904BF9">
        <w:rPr>
          <w:rFonts w:ascii="Courier New" w:hAnsi="Courier New" w:cs="Courier New"/>
          <w:b/>
          <w:kern w:val="0"/>
          <w:szCs w:val="20"/>
        </w:rPr>
        <w:t xml:space="preserve"> </w:t>
      </w:r>
    </w:p>
    <w:p w:rsidR="00FD17E3" w:rsidRDefault="00FD17E3">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FD17E3" w:rsidRDefault="000A6717" w:rsidP="002B06E0">
      <w:pPr>
        <w:widowControl/>
        <w:wordWrap/>
        <w:autoSpaceDE/>
        <w:autoSpaceDN/>
        <w:jc w:val="left"/>
        <w:rPr>
          <w:rFonts w:ascii="Courier New" w:hAnsi="Courier New" w:cs="Courier New"/>
          <w:b/>
          <w:kern w:val="0"/>
          <w:sz w:val="32"/>
          <w:szCs w:val="20"/>
        </w:rPr>
      </w:pPr>
      <w:r w:rsidRPr="000A6717">
        <w:rPr>
          <w:rFonts w:ascii="Courier New" w:hAnsi="Courier New" w:cs="Courier New" w:hint="eastAsia"/>
          <w:b/>
          <w:kern w:val="0"/>
          <w:sz w:val="32"/>
          <w:szCs w:val="20"/>
        </w:rPr>
        <w:lastRenderedPageBreak/>
        <w:t>루퍼</w:t>
      </w:r>
      <w:r w:rsidRPr="000A6717">
        <w:rPr>
          <w:rFonts w:ascii="Courier New" w:hAnsi="Courier New" w:cs="Courier New" w:hint="eastAsia"/>
          <w:b/>
          <w:kern w:val="0"/>
          <w:sz w:val="32"/>
          <w:szCs w:val="20"/>
        </w:rPr>
        <w:t xml:space="preserve"> </w:t>
      </w:r>
    </w:p>
    <w:p w:rsidR="000A6717" w:rsidRDefault="000E0DED" w:rsidP="002B06E0">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메시지는</w:t>
      </w:r>
      <w:r>
        <w:rPr>
          <w:rFonts w:ascii="Courier New" w:hAnsi="Courier New" w:cs="Courier New" w:hint="eastAsia"/>
          <w:kern w:val="0"/>
          <w:szCs w:val="20"/>
        </w:rPr>
        <w:t xml:space="preserve"> </w:t>
      </w:r>
      <w:r>
        <w:rPr>
          <w:rFonts w:ascii="Courier New" w:hAnsi="Courier New" w:cs="Courier New" w:hint="eastAsia"/>
          <w:kern w:val="0"/>
          <w:szCs w:val="20"/>
        </w:rPr>
        <w:t>즉시호출되는</w:t>
      </w:r>
      <w:r>
        <w:rPr>
          <w:rFonts w:ascii="Courier New" w:hAnsi="Courier New" w:cs="Courier New" w:hint="eastAsia"/>
          <w:kern w:val="0"/>
          <w:szCs w:val="20"/>
        </w:rPr>
        <w:t xml:space="preserve"> </w:t>
      </w:r>
      <w:r>
        <w:rPr>
          <w:rFonts w:ascii="Courier New" w:hAnsi="Courier New" w:cs="Courier New" w:hint="eastAsia"/>
          <w:kern w:val="0"/>
          <w:szCs w:val="20"/>
        </w:rPr>
        <w:t>메서드와달리</w:t>
      </w:r>
      <w:r>
        <w:rPr>
          <w:rFonts w:ascii="Courier New" w:hAnsi="Courier New" w:cs="Courier New" w:hint="eastAsia"/>
          <w:kern w:val="0"/>
          <w:szCs w:val="20"/>
        </w:rPr>
        <w:t xml:space="preserve"> </w:t>
      </w:r>
      <w:r>
        <w:rPr>
          <w:rFonts w:ascii="Courier New" w:hAnsi="Courier New" w:cs="Courier New" w:hint="eastAsia"/>
          <w:kern w:val="0"/>
          <w:szCs w:val="20"/>
        </w:rPr>
        <w:t>보내는</w:t>
      </w:r>
      <w:r>
        <w:rPr>
          <w:rFonts w:ascii="Courier New" w:hAnsi="Courier New" w:cs="Courier New" w:hint="eastAsia"/>
          <w:kern w:val="0"/>
          <w:szCs w:val="20"/>
        </w:rPr>
        <w:t xml:space="preserve"> </w:t>
      </w:r>
      <w:r>
        <w:rPr>
          <w:rFonts w:ascii="Courier New" w:hAnsi="Courier New" w:cs="Courier New" w:hint="eastAsia"/>
          <w:kern w:val="0"/>
          <w:szCs w:val="20"/>
        </w:rPr>
        <w:t>신호이므로</w:t>
      </w:r>
      <w:r>
        <w:rPr>
          <w:rFonts w:ascii="Courier New" w:hAnsi="Courier New" w:cs="Courier New" w:hint="eastAsia"/>
          <w:kern w:val="0"/>
          <w:szCs w:val="20"/>
        </w:rPr>
        <w:t xml:space="preserve"> </w:t>
      </w:r>
      <w:r>
        <w:rPr>
          <w:rFonts w:ascii="Courier New" w:hAnsi="Courier New" w:cs="Courier New" w:hint="eastAsia"/>
          <w:kern w:val="0"/>
          <w:szCs w:val="20"/>
        </w:rPr>
        <w:t>바로</w:t>
      </w:r>
      <w:r>
        <w:rPr>
          <w:rFonts w:ascii="Courier New" w:hAnsi="Courier New" w:cs="Courier New" w:hint="eastAsia"/>
          <w:kern w:val="0"/>
          <w:szCs w:val="20"/>
        </w:rPr>
        <w:t xml:space="preserve"> </w:t>
      </w:r>
      <w:r>
        <w:rPr>
          <w:rFonts w:ascii="Courier New" w:hAnsi="Courier New" w:cs="Courier New" w:hint="eastAsia"/>
          <w:kern w:val="0"/>
          <w:szCs w:val="20"/>
        </w:rPr>
        <w:t>전송이</w:t>
      </w:r>
      <w:r>
        <w:rPr>
          <w:rFonts w:ascii="Courier New" w:hAnsi="Courier New" w:cs="Courier New" w:hint="eastAsia"/>
          <w:kern w:val="0"/>
          <w:szCs w:val="20"/>
        </w:rPr>
        <w:t xml:space="preserve"> </w:t>
      </w:r>
      <w:r>
        <w:rPr>
          <w:rFonts w:ascii="Courier New" w:hAnsi="Courier New" w:cs="Courier New" w:hint="eastAsia"/>
          <w:kern w:val="0"/>
          <w:szCs w:val="20"/>
        </w:rPr>
        <w:t>안될수있다</w:t>
      </w:r>
      <w:r>
        <w:rPr>
          <w:rFonts w:ascii="Courier New" w:hAnsi="Courier New" w:cs="Courier New" w:hint="eastAsia"/>
          <w:kern w:val="0"/>
          <w:szCs w:val="20"/>
        </w:rPr>
        <w:t>.</w:t>
      </w:r>
    </w:p>
    <w:p w:rsidR="001F2B6B" w:rsidRDefault="001F2B6B" w:rsidP="002B06E0">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어디엔가</w:t>
      </w:r>
      <w:r>
        <w:rPr>
          <w:rFonts w:ascii="Courier New" w:hAnsi="Courier New" w:cs="Courier New" w:hint="eastAsia"/>
          <w:kern w:val="0"/>
          <w:szCs w:val="20"/>
        </w:rPr>
        <w:t xml:space="preserve"> </w:t>
      </w:r>
      <w:r>
        <w:rPr>
          <w:rFonts w:ascii="Courier New" w:hAnsi="Courier New" w:cs="Courier New" w:hint="eastAsia"/>
          <w:kern w:val="0"/>
          <w:szCs w:val="20"/>
        </w:rPr>
        <w:t>쌓아놓다가</w:t>
      </w:r>
      <w:r>
        <w:rPr>
          <w:rFonts w:ascii="Courier New" w:hAnsi="Courier New" w:cs="Courier New" w:hint="eastAsia"/>
          <w:kern w:val="0"/>
          <w:szCs w:val="20"/>
        </w:rPr>
        <w:t xml:space="preserve"> </w:t>
      </w:r>
      <w:r>
        <w:rPr>
          <w:rFonts w:ascii="Courier New" w:hAnsi="Courier New" w:cs="Courier New" w:hint="eastAsia"/>
          <w:kern w:val="0"/>
          <w:szCs w:val="20"/>
        </w:rPr>
        <w:t>출격한다</w:t>
      </w:r>
      <w:r>
        <w:rPr>
          <w:rFonts w:ascii="Courier New" w:hAnsi="Courier New" w:cs="Courier New" w:hint="eastAsia"/>
          <w:kern w:val="0"/>
          <w:szCs w:val="20"/>
        </w:rPr>
        <w:t>.</w:t>
      </w:r>
      <w:r w:rsidR="000B3FE6">
        <w:rPr>
          <w:rFonts w:ascii="Courier New" w:hAnsi="Courier New" w:cs="Courier New" w:hint="eastAsia"/>
          <w:kern w:val="0"/>
          <w:szCs w:val="20"/>
        </w:rPr>
        <w:t>(</w:t>
      </w:r>
      <w:r w:rsidR="000B3FE6">
        <w:rPr>
          <w:rFonts w:ascii="Courier New" w:hAnsi="Courier New" w:cs="Courier New" w:hint="eastAsia"/>
          <w:kern w:val="0"/>
          <w:szCs w:val="20"/>
        </w:rPr>
        <w:t>메시지큐</w:t>
      </w:r>
      <w:r w:rsidR="000B3FE6">
        <w:rPr>
          <w:rFonts w:ascii="Courier New" w:hAnsi="Courier New" w:cs="Courier New" w:hint="eastAsia"/>
          <w:kern w:val="0"/>
          <w:szCs w:val="20"/>
        </w:rPr>
        <w:t>)</w:t>
      </w:r>
    </w:p>
    <w:p w:rsidR="000B3FE6" w:rsidRDefault="000B199D" w:rsidP="000B199D">
      <w:pPr>
        <w:widowControl/>
        <w:wordWrap/>
        <w:autoSpaceDE/>
        <w:autoSpaceDN/>
        <w:ind w:firstLineChars="100" w:firstLine="200"/>
        <w:jc w:val="left"/>
        <w:rPr>
          <w:rFonts w:ascii="Courier New" w:hAnsi="Courier New" w:cs="Courier New"/>
          <w:b/>
          <w:kern w:val="0"/>
          <w:szCs w:val="20"/>
        </w:rPr>
      </w:pPr>
      <w:r>
        <w:rPr>
          <w:rFonts w:ascii="Courier New" w:hAnsi="Courier New" w:cs="Courier New" w:hint="eastAsia"/>
          <w:b/>
          <w:kern w:val="0"/>
          <w:szCs w:val="20"/>
        </w:rPr>
        <w:t>-</w:t>
      </w:r>
      <w:r w:rsidR="000B3FE6" w:rsidRPr="000B3FE6">
        <w:rPr>
          <w:rFonts w:ascii="Courier New" w:hAnsi="Courier New" w:cs="Courier New" w:hint="eastAsia"/>
          <w:b/>
          <w:kern w:val="0"/>
          <w:szCs w:val="20"/>
        </w:rPr>
        <w:t>메시지나</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러너블</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객체는</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일단</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큐에</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저장되고</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들어온</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순서대로</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순차적으로</w:t>
      </w:r>
      <w:r w:rsidR="000B3FE6" w:rsidRPr="000B3FE6">
        <w:rPr>
          <w:rFonts w:ascii="Courier New" w:hAnsi="Courier New" w:cs="Courier New" w:hint="eastAsia"/>
          <w:b/>
          <w:kern w:val="0"/>
          <w:szCs w:val="20"/>
        </w:rPr>
        <w:t xml:space="preserve"> </w:t>
      </w:r>
      <w:r w:rsidR="000B3FE6" w:rsidRPr="000B3FE6">
        <w:rPr>
          <w:rFonts w:ascii="Courier New" w:hAnsi="Courier New" w:cs="Courier New" w:hint="eastAsia"/>
          <w:b/>
          <w:kern w:val="0"/>
          <w:szCs w:val="20"/>
        </w:rPr>
        <w:t>처리된다</w:t>
      </w:r>
    </w:p>
    <w:p w:rsidR="000B199D" w:rsidRDefault="000B199D" w:rsidP="000B199D">
      <w:pPr>
        <w:widowControl/>
        <w:wordWrap/>
        <w:autoSpaceDE/>
        <w:autoSpaceDN/>
        <w:jc w:val="left"/>
        <w:rPr>
          <w:rFonts w:ascii="Courier New" w:hAnsi="Courier New" w:cs="Courier New"/>
          <w:b/>
          <w:kern w:val="0"/>
          <w:szCs w:val="20"/>
        </w:rPr>
      </w:pPr>
    </w:p>
    <w:p w:rsidR="000B199D" w:rsidRPr="009F1291" w:rsidRDefault="000B199D" w:rsidP="009F1291">
      <w:pPr>
        <w:pStyle w:val="a7"/>
        <w:widowControl/>
        <w:numPr>
          <w:ilvl w:val="0"/>
          <w:numId w:val="2"/>
        </w:numPr>
        <w:wordWrap/>
        <w:autoSpaceDE/>
        <w:autoSpaceDN/>
        <w:ind w:leftChars="0"/>
        <w:jc w:val="left"/>
        <w:rPr>
          <w:rFonts w:ascii="Courier New" w:hAnsi="Courier New" w:cs="Courier New"/>
          <w:b/>
          <w:kern w:val="0"/>
          <w:szCs w:val="20"/>
        </w:rPr>
      </w:pPr>
      <w:r w:rsidRPr="009F1291">
        <w:rPr>
          <w:rFonts w:ascii="Courier New" w:hAnsi="Courier New" w:cs="Courier New" w:hint="eastAsia"/>
          <w:b/>
          <w:kern w:val="0"/>
          <w:szCs w:val="20"/>
        </w:rPr>
        <w:t>메시지큐에서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핸들러로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전달하는것인</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바로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루퍼가</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한다</w:t>
      </w:r>
      <w:r w:rsidRPr="009F1291">
        <w:rPr>
          <w:rFonts w:ascii="Courier New" w:hAnsi="Courier New" w:cs="Courier New" w:hint="eastAsia"/>
          <w:b/>
          <w:kern w:val="0"/>
          <w:szCs w:val="20"/>
        </w:rPr>
        <w:t>.</w:t>
      </w:r>
    </w:p>
    <w:p w:rsidR="000B199D" w:rsidRPr="009F1291" w:rsidRDefault="00DB7C01" w:rsidP="009F1291">
      <w:pPr>
        <w:pStyle w:val="a7"/>
        <w:widowControl/>
        <w:numPr>
          <w:ilvl w:val="0"/>
          <w:numId w:val="2"/>
        </w:numPr>
        <w:wordWrap/>
        <w:autoSpaceDE/>
        <w:autoSpaceDN/>
        <w:ind w:leftChars="0"/>
        <w:jc w:val="left"/>
        <w:rPr>
          <w:rFonts w:ascii="Courier New" w:hAnsi="Courier New" w:cs="Courier New"/>
          <w:b/>
          <w:kern w:val="0"/>
          <w:szCs w:val="20"/>
        </w:rPr>
      </w:pPr>
      <w:r w:rsidRPr="009F1291">
        <w:rPr>
          <w:rFonts w:ascii="Courier New" w:hAnsi="Courier New" w:cs="Courier New" w:hint="eastAsia"/>
          <w:b/>
          <w:kern w:val="0"/>
          <w:szCs w:val="20"/>
        </w:rPr>
        <w:t>메인쓰레드는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기본적으로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루퍼를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가진다</w:t>
      </w:r>
    </w:p>
    <w:p w:rsidR="00CD3ECD" w:rsidRPr="009F1291" w:rsidRDefault="00CD3ECD" w:rsidP="009F1291">
      <w:pPr>
        <w:pStyle w:val="a7"/>
        <w:widowControl/>
        <w:numPr>
          <w:ilvl w:val="0"/>
          <w:numId w:val="2"/>
        </w:numPr>
        <w:wordWrap/>
        <w:autoSpaceDE/>
        <w:autoSpaceDN/>
        <w:ind w:leftChars="0"/>
        <w:jc w:val="left"/>
        <w:rPr>
          <w:rFonts w:ascii="Courier New" w:hAnsi="Courier New" w:cs="Courier New"/>
          <w:b/>
          <w:kern w:val="0"/>
          <w:szCs w:val="20"/>
        </w:rPr>
      </w:pPr>
      <w:r w:rsidRPr="009F1291">
        <w:rPr>
          <w:rFonts w:ascii="Courier New" w:hAnsi="Courier New" w:cs="Courier New" w:hint="eastAsia"/>
          <w:b/>
          <w:kern w:val="0"/>
          <w:szCs w:val="20"/>
        </w:rPr>
        <w:t>다른</w:t>
      </w:r>
      <w:r w:rsidRPr="009F1291">
        <w:rPr>
          <w:rFonts w:ascii="Courier New" w:hAnsi="Courier New" w:cs="Courier New" w:hint="eastAsia"/>
          <w:b/>
          <w:kern w:val="0"/>
          <w:szCs w:val="20"/>
        </w:rPr>
        <w:t xml:space="preserve"> </w:t>
      </w:r>
      <w:r w:rsidR="00FA4789" w:rsidRPr="009F1291">
        <w:rPr>
          <w:rFonts w:ascii="Courier New" w:hAnsi="Courier New" w:cs="Courier New" w:hint="eastAsia"/>
          <w:b/>
          <w:kern w:val="0"/>
          <w:szCs w:val="20"/>
        </w:rPr>
        <w:t>필요로의해</w:t>
      </w:r>
      <w:r w:rsidR="00FA4789" w:rsidRPr="009F1291">
        <w:rPr>
          <w:rFonts w:ascii="Courier New" w:hAnsi="Courier New" w:cs="Courier New" w:hint="eastAsia"/>
          <w:b/>
          <w:kern w:val="0"/>
          <w:szCs w:val="20"/>
        </w:rPr>
        <w:t xml:space="preserve"> </w:t>
      </w:r>
      <w:r w:rsidR="00FA4789" w:rsidRPr="009F1291">
        <w:rPr>
          <w:rFonts w:ascii="Courier New" w:hAnsi="Courier New" w:cs="Courier New" w:hint="eastAsia"/>
          <w:b/>
          <w:kern w:val="0"/>
          <w:szCs w:val="20"/>
        </w:rPr>
        <w:t>만들어진</w:t>
      </w:r>
      <w:r w:rsidR="00FA4789"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쓰레드는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기본적으로</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루퍼를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가지지않는다</w:t>
      </w:r>
    </w:p>
    <w:p w:rsidR="009F1291" w:rsidRPr="009F1291" w:rsidRDefault="007E2C54" w:rsidP="009F1291">
      <w:pPr>
        <w:pStyle w:val="a7"/>
        <w:numPr>
          <w:ilvl w:val="0"/>
          <w:numId w:val="2"/>
        </w:numPr>
        <w:wordWrap/>
        <w:adjustRightInd w:val="0"/>
        <w:ind w:leftChars="0"/>
        <w:jc w:val="left"/>
        <w:rPr>
          <w:rFonts w:ascii="Courier New" w:hAnsi="Courier New" w:cs="Courier New"/>
          <w:b/>
          <w:kern w:val="0"/>
          <w:szCs w:val="20"/>
        </w:rPr>
      </w:pPr>
      <w:r w:rsidRPr="009F1291">
        <w:rPr>
          <w:rFonts w:ascii="Courier New" w:hAnsi="Courier New" w:cs="Courier New" w:hint="eastAsia"/>
          <w:b/>
          <w:kern w:val="0"/>
          <w:szCs w:val="20"/>
        </w:rPr>
        <w:t>핸들러를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만들어놓고</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전달되는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메시지를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처리하기만</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하면된다</w:t>
      </w:r>
      <w:r w:rsidRPr="009F1291">
        <w:rPr>
          <w:rFonts w:ascii="Courier New" w:hAnsi="Courier New" w:cs="Courier New" w:hint="eastAsia"/>
          <w:b/>
          <w:kern w:val="0"/>
          <w:szCs w:val="20"/>
        </w:rPr>
        <w:t xml:space="preserve"> </w:t>
      </w:r>
      <w:r w:rsidR="00E7376A" w:rsidRPr="009F1291">
        <w:rPr>
          <w:rFonts w:ascii="Courier New" w:hAnsi="Courier New" w:cs="Courier New" w:hint="eastAsia"/>
          <w:b/>
          <w:kern w:val="0"/>
          <w:szCs w:val="20"/>
        </w:rPr>
        <w:t xml:space="preserve">  </w:t>
      </w:r>
    </w:p>
    <w:p w:rsidR="00D33641" w:rsidRDefault="00E7376A" w:rsidP="009F1291">
      <w:pPr>
        <w:pStyle w:val="a7"/>
        <w:numPr>
          <w:ilvl w:val="0"/>
          <w:numId w:val="2"/>
        </w:numPr>
        <w:wordWrap/>
        <w:adjustRightInd w:val="0"/>
        <w:ind w:leftChars="0"/>
        <w:jc w:val="left"/>
        <w:rPr>
          <w:rFonts w:ascii="Courier New" w:hAnsi="Courier New" w:cs="Courier New"/>
          <w:b/>
          <w:kern w:val="0"/>
          <w:szCs w:val="20"/>
        </w:rPr>
      </w:pPr>
      <w:r w:rsidRPr="009F1291">
        <w:rPr>
          <w:rFonts w:ascii="Courier New" w:hAnsi="Courier New" w:cs="Courier New" w:hint="eastAsia"/>
          <w:b/>
          <w:kern w:val="0"/>
          <w:szCs w:val="20"/>
        </w:rPr>
        <w:t>루퍼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직접프로그래밍할때는</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작업쓰레드가</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메시지를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받아야</w:t>
      </w:r>
      <w:r w:rsidRPr="009F1291">
        <w:rPr>
          <w:rFonts w:ascii="Courier New" w:hAnsi="Courier New" w:cs="Courier New" w:hint="eastAsia"/>
          <w:b/>
          <w:kern w:val="0"/>
          <w:szCs w:val="20"/>
        </w:rPr>
        <w:t xml:space="preserve"> </w:t>
      </w:r>
      <w:r w:rsidRPr="009F1291">
        <w:rPr>
          <w:rFonts w:ascii="Courier New" w:hAnsi="Courier New" w:cs="Courier New" w:hint="eastAsia"/>
          <w:b/>
          <w:kern w:val="0"/>
          <w:szCs w:val="20"/>
        </w:rPr>
        <w:t>할때다</w:t>
      </w:r>
      <w:r w:rsidRPr="009F1291">
        <w:rPr>
          <w:rFonts w:ascii="Courier New" w:hAnsi="Courier New" w:cs="Courier New" w:hint="eastAsia"/>
          <w:b/>
          <w:kern w:val="0"/>
          <w:szCs w:val="20"/>
        </w:rPr>
        <w:t xml:space="preserve">. </w:t>
      </w:r>
    </w:p>
    <w:p w:rsidR="009E70E5" w:rsidRPr="009F1291" w:rsidRDefault="009E70E5" w:rsidP="00293716">
      <w:pPr>
        <w:pStyle w:val="a7"/>
        <w:wordWrap/>
        <w:adjustRightInd w:val="0"/>
        <w:ind w:leftChars="0" w:left="760"/>
        <w:jc w:val="left"/>
        <w:rPr>
          <w:rFonts w:ascii="Courier New" w:hAnsi="Courier New" w:cs="Courier New"/>
          <w:b/>
          <w:kern w:val="0"/>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class</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callactivity</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extends</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Activity</w:t>
      </w:r>
      <w:r w:rsidRPr="004D29A2">
        <w:rPr>
          <w:rFonts w:ascii="Courier New" w:hAnsi="Courier New" w:cs="Courier New"/>
          <w:color w:val="000000"/>
          <w:kern w:val="0"/>
          <w:sz w:val="22"/>
          <w:szCs w:val="20"/>
        </w:rPr>
        <w:t xml:space="preserv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int</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mMainValue</w:t>
      </w:r>
      <w:r w:rsidRPr="004D29A2">
        <w:rPr>
          <w:rFonts w:ascii="Courier New" w:hAnsi="Courier New" w:cs="Courier New"/>
          <w:color w:val="000000"/>
          <w:kern w:val="0"/>
          <w:sz w:val="22"/>
          <w:szCs w:val="20"/>
        </w:rPr>
        <w:t xml:space="preserve"> =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mMainText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EditText</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CalcThread</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onCreate</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Bundle</w:t>
      </w:r>
      <w:r w:rsidRPr="004D29A2">
        <w:rPr>
          <w:rFonts w:ascii="Courier New" w:hAnsi="Courier New" w:cs="Courier New"/>
          <w:color w:val="000000"/>
          <w:kern w:val="0"/>
          <w:sz w:val="22"/>
          <w:szCs w:val="20"/>
        </w:rPr>
        <w:t xml:space="preserve"> savedInstanceState)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super</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onCreate</w:t>
      </w:r>
      <w:r w:rsidRPr="004D29A2">
        <w:rPr>
          <w:rFonts w:ascii="Courier New" w:hAnsi="Courier New" w:cs="Courier New"/>
          <w:color w:val="000000"/>
          <w:kern w:val="0"/>
          <w:sz w:val="22"/>
          <w:szCs w:val="20"/>
        </w:rPr>
        <w:t>(savedInstanceState);</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8000"/>
          <w:kern w:val="0"/>
          <w:sz w:val="22"/>
          <w:szCs w:val="20"/>
        </w:rPr>
        <w:t>setContentView</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layout</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thread_loopertest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mMainText</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mainvalue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TextView</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backvalue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EditText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number</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 xml:space="preserve"> btn =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increase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w:t>
      </w:r>
      <w:r w:rsidRPr="004D29A2">
        <w:rPr>
          <w:rFonts w:ascii="Courier New" w:hAnsi="Courier New" w:cs="Courier New"/>
          <w:b/>
          <w:bCs/>
          <w:color w:val="008000"/>
          <w:kern w:val="0"/>
          <w:sz w:val="22"/>
          <w:szCs w:val="20"/>
        </w:rPr>
        <w:t>setOnClickListener</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OnClickListener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onClick</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View</w:t>
      </w:r>
      <w:r w:rsidRPr="004D29A2">
        <w:rPr>
          <w:rFonts w:ascii="Courier New" w:hAnsi="Courier New" w:cs="Courier New"/>
          <w:color w:val="000000"/>
          <w:kern w:val="0"/>
          <w:sz w:val="22"/>
          <w:szCs w:val="20"/>
        </w:rPr>
        <w:t xml:space="preserve"> v)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setText</w:t>
      </w:r>
      <w:r w:rsidRPr="004D29A2">
        <w:rPr>
          <w:rFonts w:ascii="Courier New" w:hAnsi="Courier New" w:cs="Courier New"/>
          <w:color w:val="000000"/>
          <w:kern w:val="0"/>
          <w:sz w:val="22"/>
          <w:szCs w:val="20"/>
        </w:rPr>
        <w:t>(</w:t>
      </w:r>
      <w:r w:rsidRPr="004D29A2">
        <w:rPr>
          <w:rFonts w:ascii="Courier New" w:hAnsi="Courier New" w:cs="Courier New"/>
          <w:color w:val="2A00FF"/>
          <w:kern w:val="0"/>
          <w:sz w:val="22"/>
          <w:szCs w:val="20"/>
        </w:rPr>
        <w:t>"MainValue : "</w:t>
      </w:r>
      <w:r w:rsidRPr="004D29A2">
        <w:rPr>
          <w:rFonts w:ascii="Courier New" w:hAnsi="Courier New" w:cs="Courier New"/>
          <w:color w:val="000000"/>
          <w:kern w:val="0"/>
          <w:sz w:val="22"/>
          <w:szCs w:val="20"/>
        </w:rPr>
        <w:t xml:space="preserve"> + </w:t>
      </w:r>
      <w:r w:rsidRPr="004D29A2">
        <w:rPr>
          <w:rFonts w:ascii="Courier New" w:hAnsi="Courier New" w:cs="Courier New"/>
          <w:color w:val="0000C0"/>
          <w:kern w:val="0"/>
          <w:sz w:val="22"/>
          <w:szCs w:val="20"/>
        </w:rPr>
        <w:t>mMainValue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 =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square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w:t>
      </w:r>
      <w:r w:rsidRPr="004D29A2">
        <w:rPr>
          <w:rFonts w:ascii="Courier New" w:hAnsi="Courier New" w:cs="Courier New"/>
          <w:b/>
          <w:bCs/>
          <w:color w:val="008000"/>
          <w:kern w:val="0"/>
          <w:sz w:val="22"/>
          <w:szCs w:val="20"/>
        </w:rPr>
        <w:t>setOnClickListener</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OnClickListener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onClick</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View</w:t>
      </w:r>
      <w:r w:rsidRPr="004D29A2">
        <w:rPr>
          <w:rFonts w:ascii="Courier New" w:hAnsi="Courier New" w:cs="Courier New"/>
          <w:color w:val="000000"/>
          <w:kern w:val="0"/>
          <w:sz w:val="22"/>
          <w:szCs w:val="20"/>
        </w:rPr>
        <w:t xml:space="preserve"> v)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msg = </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obtain</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Integer</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parseInt</w:t>
      </w:r>
      <w:r w:rsidRPr="004D29A2">
        <w:rPr>
          <w:rFonts w:ascii="Courier New" w:hAnsi="Courier New" w:cs="Courier New"/>
          <w:color w:val="000000"/>
          <w:kern w:val="0"/>
          <w:sz w:val="22"/>
          <w:szCs w:val="20"/>
        </w:rPr>
        <w:t>(</w:t>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getText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toString</w:t>
      </w:r>
      <w:r w:rsidRPr="004D29A2">
        <w:rPr>
          <w:rFonts w:ascii="Courier New" w:hAnsi="Courier New" w:cs="Courier New"/>
          <w:color w:val="000000"/>
          <w:kern w:val="0"/>
          <w:sz w:val="22"/>
          <w:szCs w:val="20"/>
        </w:rPr>
        <w:t>());</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shape id="_x0000_s1100" type="#_x0000_t32" style="position:absolute;margin-left:337.55pt;margin-top:11.75pt;width:6.3pt;height:171.05pt;flip:x;z-index:251737088" o:connectortype="straight" strokecolor="red">
            <v:stroke endarrow="block"/>
          </v:shape>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C0"/>
          <w:kern w:val="0"/>
          <w:sz w:val="22"/>
          <w:szCs w:val="20"/>
        </w:rPr>
        <w:t>mThread</w:t>
      </w:r>
      <w:r w:rsidR="00D33641" w:rsidRPr="004D29A2">
        <w:rPr>
          <w:rFonts w:ascii="Courier New" w:hAnsi="Courier New" w:cs="Courier New"/>
          <w:color w:val="000000"/>
          <w:kern w:val="0"/>
          <w:sz w:val="22"/>
          <w:szCs w:val="20"/>
        </w:rPr>
        <w:t>.</w:t>
      </w:r>
      <w:r w:rsidR="00D33641" w:rsidRPr="004D29A2">
        <w:rPr>
          <w:rFonts w:ascii="Courier New" w:hAnsi="Courier New" w:cs="Courier New"/>
          <w:color w:val="0000C0"/>
          <w:kern w:val="0"/>
          <w:sz w:val="22"/>
          <w:szCs w:val="20"/>
        </w:rPr>
        <w:t>mBackHandler</w:t>
      </w:r>
      <w:r w:rsidR="00D33641" w:rsidRPr="004D29A2">
        <w:rPr>
          <w:rFonts w:ascii="Courier New" w:hAnsi="Courier New" w:cs="Courier New"/>
          <w:color w:val="000000"/>
          <w:kern w:val="0"/>
          <w:sz w:val="22"/>
          <w:szCs w:val="20"/>
        </w:rPr>
        <w:t>.</w:t>
      </w:r>
      <w:r w:rsidR="00D33641" w:rsidRPr="004D29A2">
        <w:rPr>
          <w:rFonts w:ascii="Courier New" w:hAnsi="Courier New" w:cs="Courier New"/>
          <w:b/>
          <w:bCs/>
          <w:color w:val="008000"/>
          <w:kern w:val="0"/>
          <w:sz w:val="22"/>
          <w:szCs w:val="20"/>
        </w:rPr>
        <w:t>sendMessage</w:t>
      </w:r>
      <w:r w:rsidR="00D33641" w:rsidRPr="004D29A2">
        <w:rPr>
          <w:rFonts w:ascii="Courier New" w:hAnsi="Courier New" w:cs="Courier New"/>
          <w:color w:val="000000"/>
          <w:kern w:val="0"/>
          <w:sz w:val="22"/>
          <w:szCs w:val="20"/>
        </w:rPr>
        <w:t>(msg);</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 =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findViewById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R</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id</w:t>
      </w:r>
      <w:r w:rsidRPr="004D29A2">
        <w:rPr>
          <w:rFonts w:ascii="Courier New" w:hAnsi="Courier New" w:cs="Courier New"/>
          <w:color w:val="000000"/>
          <w:kern w:val="0"/>
          <w:sz w:val="22"/>
          <w:szCs w:val="20"/>
        </w:rPr>
        <w:t>.</w:t>
      </w:r>
      <w:r w:rsidRPr="004D29A2">
        <w:rPr>
          <w:rFonts w:ascii="Courier New" w:hAnsi="Courier New" w:cs="Courier New"/>
          <w:i/>
          <w:iCs/>
          <w:color w:val="0000C0"/>
          <w:kern w:val="0"/>
          <w:sz w:val="22"/>
          <w:szCs w:val="20"/>
        </w:rPr>
        <w:t>root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btn.</w:t>
      </w:r>
      <w:r w:rsidRPr="004D29A2">
        <w:rPr>
          <w:rFonts w:ascii="Courier New" w:hAnsi="Courier New" w:cs="Courier New"/>
          <w:b/>
          <w:bCs/>
          <w:color w:val="008000"/>
          <w:kern w:val="0"/>
          <w:sz w:val="22"/>
          <w:szCs w:val="20"/>
        </w:rPr>
        <w:t>setOnClickListener</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Button</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OnClickListener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onClick</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View</w:t>
      </w:r>
      <w:r w:rsidRPr="004D29A2">
        <w:rPr>
          <w:rFonts w:ascii="Courier New" w:hAnsi="Courier New" w:cs="Courier New"/>
          <w:color w:val="000000"/>
          <w:kern w:val="0"/>
          <w:sz w:val="22"/>
          <w:szCs w:val="20"/>
        </w:rPr>
        <w:t xml:space="preserve"> v)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msg = </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obtain</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Integer</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parseInt</w:t>
      </w:r>
      <w:r w:rsidRPr="004D29A2">
        <w:rPr>
          <w:rFonts w:ascii="Courier New" w:hAnsi="Courier New" w:cs="Courier New"/>
          <w:color w:val="000000"/>
          <w:kern w:val="0"/>
          <w:sz w:val="22"/>
          <w:szCs w:val="20"/>
        </w:rPr>
        <w:t>(</w:t>
      </w:r>
      <w:r w:rsidRPr="004D29A2">
        <w:rPr>
          <w:rFonts w:ascii="Courier New" w:hAnsi="Courier New" w:cs="Courier New"/>
          <w:color w:val="0000C0"/>
          <w:kern w:val="0"/>
          <w:sz w:val="22"/>
          <w:szCs w:val="20"/>
        </w:rPr>
        <w:t>mNumEdit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getText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toString</w:t>
      </w:r>
      <w:r w:rsidRPr="004D29A2">
        <w:rPr>
          <w:rFonts w:ascii="Courier New" w:hAnsi="Courier New" w:cs="Courier New"/>
          <w:color w:val="000000"/>
          <w:kern w:val="0"/>
          <w:sz w:val="22"/>
          <w:szCs w:val="20"/>
        </w:rPr>
        <w:t>());</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lastRenderedPageBreak/>
        <w:pict>
          <v:shape id="_x0000_s1101" type="#_x0000_t32" style="position:absolute;margin-left:307pt;margin-top:-63.15pt;width:24.8pt;height:485pt;flip:x;z-index:251738112" o:connectortype="straight" strokecolor="red">
            <v:stroke endarrow="block"/>
          </v:shape>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C0"/>
          <w:kern w:val="0"/>
          <w:sz w:val="22"/>
          <w:szCs w:val="20"/>
        </w:rPr>
        <w:t>mThread</w:t>
      </w:r>
      <w:r w:rsidR="00D33641" w:rsidRPr="004D29A2">
        <w:rPr>
          <w:rFonts w:ascii="Courier New" w:hAnsi="Courier New" w:cs="Courier New"/>
          <w:color w:val="000000"/>
          <w:kern w:val="0"/>
          <w:sz w:val="22"/>
          <w:szCs w:val="20"/>
        </w:rPr>
        <w:t>.</w:t>
      </w:r>
      <w:r w:rsidR="00D33641" w:rsidRPr="004D29A2">
        <w:rPr>
          <w:rFonts w:ascii="Courier New" w:hAnsi="Courier New" w:cs="Courier New"/>
          <w:color w:val="0000C0"/>
          <w:kern w:val="0"/>
          <w:sz w:val="22"/>
          <w:szCs w:val="20"/>
        </w:rPr>
        <w:t>mBackHandler</w:t>
      </w:r>
      <w:r w:rsidR="00D33641" w:rsidRPr="004D29A2">
        <w:rPr>
          <w:rFonts w:ascii="Courier New" w:hAnsi="Courier New" w:cs="Courier New"/>
          <w:color w:val="000000"/>
          <w:kern w:val="0"/>
          <w:sz w:val="22"/>
          <w:szCs w:val="20"/>
        </w:rPr>
        <w:t>.</w:t>
      </w:r>
      <w:r w:rsidR="00D33641" w:rsidRPr="004D29A2">
        <w:rPr>
          <w:rFonts w:ascii="Courier New" w:hAnsi="Courier New" w:cs="Courier New"/>
          <w:b/>
          <w:bCs/>
          <w:color w:val="008000"/>
          <w:kern w:val="0"/>
          <w:sz w:val="22"/>
          <w:szCs w:val="20"/>
        </w:rPr>
        <w:t>sendMessage</w:t>
      </w:r>
      <w:r w:rsidR="00D33641" w:rsidRPr="004D29A2">
        <w:rPr>
          <w:rFonts w:ascii="Courier New" w:hAnsi="Courier New" w:cs="Courier New"/>
          <w:color w:val="000000"/>
          <w:kern w:val="0"/>
          <w:sz w:val="22"/>
          <w:szCs w:val="20"/>
        </w:rPr>
        <w:t>(msg);</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CalcThread</w:t>
      </w:r>
      <w:r w:rsidRPr="004D29A2">
        <w:rPr>
          <w:rFonts w:ascii="Courier New" w:hAnsi="Courier New" w:cs="Courier New"/>
          <w:color w:val="000000"/>
          <w:kern w:val="0"/>
          <w:sz w:val="22"/>
          <w:szCs w:val="20"/>
        </w:rPr>
        <w:t>(</w:t>
      </w:r>
      <w:r w:rsidRPr="004D29A2">
        <w:rPr>
          <w:rFonts w:ascii="Courier New" w:hAnsi="Courier New" w:cs="Courier New"/>
          <w:color w:val="0000C0"/>
          <w:kern w:val="0"/>
          <w:sz w:val="22"/>
          <w:szCs w:val="20"/>
        </w:rPr>
        <w:t>mHandler</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setDaemon</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true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mThread</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start</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t>}</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rect id="_x0000_s1099" style="position:absolute;margin-left:-5.2pt;margin-top:9.15pt;width:423.4pt;height:190.05pt;flip:y;z-index:251736064" filled="f" strokecolor="red" strokeweight="1.5pt"/>
        </w:pic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mHandler</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Handler</w:t>
      </w:r>
      <w:r w:rsidRPr="004D29A2">
        <w:rPr>
          <w:rFonts w:ascii="Courier New" w:hAnsi="Courier New" w:cs="Courier New"/>
          <w:color w:val="000000"/>
          <w:kern w:val="0"/>
          <w:sz w:val="22"/>
          <w:szCs w:val="20"/>
        </w:rPr>
        <w:t>() {</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shape id="_x0000_s1102" type="#_x0000_t32" style="position:absolute;margin-left:54.7pt;margin-top:5.55pt;width:212.55pt;height:529.25pt;flip:x y;z-index:251739136" o:connectortype="straight" strokecolor="red">
            <v:stroke endarrow="block"/>
          </v:shape>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b/>
          <w:bCs/>
          <w:color w:val="7F0055"/>
          <w:kern w:val="0"/>
          <w:sz w:val="22"/>
          <w:szCs w:val="20"/>
        </w:rPr>
        <w:t>public</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7F0055"/>
          <w:kern w:val="0"/>
          <w:sz w:val="22"/>
          <w:szCs w:val="20"/>
        </w:rPr>
        <w:t>void</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008000"/>
          <w:kern w:val="0"/>
          <w:sz w:val="22"/>
          <w:szCs w:val="20"/>
        </w:rPr>
        <w:t>handleMessage</w:t>
      </w:r>
      <w:r w:rsidR="00D33641" w:rsidRPr="004D29A2">
        <w:rPr>
          <w:rFonts w:ascii="Courier New" w:hAnsi="Courier New" w:cs="Courier New"/>
          <w:color w:val="000000"/>
          <w:kern w:val="0"/>
          <w:sz w:val="22"/>
          <w:szCs w:val="20"/>
        </w:rPr>
        <w:t>(</w:t>
      </w:r>
      <w:r w:rsidR="00D33641" w:rsidRPr="004D29A2">
        <w:rPr>
          <w:rFonts w:ascii="Courier New" w:hAnsi="Courier New" w:cs="Courier New"/>
          <w:b/>
          <w:bCs/>
          <w:color w:val="005032"/>
          <w:kern w:val="0"/>
          <w:sz w:val="22"/>
          <w:szCs w:val="20"/>
        </w:rPr>
        <w:t>Message</w:t>
      </w:r>
      <w:r w:rsidR="00D33641" w:rsidRPr="004D29A2">
        <w:rPr>
          <w:rFonts w:ascii="Courier New" w:hAnsi="Courier New" w:cs="Courier New"/>
          <w:color w:val="000000"/>
          <w:kern w:val="0"/>
          <w:sz w:val="22"/>
          <w:szCs w:val="20"/>
        </w:rPr>
        <w:t xml:space="preserve"> msg)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switch</w:t>
      </w:r>
      <w:r w:rsidRPr="004D29A2">
        <w:rPr>
          <w:rFonts w:ascii="Courier New" w:hAnsi="Courier New" w:cs="Courier New"/>
          <w:color w:val="000000"/>
          <w:kern w:val="0"/>
          <w:sz w:val="22"/>
          <w:szCs w:val="20"/>
        </w:rPr>
        <w:t xml:space="preserve"> (msg.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setText</w:t>
      </w:r>
      <w:r w:rsidRPr="004D29A2">
        <w:rPr>
          <w:rFonts w:ascii="Courier New" w:hAnsi="Courier New" w:cs="Courier New"/>
          <w:color w:val="000000"/>
          <w:kern w:val="0"/>
          <w:sz w:val="22"/>
          <w:szCs w:val="20"/>
        </w:rPr>
        <w:t>(</w:t>
      </w:r>
      <w:r w:rsidRPr="004D29A2">
        <w:rPr>
          <w:rFonts w:ascii="Courier New" w:hAnsi="Courier New" w:cs="Courier New"/>
          <w:color w:val="2A00FF"/>
          <w:kern w:val="0"/>
          <w:sz w:val="22"/>
          <w:szCs w:val="20"/>
        </w:rPr>
        <w:t>"Square Result : "</w:t>
      </w:r>
      <w:r w:rsidRPr="004D29A2">
        <w:rPr>
          <w:rFonts w:ascii="Courier New" w:hAnsi="Courier New" w:cs="Courier New"/>
          <w:color w:val="000000"/>
          <w:kern w:val="0"/>
          <w:sz w:val="22"/>
          <w:szCs w:val="20"/>
        </w:rPr>
        <w:t xml:space="preserve"> + 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mBackText</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setText</w:t>
      </w:r>
      <w:r w:rsidRPr="004D29A2">
        <w:rPr>
          <w:rFonts w:ascii="Courier New" w:hAnsi="Courier New" w:cs="Courier New"/>
          <w:color w:val="000000"/>
          <w:kern w:val="0"/>
          <w:sz w:val="22"/>
          <w:szCs w:val="20"/>
        </w:rPr>
        <w:t>(</w:t>
      </w:r>
      <w:r w:rsidRPr="004D29A2">
        <w:rPr>
          <w:rFonts w:ascii="Courier New" w:hAnsi="Courier New" w:cs="Courier New"/>
          <w:color w:val="2A00FF"/>
          <w:kern w:val="0"/>
          <w:sz w:val="22"/>
          <w:szCs w:val="20"/>
        </w:rPr>
        <w:t>"Root Result : "</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Double</w:t>
      </w:r>
      <w:r w:rsidRPr="004D29A2">
        <w:rPr>
          <w:rFonts w:ascii="Courier New" w:hAnsi="Courier New" w:cs="Courier New"/>
          <w:color w:val="000000"/>
          <w:kern w:val="0"/>
          <w:sz w:val="22"/>
          <w:szCs w:val="20"/>
        </w:rPr>
        <w:t>)msg.</w:t>
      </w:r>
      <w:r w:rsidRPr="004D29A2">
        <w:rPr>
          <w:rFonts w:ascii="Courier New" w:hAnsi="Courier New" w:cs="Courier New"/>
          <w:color w:val="0000C0"/>
          <w:kern w:val="0"/>
          <w:sz w:val="22"/>
          <w:szCs w:val="20"/>
        </w:rPr>
        <w:t>obj</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doubleValue</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themeColor="text1"/>
          <w:kern w:val="0"/>
          <w:sz w:val="22"/>
          <w:szCs w:val="20"/>
        </w:rPr>
        <w:pict>
          <v:rect id="_x0000_s1103" style="position:absolute;margin-left:317.95pt;margin-top:3pt;width:146.9pt;height:128.45pt;z-index:251740160" filled="f" strokecolor="black [3213]" strokeweight="1pt">
            <v:textbox>
              <w:txbxContent>
                <w:p w:rsidR="00E05E9B" w:rsidRDefault="00E05E9B">
                  <w:r>
                    <w:t>루퍼를준비한다</w:t>
                  </w:r>
                  <w:r>
                    <w:rPr>
                      <w:rFonts w:hint="eastAsia"/>
                    </w:rPr>
                    <w:t>.</w:t>
                  </w:r>
                </w:p>
                <w:p w:rsidR="00E05E9B" w:rsidRDefault="00E05E9B">
                  <w:r>
                    <w:rPr>
                      <w:rFonts w:hint="eastAsia"/>
                    </w:rPr>
                    <w:t>루프를돌면서 감시한다</w:t>
                  </w:r>
                </w:p>
                <w:p w:rsidR="00E05E9B" w:rsidRDefault="00E05E9B"/>
                <w:p w:rsidR="00E05E9B" w:rsidRDefault="00E05E9B">
                  <w:r>
                    <w:rPr>
                      <w:rFonts w:hint="eastAsia"/>
                    </w:rPr>
                    <w:t>메인에는 루퍼가있지만 여기에는없기 때문에 생만들어줘야한다.</w:t>
                  </w:r>
                </w:p>
              </w:txbxContent>
            </v:textbox>
          </v:rect>
        </w:pict>
      </w:r>
      <w:r w:rsidR="00D33641" w:rsidRPr="004D29A2">
        <w:rPr>
          <w:rFonts w:ascii="Courier New" w:hAnsi="Courier New" w:cs="Courier New"/>
          <w:b/>
          <w:bCs/>
          <w:color w:val="7F0055"/>
          <w:kern w:val="0"/>
          <w:sz w:val="22"/>
          <w:szCs w:val="20"/>
        </w:rPr>
        <w:t>class</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005032"/>
          <w:kern w:val="0"/>
          <w:sz w:val="22"/>
          <w:szCs w:val="20"/>
        </w:rPr>
        <w:t>CalcThread</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7F0055"/>
          <w:kern w:val="0"/>
          <w:sz w:val="22"/>
          <w:szCs w:val="20"/>
        </w:rPr>
        <w:t>extends</w:t>
      </w:r>
      <w:r w:rsidR="00D33641" w:rsidRPr="004D29A2">
        <w:rPr>
          <w:rFonts w:ascii="Courier New" w:hAnsi="Courier New" w:cs="Courier New"/>
          <w:color w:val="000000"/>
          <w:kern w:val="0"/>
          <w:sz w:val="22"/>
          <w:szCs w:val="20"/>
        </w:rPr>
        <w:t xml:space="preserve"> </w:t>
      </w:r>
      <w:r w:rsidR="00D33641" w:rsidRPr="004D29A2">
        <w:rPr>
          <w:rFonts w:ascii="Courier New" w:hAnsi="Courier New" w:cs="Courier New"/>
          <w:b/>
          <w:bCs/>
          <w:color w:val="005032"/>
          <w:kern w:val="0"/>
          <w:sz w:val="22"/>
          <w:szCs w:val="20"/>
        </w:rPr>
        <w:t>Thread</w:t>
      </w:r>
      <w:r w:rsidR="00D33641" w:rsidRPr="004D29A2">
        <w:rPr>
          <w:rFonts w:ascii="Courier New" w:hAnsi="Courier New" w:cs="Courier New"/>
          <w:color w:val="000000"/>
          <w:kern w:val="0"/>
          <w:sz w:val="22"/>
          <w:szCs w:val="20"/>
        </w:rPr>
        <w:t xml:space="preserv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mMainHandler</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008000"/>
          <w:kern w:val="0"/>
          <w:sz w:val="22"/>
          <w:szCs w:val="20"/>
        </w:rPr>
        <w:t>CalcThread</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handler)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C0"/>
          <w:kern w:val="0"/>
          <w:sz w:val="22"/>
          <w:szCs w:val="20"/>
        </w:rPr>
        <w:t>mMainHandler</w:t>
      </w:r>
      <w:r w:rsidRPr="004D29A2">
        <w:rPr>
          <w:rFonts w:ascii="Courier New" w:hAnsi="Courier New" w:cs="Courier New"/>
          <w:color w:val="000000"/>
          <w:kern w:val="0"/>
          <w:sz w:val="22"/>
          <w:szCs w:val="20"/>
        </w:rPr>
        <w:t xml:space="preserve"> = handler;</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shape id="_x0000_s1104" type="#_x0000_t32" style="position:absolute;margin-left:199.85pt;margin-top:4.95pt;width:118.1pt;height:42.65pt;flip:y;z-index:251741184" o:connectortype="straight">
            <v:stroke endarrow="block"/>
          </v:shape>
        </w:pict>
      </w:r>
      <w:r w:rsidR="00D33641"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run</w:t>
      </w:r>
      <w:r w:rsidRPr="004D29A2">
        <w:rPr>
          <w:rFonts w:ascii="Courier New" w:hAnsi="Courier New" w:cs="Courier New"/>
          <w:color w:val="000000"/>
          <w:kern w:val="0"/>
          <w:sz w:val="22"/>
          <w:szCs w:val="20"/>
        </w:rPr>
        <w:t>() {</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rect id="_x0000_s1096" style="position:absolute;margin-left:66.8pt;margin-top:-.2pt;width:133.05pt;height:27.65pt;z-index:251732992" filled="f" strokecolor="red" strokeweight="3pt"/>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b/>
          <w:bCs/>
          <w:color w:val="005032"/>
          <w:kern w:val="0"/>
          <w:sz w:val="22"/>
          <w:szCs w:val="20"/>
        </w:rPr>
        <w:t>Looper</w:t>
      </w:r>
      <w:r w:rsidR="00D33641" w:rsidRPr="004D29A2">
        <w:rPr>
          <w:rFonts w:ascii="Courier New" w:hAnsi="Courier New" w:cs="Courier New"/>
          <w:color w:val="000000"/>
          <w:kern w:val="0"/>
          <w:sz w:val="22"/>
          <w:szCs w:val="20"/>
        </w:rPr>
        <w:t>.</w:t>
      </w:r>
      <w:r w:rsidR="00D33641" w:rsidRPr="004D29A2">
        <w:rPr>
          <w:rFonts w:ascii="Courier New" w:hAnsi="Courier New" w:cs="Courier New"/>
          <w:i/>
          <w:iCs/>
          <w:color w:val="000000"/>
          <w:kern w:val="0"/>
          <w:sz w:val="22"/>
          <w:szCs w:val="20"/>
        </w:rPr>
        <w:t>prepare</w:t>
      </w:r>
      <w:r w:rsidR="00D33641"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Looper</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loop</w:t>
      </w:r>
      <w:r w:rsidRPr="004D29A2">
        <w:rPr>
          <w:rFonts w:ascii="Courier New" w:hAnsi="Courier New" w:cs="Courier New"/>
          <w:color w:val="000000"/>
          <w:kern w:val="0"/>
          <w:sz w:val="22"/>
          <w:szCs w:val="20"/>
        </w:rPr>
        <w:t>();</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rect id="_x0000_s1097" style="position:absolute;margin-left:-5.2pt;margin-top:10.65pt;width:418.2pt;height:266.65pt;z-index:251734016" filled="f" strokecolor="red" strokeweight="1.5pt"/>
        </w:pict>
      </w:r>
      <w:r w:rsidR="00D33641"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Handler</w:t>
      </w:r>
      <w:r w:rsidRPr="004D29A2">
        <w:rPr>
          <w:rFonts w:ascii="Courier New" w:hAnsi="Courier New" w:cs="Courier New"/>
          <w:color w:val="000000"/>
          <w:kern w:val="0"/>
          <w:sz w:val="22"/>
          <w:szCs w:val="20"/>
        </w:rPr>
        <w:t xml:space="preserve"> </w:t>
      </w:r>
      <w:r w:rsidRPr="004D29A2">
        <w:rPr>
          <w:rFonts w:ascii="Courier New" w:hAnsi="Courier New" w:cs="Courier New"/>
          <w:color w:val="0000C0"/>
          <w:kern w:val="0"/>
          <w:sz w:val="22"/>
          <w:szCs w:val="20"/>
        </w:rPr>
        <w:t>mBackHandler</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Handler</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public</w:t>
      </w:r>
      <w:r w:rsidRPr="004D29A2">
        <w:rPr>
          <w:rFonts w:ascii="Courier New" w:hAnsi="Courier New" w:cs="Courier New"/>
          <w:color w:val="000000"/>
          <w:kern w:val="0"/>
          <w:sz w:val="22"/>
          <w:szCs w:val="20"/>
        </w:rPr>
        <w:t xml:space="preserve"> </w:t>
      </w:r>
      <w:r w:rsidRPr="004D29A2">
        <w:rPr>
          <w:rFonts w:ascii="Courier New" w:hAnsi="Courier New" w:cs="Courier New"/>
          <w:b/>
          <w:bCs/>
          <w:color w:val="7F0055"/>
          <w:kern w:val="0"/>
          <w:sz w:val="22"/>
          <w:szCs w:val="20"/>
        </w:rPr>
        <w:t>void</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handleMessage</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msg)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 xml:space="preserve"> retmsg = </w:t>
      </w:r>
      <w:r w:rsidRPr="004D29A2">
        <w:rPr>
          <w:rFonts w:ascii="Courier New" w:hAnsi="Courier New" w:cs="Courier New"/>
          <w:b/>
          <w:bCs/>
          <w:color w:val="005032"/>
          <w:kern w:val="0"/>
          <w:sz w:val="22"/>
          <w:szCs w:val="20"/>
        </w:rPr>
        <w:t>Message</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obtain</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switch</w:t>
      </w:r>
      <w:r w:rsidRPr="004D29A2">
        <w:rPr>
          <w:rFonts w:ascii="Courier New" w:hAnsi="Courier New" w:cs="Courier New"/>
          <w:color w:val="000000"/>
          <w:kern w:val="0"/>
          <w:sz w:val="22"/>
          <w:szCs w:val="20"/>
        </w:rPr>
        <w:t xml:space="preserve"> (msg.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try</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Thread</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sleep</w:t>
      </w:r>
      <w:r w:rsidRPr="004D29A2">
        <w:rPr>
          <w:rFonts w:ascii="Courier New" w:hAnsi="Courier New" w:cs="Courier New"/>
          <w:color w:val="000000"/>
          <w:kern w:val="0"/>
          <w:sz w:val="22"/>
          <w:szCs w:val="20"/>
        </w:rPr>
        <w:t xml:space="preserve">(100); } </w:t>
      </w:r>
      <w:r w:rsidRPr="004D29A2">
        <w:rPr>
          <w:rFonts w:ascii="Courier New" w:hAnsi="Courier New" w:cs="Courier New"/>
          <w:b/>
          <w:bCs/>
          <w:color w:val="7F0055"/>
          <w:kern w:val="0"/>
          <w:sz w:val="22"/>
          <w:szCs w:val="20"/>
        </w:rPr>
        <w:t>catch</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InterruptedException</w:t>
      </w:r>
      <w:r w:rsidRPr="004D29A2">
        <w:rPr>
          <w:rFonts w:ascii="Courier New" w:hAnsi="Courier New" w:cs="Courier New"/>
          <w:color w:val="000000"/>
          <w:kern w:val="0"/>
          <w:sz w:val="22"/>
          <w:szCs w:val="20"/>
        </w:rPr>
        <w:t xml:space="preserve"> 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0;</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 xml:space="preserve"> * 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case</w:t>
      </w:r>
      <w:r w:rsidRPr="004D29A2">
        <w:rPr>
          <w:rFonts w:ascii="Courier New" w:hAnsi="Courier New" w:cs="Courier New"/>
          <w:color w:val="000000"/>
          <w:kern w:val="0"/>
          <w:sz w:val="22"/>
          <w:szCs w:val="20"/>
        </w:rPr>
        <w:t xml:space="preserve">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try</w:t>
      </w:r>
      <w:r w:rsidRPr="004D29A2">
        <w:rPr>
          <w:rFonts w:ascii="Courier New" w:hAnsi="Courier New" w:cs="Courier New"/>
          <w:color w:val="000000"/>
          <w:kern w:val="0"/>
          <w:sz w:val="22"/>
          <w:szCs w:val="20"/>
        </w:rPr>
        <w:t xml:space="preserve"> { </w:t>
      </w:r>
      <w:r w:rsidRPr="004D29A2">
        <w:rPr>
          <w:rFonts w:ascii="Courier New" w:hAnsi="Courier New" w:cs="Courier New"/>
          <w:b/>
          <w:bCs/>
          <w:color w:val="005032"/>
          <w:kern w:val="0"/>
          <w:sz w:val="22"/>
          <w:szCs w:val="20"/>
        </w:rPr>
        <w:t>Thread</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sleep</w:t>
      </w:r>
      <w:r w:rsidRPr="004D29A2">
        <w:rPr>
          <w:rFonts w:ascii="Courier New" w:hAnsi="Courier New" w:cs="Courier New"/>
          <w:color w:val="000000"/>
          <w:kern w:val="0"/>
          <w:sz w:val="22"/>
          <w:szCs w:val="20"/>
        </w:rPr>
        <w:t xml:space="preserve">(100); } </w:t>
      </w:r>
      <w:r w:rsidRPr="004D29A2">
        <w:rPr>
          <w:rFonts w:ascii="Courier New" w:hAnsi="Courier New" w:cs="Courier New"/>
          <w:b/>
          <w:bCs/>
          <w:color w:val="7F0055"/>
          <w:kern w:val="0"/>
          <w:sz w:val="22"/>
          <w:szCs w:val="20"/>
        </w:rPr>
        <w:t>catch</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5032"/>
          <w:kern w:val="0"/>
          <w:sz w:val="22"/>
          <w:szCs w:val="20"/>
        </w:rPr>
        <w:t>InterruptedException</w:t>
      </w:r>
      <w:r w:rsidRPr="004D29A2">
        <w:rPr>
          <w:rFonts w:ascii="Courier New" w:hAnsi="Courier New" w:cs="Courier New"/>
          <w:color w:val="000000"/>
          <w:kern w:val="0"/>
          <w:sz w:val="22"/>
          <w:szCs w:val="20"/>
        </w:rPr>
        <w:t xml:space="preserve"> e) {;}</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what</w:t>
      </w:r>
      <w:r w:rsidRPr="004D29A2">
        <w:rPr>
          <w:rFonts w:ascii="Courier New" w:hAnsi="Courier New" w:cs="Courier New"/>
          <w:color w:val="000000"/>
          <w:kern w:val="0"/>
          <w:sz w:val="22"/>
          <w:szCs w:val="20"/>
        </w:rPr>
        <w:t xml:space="preserve"> = 1;</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retmsg.</w:t>
      </w:r>
      <w:r w:rsidRPr="004D29A2">
        <w:rPr>
          <w:rFonts w:ascii="Courier New" w:hAnsi="Courier New" w:cs="Courier New"/>
          <w:color w:val="0000C0"/>
          <w:kern w:val="0"/>
          <w:sz w:val="22"/>
          <w:szCs w:val="20"/>
        </w:rPr>
        <w:t>obj</w:t>
      </w:r>
      <w:r w:rsidRPr="004D29A2">
        <w:rPr>
          <w:rFonts w:ascii="Courier New" w:hAnsi="Courier New" w:cs="Courier New"/>
          <w:color w:val="000000"/>
          <w:kern w:val="0"/>
          <w:sz w:val="22"/>
          <w:szCs w:val="20"/>
        </w:rPr>
        <w:t xml:space="preserve"> = </w:t>
      </w:r>
      <w:r w:rsidRPr="004D29A2">
        <w:rPr>
          <w:rFonts w:ascii="Courier New" w:hAnsi="Courier New" w:cs="Courier New"/>
          <w:b/>
          <w:bCs/>
          <w:color w:val="7F0055"/>
          <w:kern w:val="0"/>
          <w:sz w:val="22"/>
          <w:szCs w:val="20"/>
        </w:rPr>
        <w:t>new</w:t>
      </w:r>
      <w:r w:rsidRPr="004D29A2">
        <w:rPr>
          <w:rFonts w:ascii="Courier New" w:hAnsi="Courier New" w:cs="Courier New"/>
          <w:color w:val="000000"/>
          <w:kern w:val="0"/>
          <w:sz w:val="22"/>
          <w:szCs w:val="20"/>
        </w:rPr>
        <w:t xml:space="preserve"> </w:t>
      </w:r>
      <w:r w:rsidRPr="004D29A2">
        <w:rPr>
          <w:rFonts w:ascii="Courier New" w:hAnsi="Courier New" w:cs="Courier New"/>
          <w:b/>
          <w:bCs/>
          <w:color w:val="008000"/>
          <w:kern w:val="0"/>
          <w:sz w:val="22"/>
          <w:szCs w:val="20"/>
        </w:rPr>
        <w:t>Double</w:t>
      </w:r>
      <w:r w:rsidRPr="004D29A2">
        <w:rPr>
          <w:rFonts w:ascii="Courier New" w:hAnsi="Courier New" w:cs="Courier New"/>
          <w:color w:val="000000"/>
          <w:kern w:val="0"/>
          <w:sz w:val="22"/>
          <w:szCs w:val="20"/>
        </w:rPr>
        <w:t>(</w:t>
      </w:r>
      <w:r w:rsidRPr="004D29A2">
        <w:rPr>
          <w:rFonts w:ascii="Courier New" w:hAnsi="Courier New" w:cs="Courier New"/>
          <w:b/>
          <w:bCs/>
          <w:color w:val="005032"/>
          <w:kern w:val="0"/>
          <w:sz w:val="22"/>
          <w:szCs w:val="20"/>
        </w:rPr>
        <w:t>Math</w:t>
      </w:r>
      <w:r w:rsidRPr="004D29A2">
        <w:rPr>
          <w:rFonts w:ascii="Courier New" w:hAnsi="Courier New" w:cs="Courier New"/>
          <w:color w:val="000000"/>
          <w:kern w:val="0"/>
          <w:sz w:val="22"/>
          <w:szCs w:val="20"/>
        </w:rPr>
        <w:t>.</w:t>
      </w:r>
      <w:r w:rsidRPr="004D29A2">
        <w:rPr>
          <w:rFonts w:ascii="Courier New" w:hAnsi="Courier New" w:cs="Courier New"/>
          <w:i/>
          <w:iCs/>
          <w:color w:val="000000"/>
          <w:kern w:val="0"/>
          <w:sz w:val="22"/>
          <w:szCs w:val="20"/>
        </w:rPr>
        <w:t>sqrt</w:t>
      </w:r>
      <w:r w:rsidRPr="004D29A2">
        <w:rPr>
          <w:rFonts w:ascii="Courier New" w:hAnsi="Courier New" w:cs="Courier New"/>
          <w:color w:val="000000"/>
          <w:kern w:val="0"/>
          <w:sz w:val="22"/>
          <w:szCs w:val="20"/>
        </w:rPr>
        <w:t>((</w:t>
      </w:r>
      <w:r w:rsidRPr="004D29A2">
        <w:rPr>
          <w:rFonts w:ascii="Courier New" w:hAnsi="Courier New" w:cs="Courier New"/>
          <w:b/>
          <w:bCs/>
          <w:color w:val="7F0055"/>
          <w:kern w:val="0"/>
          <w:sz w:val="22"/>
          <w:szCs w:val="20"/>
        </w:rPr>
        <w:t>double</w:t>
      </w:r>
      <w:r w:rsidRPr="004D29A2">
        <w:rPr>
          <w:rFonts w:ascii="Courier New" w:hAnsi="Courier New" w:cs="Courier New"/>
          <w:color w:val="000000"/>
          <w:kern w:val="0"/>
          <w:sz w:val="22"/>
          <w:szCs w:val="20"/>
        </w:rPr>
        <w:t>)msg.</w:t>
      </w:r>
      <w:r w:rsidRPr="004D29A2">
        <w:rPr>
          <w:rFonts w:ascii="Courier New" w:hAnsi="Courier New" w:cs="Courier New"/>
          <w:color w:val="0000C0"/>
          <w:kern w:val="0"/>
          <w:sz w:val="22"/>
          <w:szCs w:val="20"/>
        </w:rPr>
        <w:t>arg1</w:t>
      </w:r>
      <w:r w:rsidRPr="004D29A2">
        <w:rPr>
          <w:rFonts w:ascii="Courier New" w:hAnsi="Courier New" w:cs="Courier New"/>
          <w:color w:val="000000"/>
          <w:kern w:val="0"/>
          <w:sz w:val="22"/>
          <w:szCs w:val="20"/>
        </w:rPr>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r>
      <w:r w:rsidRPr="004D29A2">
        <w:rPr>
          <w:rFonts w:ascii="Courier New" w:hAnsi="Courier New" w:cs="Courier New"/>
          <w:b/>
          <w:bCs/>
          <w:color w:val="7F0055"/>
          <w:kern w:val="0"/>
          <w:sz w:val="22"/>
          <w:szCs w:val="20"/>
        </w:rPr>
        <w:t>break</w:t>
      </w:r>
      <w:r w:rsidRPr="004D29A2">
        <w:rPr>
          <w:rFonts w:ascii="Courier New" w:hAnsi="Courier New" w:cs="Courier New"/>
          <w:color w:val="000000"/>
          <w:kern w:val="0"/>
          <w:sz w:val="22"/>
          <w:szCs w:val="20"/>
        </w:rPr>
        <w:t>;</w:t>
      </w:r>
    </w:p>
    <w:p w:rsidR="00D33641" w:rsidRPr="004D29A2" w:rsidRDefault="00DE14F8" w:rsidP="00D33641">
      <w:pPr>
        <w:wordWrap/>
        <w:adjustRightInd w:val="0"/>
        <w:jc w:val="left"/>
        <w:rPr>
          <w:rFonts w:ascii="Courier New" w:hAnsi="Courier New" w:cs="Courier New"/>
          <w:kern w:val="0"/>
          <w:sz w:val="22"/>
          <w:szCs w:val="20"/>
        </w:rPr>
      </w:pPr>
      <w:r w:rsidRPr="00DE14F8">
        <w:rPr>
          <w:rFonts w:ascii="Courier New" w:hAnsi="Courier New" w:cs="Courier New"/>
          <w:noProof/>
          <w:color w:val="000000"/>
          <w:kern w:val="0"/>
          <w:sz w:val="22"/>
          <w:szCs w:val="20"/>
        </w:rPr>
        <w:pict>
          <v:rect id="_x0000_s1098" style="position:absolute;margin-left:-5.2pt;margin-top:11.45pt;width:418.2pt;height:16.9pt;flip:y;z-index:251735040" filled="f" strokecolor="red" strokeweight="1.5pt"/>
        </w:pict>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r>
      <w:r w:rsidR="00D33641" w:rsidRPr="004D29A2">
        <w:rPr>
          <w:rFonts w:ascii="Courier New" w:hAnsi="Courier New" w:cs="Courier New"/>
          <w:color w:val="000000"/>
          <w:kern w:val="0"/>
          <w:sz w:val="22"/>
          <w:szCs w:val="20"/>
        </w:rPr>
        <w:tab/>
        <w:t>}</w:t>
      </w:r>
    </w:p>
    <w:p w:rsidR="00D33641" w:rsidRPr="004D29A2" w:rsidRDefault="00D33641" w:rsidP="00D33641">
      <w:pPr>
        <w:wordWrap/>
        <w:adjustRightInd w:val="0"/>
        <w:jc w:val="left"/>
        <w:rPr>
          <w:rFonts w:ascii="Courier New" w:hAnsi="Courier New" w:cs="Courier New"/>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 xml:space="preserve">    </w:t>
      </w:r>
      <w:r w:rsidRPr="004D29A2">
        <w:rPr>
          <w:rFonts w:ascii="Courier New" w:hAnsi="Courier New" w:cs="Courier New"/>
          <w:color w:val="0000C0"/>
          <w:kern w:val="0"/>
          <w:sz w:val="22"/>
          <w:szCs w:val="20"/>
        </w:rPr>
        <w:t>mMainHandler</w:t>
      </w:r>
      <w:r w:rsidRPr="004D29A2">
        <w:rPr>
          <w:rFonts w:ascii="Courier New" w:hAnsi="Courier New" w:cs="Courier New"/>
          <w:color w:val="000000"/>
          <w:kern w:val="0"/>
          <w:sz w:val="22"/>
          <w:szCs w:val="20"/>
        </w:rPr>
        <w:t>.</w:t>
      </w:r>
      <w:r w:rsidRPr="004D29A2">
        <w:rPr>
          <w:rFonts w:ascii="Courier New" w:hAnsi="Courier New" w:cs="Courier New"/>
          <w:b/>
          <w:bCs/>
          <w:color w:val="008000"/>
          <w:kern w:val="0"/>
          <w:sz w:val="22"/>
          <w:szCs w:val="20"/>
        </w:rPr>
        <w:t>sendMessage</w:t>
      </w:r>
      <w:r w:rsidRPr="004D29A2">
        <w:rPr>
          <w:rFonts w:ascii="Courier New" w:hAnsi="Courier New" w:cs="Courier New"/>
          <w:color w:val="000000"/>
          <w:kern w:val="0"/>
          <w:sz w:val="22"/>
          <w:szCs w:val="20"/>
        </w:rPr>
        <w:t>(retmsg);</w:t>
      </w:r>
    </w:p>
    <w:p w:rsidR="0086783D" w:rsidRDefault="00D33641" w:rsidP="0086783D">
      <w:pPr>
        <w:wordWrap/>
        <w:adjustRightInd w:val="0"/>
        <w:jc w:val="left"/>
        <w:rPr>
          <w:rFonts w:ascii="Courier New" w:hAnsi="Courier New" w:cs="Courier New"/>
          <w:color w:val="000000"/>
          <w:kern w:val="0"/>
          <w:sz w:val="22"/>
          <w:szCs w:val="20"/>
        </w:rPr>
      </w:pPr>
      <w:r w:rsidRPr="004D29A2">
        <w:rPr>
          <w:rFonts w:ascii="Courier New" w:hAnsi="Courier New" w:cs="Courier New"/>
          <w:color w:val="000000"/>
          <w:kern w:val="0"/>
          <w:sz w:val="22"/>
          <w:szCs w:val="20"/>
        </w:rPr>
        <w:tab/>
      </w:r>
      <w:r w:rsidRPr="004D29A2">
        <w:rPr>
          <w:rFonts w:ascii="Courier New" w:hAnsi="Courier New" w:cs="Courier New"/>
          <w:color w:val="000000"/>
          <w:kern w:val="0"/>
          <w:sz w:val="22"/>
          <w:szCs w:val="20"/>
        </w:rPr>
        <w:tab/>
        <w:t>}</w:t>
      </w:r>
      <w:r w:rsidRPr="004D29A2">
        <w:rPr>
          <w:rFonts w:ascii="Courier New" w:hAnsi="Courier New" w:cs="Courier New"/>
          <w:color w:val="000000"/>
          <w:kern w:val="0"/>
          <w:sz w:val="22"/>
          <w:szCs w:val="20"/>
        </w:rPr>
        <w:tab/>
        <w:t>};}</w:t>
      </w:r>
    </w:p>
    <w:tbl>
      <w:tblPr>
        <w:tblStyle w:val="a4"/>
        <w:tblW w:w="0" w:type="auto"/>
        <w:tblLook w:val="04A0"/>
      </w:tblPr>
      <w:tblGrid>
        <w:gridCol w:w="3369"/>
        <w:gridCol w:w="5855"/>
      </w:tblGrid>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lastRenderedPageBreak/>
              <w:t>S</w:t>
            </w:r>
            <w:r>
              <w:rPr>
                <w:rFonts w:ascii="Courier New" w:hAnsi="Courier New" w:cs="Courier New" w:hint="eastAsia"/>
                <w:kern w:val="0"/>
                <w:sz w:val="22"/>
                <w:szCs w:val="20"/>
              </w:rPr>
              <w:t>tatic void prepare()</w:t>
            </w:r>
          </w:p>
        </w:tc>
        <w:tc>
          <w:tcPr>
            <w:tcW w:w="5855"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현재스레드를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위한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루퍼를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준비한다</w:t>
            </w:r>
          </w:p>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내부적으로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메시지를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저장하기</w:t>
            </w:r>
            <w:r>
              <w:rPr>
                <w:rFonts w:ascii="Courier New" w:hAnsi="Courier New" w:cs="Courier New" w:hint="eastAsia"/>
                <w:kern w:val="0"/>
                <w:sz w:val="22"/>
                <w:szCs w:val="20"/>
              </w:rPr>
              <w:t xml:space="preserve"> </w:t>
            </w:r>
            <w:r>
              <w:rPr>
                <w:rFonts w:ascii="Courier New" w:hAnsi="Courier New" w:cs="Courier New" w:hint="eastAsia"/>
                <w:kern w:val="0"/>
                <w:sz w:val="22"/>
                <w:szCs w:val="20"/>
              </w:rPr>
              <w:t>위한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메시지큐를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생성하고</w:t>
            </w:r>
            <w:r>
              <w:rPr>
                <w:rFonts w:ascii="Courier New" w:hAnsi="Courier New" w:cs="Courier New" w:hint="eastAsia"/>
                <w:kern w:val="0"/>
                <w:sz w:val="22"/>
                <w:szCs w:val="20"/>
              </w:rPr>
              <w:t xml:space="preserve"> </w:t>
            </w:r>
            <w:r>
              <w:rPr>
                <w:rFonts w:ascii="Courier New" w:hAnsi="Courier New" w:cs="Courier New" w:hint="eastAsia"/>
                <w:kern w:val="0"/>
                <w:sz w:val="22"/>
                <w:szCs w:val="20"/>
              </w:rPr>
              <w:t>기타메시지</w:t>
            </w:r>
            <w:r>
              <w:rPr>
                <w:rFonts w:ascii="Courier New" w:hAnsi="Courier New" w:cs="Courier New" w:hint="eastAsia"/>
                <w:kern w:val="0"/>
                <w:sz w:val="22"/>
                <w:szCs w:val="20"/>
              </w:rPr>
              <w:t xml:space="preserve"> </w:t>
            </w:r>
            <w:r>
              <w:rPr>
                <w:rFonts w:ascii="Courier New" w:hAnsi="Courier New" w:cs="Courier New" w:hint="eastAsia"/>
                <w:kern w:val="0"/>
                <w:sz w:val="22"/>
                <w:szCs w:val="20"/>
              </w:rPr>
              <w:t>전송에</w:t>
            </w:r>
            <w:r>
              <w:rPr>
                <w:rFonts w:ascii="Courier New" w:hAnsi="Courier New" w:cs="Courier New" w:hint="eastAsia"/>
                <w:kern w:val="0"/>
                <w:sz w:val="22"/>
                <w:szCs w:val="20"/>
              </w:rPr>
              <w:t xml:space="preserve"> </w:t>
            </w:r>
            <w:r>
              <w:rPr>
                <w:rFonts w:ascii="Courier New" w:hAnsi="Courier New" w:cs="Courier New" w:hint="eastAsia"/>
                <w:kern w:val="0"/>
                <w:sz w:val="22"/>
                <w:szCs w:val="20"/>
              </w:rPr>
              <w:t>필요한</w:t>
            </w:r>
            <w:r>
              <w:rPr>
                <w:rFonts w:ascii="Courier New" w:hAnsi="Courier New" w:cs="Courier New" w:hint="eastAsia"/>
                <w:kern w:val="0"/>
                <w:sz w:val="22"/>
                <w:szCs w:val="20"/>
              </w:rPr>
              <w:t xml:space="preserve"> </w:t>
            </w:r>
            <w:r>
              <w:rPr>
                <w:rFonts w:ascii="Courier New" w:hAnsi="Courier New" w:cs="Courier New" w:hint="eastAsia"/>
                <w:kern w:val="0"/>
                <w:sz w:val="22"/>
                <w:szCs w:val="20"/>
              </w:rPr>
              <w:t>조치를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할것이다</w:t>
            </w:r>
          </w:p>
        </w:tc>
      </w:tr>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void loop()</w:t>
            </w:r>
          </w:p>
        </w:tc>
        <w:tc>
          <w:tcPr>
            <w:tcW w:w="5855"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큐에서</w:t>
            </w:r>
            <w:r>
              <w:rPr>
                <w:rFonts w:ascii="Courier New" w:hAnsi="Courier New" w:cs="Courier New" w:hint="eastAsia"/>
                <w:kern w:val="0"/>
                <w:sz w:val="22"/>
                <w:szCs w:val="20"/>
              </w:rPr>
              <w:t xml:space="preserve"> </w:t>
            </w:r>
            <w:r>
              <w:rPr>
                <w:rFonts w:ascii="Courier New" w:hAnsi="Courier New" w:cs="Courier New" w:hint="eastAsia"/>
                <w:kern w:val="0"/>
                <w:sz w:val="22"/>
                <w:szCs w:val="20"/>
              </w:rPr>
              <w:t>메시지를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꺼내</w:t>
            </w:r>
            <w:r>
              <w:rPr>
                <w:rFonts w:ascii="Courier New" w:hAnsi="Courier New" w:cs="Courier New" w:hint="eastAsia"/>
                <w:kern w:val="0"/>
                <w:sz w:val="22"/>
                <w:szCs w:val="20"/>
              </w:rPr>
              <w:t xml:space="preserve"> </w:t>
            </w:r>
            <w:r>
              <w:rPr>
                <w:rFonts w:ascii="Courier New" w:hAnsi="Courier New" w:cs="Courier New" w:hint="eastAsia"/>
                <w:kern w:val="0"/>
                <w:sz w:val="22"/>
                <w:szCs w:val="20"/>
              </w:rPr>
              <w:t>핸들러로</w:t>
            </w:r>
            <w:r>
              <w:rPr>
                <w:rFonts w:ascii="Courier New" w:hAnsi="Courier New" w:cs="Courier New" w:hint="eastAsia"/>
                <w:kern w:val="0"/>
                <w:sz w:val="22"/>
                <w:szCs w:val="20"/>
              </w:rPr>
              <w:t xml:space="preserve"> </w:t>
            </w:r>
            <w:r>
              <w:rPr>
                <w:rFonts w:ascii="Courier New" w:hAnsi="Courier New" w:cs="Courier New" w:hint="eastAsia"/>
                <w:kern w:val="0"/>
                <w:sz w:val="22"/>
                <w:szCs w:val="20"/>
              </w:rPr>
              <w:t>전달하는</w:t>
            </w:r>
            <w:r>
              <w:rPr>
                <w:rFonts w:ascii="Courier New" w:hAnsi="Courier New" w:cs="Courier New" w:hint="eastAsia"/>
                <w:kern w:val="0"/>
                <w:sz w:val="22"/>
                <w:szCs w:val="20"/>
              </w:rPr>
              <w:t xml:space="preserve"> </w:t>
            </w:r>
            <w:r>
              <w:rPr>
                <w:rFonts w:ascii="Courier New" w:hAnsi="Courier New" w:cs="Courier New" w:hint="eastAsia"/>
                <w:kern w:val="0"/>
                <w:sz w:val="22"/>
                <w:szCs w:val="20"/>
              </w:rPr>
              <w:t>루프를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샐행한다</w:t>
            </w:r>
            <w:r>
              <w:rPr>
                <w:rFonts w:ascii="Courier New" w:hAnsi="Courier New" w:cs="Courier New" w:hint="eastAsia"/>
                <w:kern w:val="0"/>
                <w:sz w:val="22"/>
                <w:szCs w:val="20"/>
              </w:rPr>
              <w:t xml:space="preserve"> quit</w:t>
            </w:r>
            <w:r>
              <w:rPr>
                <w:rFonts w:ascii="Courier New" w:hAnsi="Courier New" w:cs="Courier New" w:hint="eastAsia"/>
                <w:kern w:val="0"/>
                <w:sz w:val="22"/>
                <w:szCs w:val="20"/>
              </w:rPr>
              <w:t>메서드가</w:t>
            </w:r>
            <w:r>
              <w:rPr>
                <w:rFonts w:ascii="Courier New" w:hAnsi="Courier New" w:cs="Courier New" w:hint="eastAsia"/>
                <w:kern w:val="0"/>
                <w:sz w:val="22"/>
                <w:szCs w:val="20"/>
              </w:rPr>
              <w:t xml:space="preserve"> </w:t>
            </w:r>
            <w:r>
              <w:rPr>
                <w:rFonts w:ascii="Courier New" w:hAnsi="Courier New" w:cs="Courier New" w:hint="eastAsia"/>
                <w:kern w:val="0"/>
                <w:sz w:val="22"/>
                <w:szCs w:val="20"/>
              </w:rPr>
              <w:t>호출되어</w:t>
            </w:r>
            <w:r>
              <w:rPr>
                <w:rFonts w:ascii="Courier New" w:hAnsi="Courier New" w:cs="Courier New" w:hint="eastAsia"/>
                <w:kern w:val="0"/>
                <w:sz w:val="22"/>
                <w:szCs w:val="20"/>
              </w:rPr>
              <w:t xml:space="preserve"> </w:t>
            </w:r>
            <w:r>
              <w:rPr>
                <w:rFonts w:ascii="Courier New" w:hAnsi="Courier New" w:cs="Courier New" w:hint="eastAsia"/>
                <w:kern w:val="0"/>
                <w:sz w:val="22"/>
                <w:szCs w:val="20"/>
              </w:rPr>
              <w:t>루푸가</w:t>
            </w:r>
            <w:r>
              <w:rPr>
                <w:rFonts w:ascii="Courier New" w:hAnsi="Courier New" w:cs="Courier New" w:hint="eastAsia"/>
                <w:kern w:val="0"/>
                <w:sz w:val="22"/>
                <w:szCs w:val="20"/>
              </w:rPr>
              <w:t xml:space="preserve"> </w:t>
            </w:r>
            <w:r>
              <w:rPr>
                <w:rFonts w:ascii="Courier New" w:hAnsi="Courier New" w:cs="Courier New" w:hint="eastAsia"/>
                <w:kern w:val="0"/>
                <w:sz w:val="22"/>
                <w:szCs w:val="20"/>
              </w:rPr>
              <w:t>종료될때까지</w:t>
            </w:r>
            <w:r>
              <w:rPr>
                <w:rFonts w:ascii="Courier New" w:hAnsi="Courier New" w:cs="Courier New" w:hint="eastAsia"/>
                <w:kern w:val="0"/>
                <w:sz w:val="22"/>
                <w:szCs w:val="20"/>
              </w:rPr>
              <w:t xml:space="preserve">. </w:t>
            </w:r>
            <w:r>
              <w:rPr>
                <w:rFonts w:ascii="Courier New" w:hAnsi="Courier New" w:cs="Courier New" w:hint="eastAsia"/>
                <w:kern w:val="0"/>
                <w:sz w:val="22"/>
                <w:szCs w:val="20"/>
              </w:rPr>
              <w:t>무한반복</w:t>
            </w:r>
          </w:p>
        </w:tc>
      </w:tr>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quit()</w:t>
            </w:r>
          </w:p>
        </w:tc>
        <w:tc>
          <w:tcPr>
            <w:tcW w:w="5855"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루푸종료</w:t>
            </w:r>
          </w:p>
        </w:tc>
      </w:tr>
      <w:tr w:rsidR="00D171A1" w:rsidTr="000F167C">
        <w:tc>
          <w:tcPr>
            <w:tcW w:w="3369" w:type="dxa"/>
          </w:tcPr>
          <w:p w:rsidR="00D171A1"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Thread getThread()</w:t>
            </w:r>
          </w:p>
        </w:tc>
        <w:tc>
          <w:tcPr>
            <w:tcW w:w="5855" w:type="dxa"/>
          </w:tcPr>
          <w:p w:rsidR="00DF6D9A" w:rsidRDefault="00D171A1" w:rsidP="0086783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루퍼와</w:t>
            </w:r>
            <w:r>
              <w:rPr>
                <w:rFonts w:ascii="Courier New" w:hAnsi="Courier New" w:cs="Courier New" w:hint="eastAsia"/>
                <w:kern w:val="0"/>
                <w:sz w:val="22"/>
                <w:szCs w:val="20"/>
              </w:rPr>
              <w:t xml:space="preserve"> </w:t>
            </w:r>
            <w:r>
              <w:rPr>
                <w:rFonts w:ascii="Courier New" w:hAnsi="Courier New" w:cs="Courier New" w:hint="eastAsia"/>
                <w:kern w:val="0"/>
                <w:sz w:val="22"/>
                <w:szCs w:val="20"/>
              </w:rPr>
              <w:t>연결된</w:t>
            </w:r>
            <w:r>
              <w:rPr>
                <w:rFonts w:ascii="Courier New" w:hAnsi="Courier New" w:cs="Courier New" w:hint="eastAsia"/>
                <w:kern w:val="0"/>
                <w:sz w:val="22"/>
                <w:szCs w:val="20"/>
              </w:rPr>
              <w:t xml:space="preserve"> </w:t>
            </w:r>
            <w:r>
              <w:rPr>
                <w:rFonts w:ascii="Courier New" w:hAnsi="Courier New" w:cs="Courier New" w:hint="eastAsia"/>
                <w:kern w:val="0"/>
                <w:sz w:val="22"/>
                <w:szCs w:val="20"/>
              </w:rPr>
              <w:t>스레드를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구한다</w:t>
            </w:r>
            <w:r>
              <w:rPr>
                <w:rFonts w:ascii="Courier New" w:hAnsi="Courier New" w:cs="Courier New" w:hint="eastAsia"/>
                <w:kern w:val="0"/>
                <w:sz w:val="22"/>
                <w:szCs w:val="20"/>
              </w:rPr>
              <w:t xml:space="preserve"> </w:t>
            </w:r>
          </w:p>
        </w:tc>
      </w:tr>
      <w:tr w:rsidR="000F167C" w:rsidTr="000F167C">
        <w:tc>
          <w:tcPr>
            <w:tcW w:w="3369" w:type="dxa"/>
          </w:tcPr>
          <w:p w:rsidR="000F167C" w:rsidRDefault="000F167C"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Looper getMainLooper()</w:t>
            </w:r>
          </w:p>
        </w:tc>
        <w:tc>
          <w:tcPr>
            <w:tcW w:w="5855" w:type="dxa"/>
          </w:tcPr>
          <w:p w:rsidR="000F167C" w:rsidRDefault="000F167C">
            <w:r w:rsidRPr="004562CE">
              <w:rPr>
                <w:rFonts w:ascii="Courier New" w:hAnsi="Courier New" w:cs="Courier New" w:hint="eastAsia"/>
                <w:kern w:val="0"/>
                <w:sz w:val="22"/>
                <w:szCs w:val="20"/>
              </w:rPr>
              <w:t>스레드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에서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반대로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루퍼를</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구할</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때</w:t>
            </w:r>
            <w:r w:rsidRPr="004562CE">
              <w:rPr>
                <w:rFonts w:ascii="Courier New" w:hAnsi="Courier New" w:cs="Courier New" w:hint="eastAsia"/>
                <w:kern w:val="0"/>
                <w:sz w:val="22"/>
                <w:szCs w:val="20"/>
              </w:rPr>
              <w:t xml:space="preserve"> getMainLooper  myLooper </w:t>
            </w:r>
            <w:r w:rsidRPr="004562CE">
              <w:rPr>
                <w:rFonts w:ascii="Courier New" w:hAnsi="Courier New" w:cs="Courier New" w:hint="eastAsia"/>
                <w:kern w:val="0"/>
                <w:sz w:val="22"/>
                <w:szCs w:val="20"/>
              </w:rPr>
              <w:t>메서드를쓴다</w:t>
            </w:r>
          </w:p>
        </w:tc>
      </w:tr>
      <w:tr w:rsidR="000F167C" w:rsidTr="000F167C">
        <w:tc>
          <w:tcPr>
            <w:tcW w:w="3369" w:type="dxa"/>
          </w:tcPr>
          <w:p w:rsidR="000F167C" w:rsidRDefault="000F167C" w:rsidP="0086783D">
            <w:pPr>
              <w:wordWrap/>
              <w:adjustRightInd w:val="0"/>
              <w:jc w:val="left"/>
              <w:rPr>
                <w:rFonts w:ascii="Courier New" w:hAnsi="Courier New" w:cs="Courier New"/>
                <w:kern w:val="0"/>
                <w:sz w:val="22"/>
                <w:szCs w:val="20"/>
              </w:rPr>
            </w:pPr>
            <w:r>
              <w:rPr>
                <w:rFonts w:ascii="Courier New" w:hAnsi="Courier New" w:cs="Courier New"/>
                <w:kern w:val="0"/>
                <w:sz w:val="22"/>
                <w:szCs w:val="20"/>
              </w:rPr>
              <w:t>S</w:t>
            </w:r>
            <w:r>
              <w:rPr>
                <w:rFonts w:ascii="Courier New" w:hAnsi="Courier New" w:cs="Courier New" w:hint="eastAsia"/>
                <w:kern w:val="0"/>
                <w:sz w:val="22"/>
                <w:szCs w:val="20"/>
              </w:rPr>
              <w:t>tatic Looper myLooper()</w:t>
            </w:r>
          </w:p>
        </w:tc>
        <w:tc>
          <w:tcPr>
            <w:tcW w:w="5855" w:type="dxa"/>
          </w:tcPr>
          <w:p w:rsidR="000F167C" w:rsidRDefault="000F167C">
            <w:r w:rsidRPr="004562CE">
              <w:rPr>
                <w:rFonts w:ascii="Courier New" w:hAnsi="Courier New" w:cs="Courier New" w:hint="eastAsia"/>
                <w:kern w:val="0"/>
                <w:sz w:val="22"/>
                <w:szCs w:val="20"/>
              </w:rPr>
              <w:t>스레드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에서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반대로</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루퍼를</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구할</w:t>
            </w:r>
            <w:r w:rsidRPr="004562CE">
              <w:rPr>
                <w:rFonts w:ascii="Courier New" w:hAnsi="Courier New" w:cs="Courier New" w:hint="eastAsia"/>
                <w:kern w:val="0"/>
                <w:sz w:val="22"/>
                <w:szCs w:val="20"/>
              </w:rPr>
              <w:t xml:space="preserve"> </w:t>
            </w:r>
            <w:r w:rsidRPr="004562CE">
              <w:rPr>
                <w:rFonts w:ascii="Courier New" w:hAnsi="Courier New" w:cs="Courier New" w:hint="eastAsia"/>
                <w:kern w:val="0"/>
                <w:sz w:val="22"/>
                <w:szCs w:val="20"/>
              </w:rPr>
              <w:t>때</w:t>
            </w:r>
            <w:r w:rsidRPr="004562CE">
              <w:rPr>
                <w:rFonts w:ascii="Courier New" w:hAnsi="Courier New" w:cs="Courier New" w:hint="eastAsia"/>
                <w:kern w:val="0"/>
                <w:sz w:val="22"/>
                <w:szCs w:val="20"/>
              </w:rPr>
              <w:t xml:space="preserve"> getMainLooper  myLooper </w:t>
            </w:r>
            <w:r w:rsidRPr="004562CE">
              <w:rPr>
                <w:rFonts w:ascii="Courier New" w:hAnsi="Courier New" w:cs="Courier New" w:hint="eastAsia"/>
                <w:kern w:val="0"/>
                <w:sz w:val="22"/>
                <w:szCs w:val="20"/>
              </w:rPr>
              <w:t>메서드를쓴다</w:t>
            </w:r>
          </w:p>
        </w:tc>
      </w:tr>
    </w:tbl>
    <w:p w:rsidR="005C0960" w:rsidRDefault="005C0960" w:rsidP="0086783D">
      <w:pPr>
        <w:wordWrap/>
        <w:adjustRightInd w:val="0"/>
        <w:jc w:val="left"/>
        <w:rPr>
          <w:rFonts w:ascii="Courier New" w:hAnsi="Courier New" w:cs="Courier New"/>
          <w:kern w:val="0"/>
          <w:sz w:val="30"/>
          <w:szCs w:val="20"/>
        </w:rPr>
      </w:pPr>
    </w:p>
    <w:p w:rsidR="005C0960" w:rsidRDefault="005C0960">
      <w:pPr>
        <w:widowControl/>
        <w:wordWrap/>
        <w:autoSpaceDE/>
        <w:autoSpaceDN/>
        <w:jc w:val="left"/>
        <w:rPr>
          <w:rFonts w:ascii="Courier New" w:hAnsi="Courier New" w:cs="Courier New"/>
          <w:kern w:val="0"/>
          <w:sz w:val="30"/>
          <w:szCs w:val="20"/>
        </w:rPr>
      </w:pPr>
      <w:r>
        <w:rPr>
          <w:rFonts w:ascii="Courier New" w:hAnsi="Courier New" w:cs="Courier New"/>
          <w:kern w:val="0"/>
          <w:sz w:val="30"/>
          <w:szCs w:val="20"/>
        </w:rPr>
        <w:br w:type="page"/>
      </w:r>
    </w:p>
    <w:p w:rsidR="00F64FC5" w:rsidRDefault="00F64FC5" w:rsidP="0086783D">
      <w:pPr>
        <w:wordWrap/>
        <w:adjustRightInd w:val="0"/>
        <w:jc w:val="left"/>
        <w:rPr>
          <w:rFonts w:ascii="Courier New" w:hAnsi="Courier New" w:cs="Courier New"/>
          <w:kern w:val="0"/>
          <w:sz w:val="30"/>
          <w:szCs w:val="20"/>
        </w:rPr>
      </w:pPr>
      <w:r w:rsidRPr="00F64FC5">
        <w:rPr>
          <w:rFonts w:ascii="Courier New" w:hAnsi="Courier New" w:cs="Courier New" w:hint="eastAsia"/>
          <w:kern w:val="0"/>
          <w:sz w:val="30"/>
          <w:szCs w:val="20"/>
        </w:rPr>
        <w:lastRenderedPageBreak/>
        <w:t>작업스케줄링</w:t>
      </w:r>
    </w:p>
    <w:p w:rsidR="00D00ADE" w:rsidRDefault="00CB2EEB" w:rsidP="0086783D">
      <w:pPr>
        <w:wordWrap/>
        <w:adjustRightInd w:val="0"/>
        <w:jc w:val="left"/>
        <w:rPr>
          <w:rFonts w:ascii="Courier New" w:hAnsi="Courier New" w:cs="Courier New"/>
          <w:kern w:val="0"/>
          <w:szCs w:val="20"/>
        </w:rPr>
      </w:pPr>
      <w:r>
        <w:rPr>
          <w:rFonts w:ascii="Courier New" w:hAnsi="Courier New" w:cs="Courier New" w:hint="eastAsia"/>
          <w:kern w:val="0"/>
          <w:szCs w:val="20"/>
        </w:rPr>
        <w:t>위는</w:t>
      </w:r>
      <w:r>
        <w:rPr>
          <w:rFonts w:ascii="Courier New" w:hAnsi="Courier New" w:cs="Courier New" w:hint="eastAsia"/>
          <w:kern w:val="0"/>
          <w:szCs w:val="20"/>
        </w:rPr>
        <w:t xml:space="preserve"> </w:t>
      </w:r>
      <w:r>
        <w:rPr>
          <w:rFonts w:ascii="Courier New" w:hAnsi="Courier New" w:cs="Courier New" w:hint="eastAsia"/>
          <w:kern w:val="0"/>
          <w:szCs w:val="20"/>
        </w:rPr>
        <w:t>쓰레드간</w:t>
      </w:r>
      <w:r>
        <w:rPr>
          <w:rFonts w:ascii="Courier New" w:hAnsi="Courier New" w:cs="Courier New" w:hint="eastAsia"/>
          <w:kern w:val="0"/>
          <w:szCs w:val="20"/>
        </w:rPr>
        <w:t xml:space="preserve"> </w:t>
      </w:r>
      <w:r>
        <w:rPr>
          <w:rFonts w:ascii="Courier New" w:hAnsi="Courier New" w:cs="Courier New" w:hint="eastAsia"/>
          <w:kern w:val="0"/>
          <w:szCs w:val="20"/>
        </w:rPr>
        <w:t>통신이지만</w:t>
      </w:r>
      <w:r>
        <w:rPr>
          <w:rFonts w:ascii="Courier New" w:hAnsi="Courier New" w:cs="Courier New" w:hint="eastAsia"/>
          <w:kern w:val="0"/>
          <w:szCs w:val="20"/>
        </w:rPr>
        <w:t xml:space="preserve">  </w:t>
      </w:r>
      <w:r>
        <w:rPr>
          <w:rFonts w:ascii="Courier New" w:hAnsi="Courier New" w:cs="Courier New" w:hint="eastAsia"/>
          <w:kern w:val="0"/>
          <w:szCs w:val="20"/>
        </w:rPr>
        <w:t>작업스케줄에도</w:t>
      </w:r>
      <w:r>
        <w:rPr>
          <w:rFonts w:ascii="Courier New" w:hAnsi="Courier New" w:cs="Courier New" w:hint="eastAsia"/>
          <w:kern w:val="0"/>
          <w:szCs w:val="20"/>
        </w:rPr>
        <w:t xml:space="preserve"> </w:t>
      </w:r>
      <w:r>
        <w:rPr>
          <w:rFonts w:ascii="Courier New" w:hAnsi="Courier New" w:cs="Courier New" w:hint="eastAsia"/>
          <w:kern w:val="0"/>
          <w:szCs w:val="20"/>
        </w:rPr>
        <w:t>사용가능하다</w:t>
      </w:r>
    </w:p>
    <w:p w:rsidR="00E77250" w:rsidRDefault="00E77250" w:rsidP="0086783D">
      <w:pPr>
        <w:wordWrap/>
        <w:adjustRightInd w:val="0"/>
        <w:jc w:val="left"/>
        <w:rPr>
          <w:rFonts w:ascii="Courier New" w:hAnsi="Courier New" w:cs="Courier New"/>
          <w:kern w:val="0"/>
          <w:szCs w:val="20"/>
        </w:rPr>
      </w:pPr>
      <w:r>
        <w:rPr>
          <w:rFonts w:ascii="Courier New" w:hAnsi="Courier New" w:cs="Courier New" w:hint="eastAsia"/>
          <w:kern w:val="0"/>
          <w:szCs w:val="20"/>
        </w:rPr>
        <w:t>메시지큐는</w:t>
      </w:r>
      <w:r>
        <w:rPr>
          <w:rFonts w:ascii="Courier New" w:hAnsi="Courier New" w:cs="Courier New" w:hint="eastAsia"/>
          <w:kern w:val="0"/>
          <w:szCs w:val="20"/>
        </w:rPr>
        <w:t xml:space="preserve"> </w:t>
      </w:r>
      <w:r>
        <w:rPr>
          <w:rFonts w:ascii="Courier New" w:hAnsi="Courier New" w:cs="Courier New" w:hint="eastAsia"/>
          <w:kern w:val="0"/>
          <w:szCs w:val="20"/>
        </w:rPr>
        <w:t>선입선출의</w:t>
      </w:r>
      <w:r>
        <w:rPr>
          <w:rFonts w:ascii="Courier New" w:hAnsi="Courier New" w:cs="Courier New" w:hint="eastAsia"/>
          <w:kern w:val="0"/>
          <w:szCs w:val="20"/>
        </w:rPr>
        <w:t xml:space="preserve"> </w:t>
      </w:r>
      <w:r>
        <w:rPr>
          <w:rFonts w:ascii="Courier New" w:hAnsi="Courier New" w:cs="Courier New" w:hint="eastAsia"/>
          <w:kern w:val="0"/>
          <w:szCs w:val="20"/>
        </w:rPr>
        <w:t>원칙에</w:t>
      </w:r>
      <w:r>
        <w:rPr>
          <w:rFonts w:ascii="Courier New" w:hAnsi="Courier New" w:cs="Courier New" w:hint="eastAsia"/>
          <w:kern w:val="0"/>
          <w:szCs w:val="20"/>
        </w:rPr>
        <w:t xml:space="preserve"> </w:t>
      </w:r>
      <w:r>
        <w:rPr>
          <w:rFonts w:ascii="Courier New" w:hAnsi="Courier New" w:cs="Courier New" w:hint="eastAsia"/>
          <w:kern w:val="0"/>
          <w:szCs w:val="20"/>
        </w:rPr>
        <w:t>따라</w:t>
      </w:r>
      <w:r>
        <w:rPr>
          <w:rFonts w:ascii="Courier New" w:hAnsi="Courier New" w:cs="Courier New" w:hint="eastAsia"/>
          <w:kern w:val="0"/>
          <w:szCs w:val="20"/>
        </w:rPr>
        <w:t xml:space="preserve"> </w:t>
      </w:r>
      <w:r>
        <w:rPr>
          <w:rFonts w:ascii="Courier New" w:hAnsi="Courier New" w:cs="Courier New" w:hint="eastAsia"/>
          <w:kern w:val="0"/>
          <w:szCs w:val="20"/>
        </w:rPr>
        <w:t>운용되며</w:t>
      </w:r>
      <w:r>
        <w:rPr>
          <w:rFonts w:ascii="Courier New" w:hAnsi="Courier New" w:cs="Courier New" w:hint="eastAsia"/>
          <w:kern w:val="0"/>
          <w:szCs w:val="20"/>
        </w:rPr>
        <w:t xml:space="preserve"> </w:t>
      </w:r>
      <w:r>
        <w:rPr>
          <w:rFonts w:ascii="Courier New" w:hAnsi="Courier New" w:cs="Courier New" w:hint="eastAsia"/>
          <w:kern w:val="0"/>
          <w:szCs w:val="20"/>
        </w:rPr>
        <w:t>먼저</w:t>
      </w:r>
      <w:r>
        <w:rPr>
          <w:rFonts w:ascii="Courier New" w:hAnsi="Courier New" w:cs="Courier New" w:hint="eastAsia"/>
          <w:kern w:val="0"/>
          <w:szCs w:val="20"/>
        </w:rPr>
        <w:t xml:space="preserve"> </w:t>
      </w:r>
      <w:r>
        <w:rPr>
          <w:rFonts w:ascii="Courier New" w:hAnsi="Courier New" w:cs="Courier New" w:hint="eastAsia"/>
          <w:kern w:val="0"/>
          <w:szCs w:val="20"/>
        </w:rPr>
        <w:t>들어온</w:t>
      </w:r>
      <w:r>
        <w:rPr>
          <w:rFonts w:ascii="Courier New" w:hAnsi="Courier New" w:cs="Courier New" w:hint="eastAsia"/>
          <w:kern w:val="0"/>
          <w:szCs w:val="20"/>
        </w:rPr>
        <w:t xml:space="preserve"> </w:t>
      </w:r>
      <w:r>
        <w:rPr>
          <w:rFonts w:ascii="Courier New" w:hAnsi="Courier New" w:cs="Courier New" w:hint="eastAsia"/>
          <w:kern w:val="0"/>
          <w:szCs w:val="20"/>
        </w:rPr>
        <w:t>메시지가</w:t>
      </w:r>
      <w:r>
        <w:rPr>
          <w:rFonts w:ascii="Courier New" w:hAnsi="Courier New" w:cs="Courier New" w:hint="eastAsia"/>
          <w:kern w:val="0"/>
          <w:szCs w:val="20"/>
        </w:rPr>
        <w:t xml:space="preserve"> </w:t>
      </w:r>
      <w:r>
        <w:rPr>
          <w:rFonts w:ascii="Courier New" w:hAnsi="Courier New" w:cs="Courier New" w:hint="eastAsia"/>
          <w:kern w:val="0"/>
          <w:szCs w:val="20"/>
        </w:rPr>
        <w:t>우선적으로</w:t>
      </w:r>
      <w:r>
        <w:rPr>
          <w:rFonts w:ascii="Courier New" w:hAnsi="Courier New" w:cs="Courier New" w:hint="eastAsia"/>
          <w:kern w:val="0"/>
          <w:szCs w:val="20"/>
        </w:rPr>
        <w:t xml:space="preserve"> </w:t>
      </w:r>
      <w:r>
        <w:rPr>
          <w:rFonts w:ascii="Courier New" w:hAnsi="Courier New" w:cs="Courier New" w:hint="eastAsia"/>
          <w:kern w:val="0"/>
          <w:szCs w:val="20"/>
        </w:rPr>
        <w:t>처리되므로</w:t>
      </w:r>
      <w:r>
        <w:rPr>
          <w:rFonts w:ascii="Courier New" w:hAnsi="Courier New" w:cs="Courier New" w:hint="eastAsia"/>
          <w:kern w:val="0"/>
          <w:szCs w:val="20"/>
        </w:rPr>
        <w:t xml:space="preserve"> </w:t>
      </w:r>
      <w:r>
        <w:rPr>
          <w:rFonts w:ascii="Courier New" w:hAnsi="Courier New" w:cs="Courier New" w:hint="eastAsia"/>
          <w:kern w:val="0"/>
          <w:szCs w:val="20"/>
        </w:rPr>
        <w:t>큐에</w:t>
      </w:r>
      <w:r>
        <w:rPr>
          <w:rFonts w:ascii="Courier New" w:hAnsi="Courier New" w:cs="Courier New" w:hint="eastAsia"/>
          <w:kern w:val="0"/>
          <w:szCs w:val="20"/>
        </w:rPr>
        <w:t xml:space="preserve"> </w:t>
      </w:r>
      <w:r>
        <w:rPr>
          <w:rFonts w:ascii="Courier New" w:hAnsi="Courier New" w:cs="Courier New" w:hint="eastAsia"/>
          <w:kern w:val="0"/>
          <w:szCs w:val="20"/>
        </w:rPr>
        <w:t>작업들을</w:t>
      </w:r>
      <w:r>
        <w:rPr>
          <w:rFonts w:ascii="Courier New" w:hAnsi="Courier New" w:cs="Courier New" w:hint="eastAsia"/>
          <w:kern w:val="0"/>
          <w:szCs w:val="20"/>
        </w:rPr>
        <w:t xml:space="preserve"> </w:t>
      </w:r>
      <w:r>
        <w:rPr>
          <w:rFonts w:ascii="Courier New" w:hAnsi="Courier New" w:cs="Courier New" w:hint="eastAsia"/>
          <w:kern w:val="0"/>
          <w:szCs w:val="20"/>
        </w:rPr>
        <w:t>쌓아</w:t>
      </w:r>
      <w:r>
        <w:rPr>
          <w:rFonts w:ascii="Courier New" w:hAnsi="Courier New" w:cs="Courier New" w:hint="eastAsia"/>
          <w:kern w:val="0"/>
          <w:szCs w:val="20"/>
        </w:rPr>
        <w:t xml:space="preserve"> </w:t>
      </w:r>
      <w:r>
        <w:rPr>
          <w:rFonts w:ascii="Courier New" w:hAnsi="Courier New" w:cs="Courier New" w:hint="eastAsia"/>
          <w:kern w:val="0"/>
          <w:szCs w:val="20"/>
        </w:rPr>
        <w:t>놓으면</w:t>
      </w:r>
      <w:r>
        <w:rPr>
          <w:rFonts w:ascii="Courier New" w:hAnsi="Courier New" w:cs="Courier New" w:hint="eastAsia"/>
          <w:kern w:val="0"/>
          <w:szCs w:val="20"/>
        </w:rPr>
        <w:t xml:space="preserve"> </w:t>
      </w:r>
      <w:r>
        <w:rPr>
          <w:rFonts w:ascii="Courier New" w:hAnsi="Courier New" w:cs="Courier New" w:hint="eastAsia"/>
          <w:kern w:val="0"/>
          <w:szCs w:val="20"/>
        </w:rPr>
        <w:t>순차적으로</w:t>
      </w:r>
      <w:r>
        <w:rPr>
          <w:rFonts w:ascii="Courier New" w:hAnsi="Courier New" w:cs="Courier New" w:hint="eastAsia"/>
          <w:kern w:val="0"/>
          <w:szCs w:val="20"/>
        </w:rPr>
        <w:t xml:space="preserve"> </w:t>
      </w:r>
      <w:r>
        <w:rPr>
          <w:rFonts w:ascii="Courier New" w:hAnsi="Courier New" w:cs="Courier New" w:hint="eastAsia"/>
          <w:kern w:val="0"/>
          <w:szCs w:val="20"/>
        </w:rPr>
        <w:t>실행될것이다</w:t>
      </w:r>
      <w:r>
        <w:rPr>
          <w:rFonts w:ascii="Courier New" w:hAnsi="Courier New" w:cs="Courier New" w:hint="eastAsia"/>
          <w:kern w:val="0"/>
          <w:szCs w:val="20"/>
        </w:rPr>
        <w:t>.</w:t>
      </w:r>
    </w:p>
    <w:p w:rsidR="00E77250" w:rsidRDefault="00E77250" w:rsidP="0086783D">
      <w:pPr>
        <w:wordWrap/>
        <w:adjustRightInd w:val="0"/>
        <w:jc w:val="left"/>
        <w:rPr>
          <w:rFonts w:ascii="Courier New" w:hAnsi="Courier New" w:cs="Courier New"/>
          <w:kern w:val="0"/>
          <w:szCs w:val="20"/>
        </w:rPr>
      </w:pPr>
    </w:p>
    <w:p w:rsidR="00E77250" w:rsidRDefault="00E77250" w:rsidP="0086783D">
      <w:pPr>
        <w:wordWrap/>
        <w:adjustRightInd w:val="0"/>
        <w:jc w:val="left"/>
        <w:rPr>
          <w:rFonts w:ascii="Courier New" w:hAnsi="Courier New" w:cs="Courier New"/>
          <w:kern w:val="0"/>
          <w:szCs w:val="20"/>
        </w:rPr>
      </w:pPr>
      <w:r>
        <w:rPr>
          <w:rFonts w:ascii="Courier New" w:hAnsi="Courier New" w:cs="Courier New" w:hint="eastAsia"/>
          <w:kern w:val="0"/>
          <w:szCs w:val="20"/>
        </w:rPr>
        <w:t>메시지큐가</w:t>
      </w:r>
      <w:r>
        <w:rPr>
          <w:rFonts w:ascii="Courier New" w:hAnsi="Courier New" w:cs="Courier New" w:hint="eastAsia"/>
          <w:kern w:val="0"/>
          <w:szCs w:val="20"/>
        </w:rPr>
        <w:t xml:space="preserve"> </w:t>
      </w:r>
      <w:r>
        <w:rPr>
          <w:rFonts w:ascii="Courier New" w:hAnsi="Courier New" w:cs="Courier New" w:hint="eastAsia"/>
          <w:kern w:val="0"/>
          <w:szCs w:val="20"/>
        </w:rPr>
        <w:t>작업의</w:t>
      </w:r>
      <w:r>
        <w:rPr>
          <w:rFonts w:ascii="Courier New" w:hAnsi="Courier New" w:cs="Courier New" w:hint="eastAsia"/>
          <w:kern w:val="0"/>
          <w:szCs w:val="20"/>
        </w:rPr>
        <w:t xml:space="preserve"> </w:t>
      </w:r>
      <w:r>
        <w:rPr>
          <w:rFonts w:ascii="Courier New" w:hAnsi="Courier New" w:cs="Courier New" w:hint="eastAsia"/>
          <w:kern w:val="0"/>
          <w:szCs w:val="20"/>
        </w:rPr>
        <w:t>목록과</w:t>
      </w:r>
      <w:r>
        <w:rPr>
          <w:rFonts w:ascii="Courier New" w:hAnsi="Courier New" w:cs="Courier New" w:hint="eastAsia"/>
          <w:kern w:val="0"/>
          <w:szCs w:val="20"/>
        </w:rPr>
        <w:t xml:space="preserve"> </w:t>
      </w:r>
      <w:r>
        <w:rPr>
          <w:rFonts w:ascii="Courier New" w:hAnsi="Courier New" w:cs="Courier New" w:hint="eastAsia"/>
          <w:kern w:val="0"/>
          <w:szCs w:val="20"/>
        </w:rPr>
        <w:t>순서를</w:t>
      </w:r>
      <w:r>
        <w:rPr>
          <w:rFonts w:ascii="Courier New" w:hAnsi="Courier New" w:cs="Courier New" w:hint="eastAsia"/>
          <w:kern w:val="0"/>
          <w:szCs w:val="20"/>
        </w:rPr>
        <w:t xml:space="preserve"> </w:t>
      </w:r>
      <w:r>
        <w:rPr>
          <w:rFonts w:ascii="Courier New" w:hAnsi="Courier New" w:cs="Courier New" w:hint="eastAsia"/>
          <w:kern w:val="0"/>
          <w:szCs w:val="20"/>
        </w:rPr>
        <w:t>관리해주는것이다</w:t>
      </w:r>
      <w:r>
        <w:rPr>
          <w:rFonts w:ascii="Courier New" w:hAnsi="Courier New" w:cs="Courier New" w:hint="eastAsia"/>
          <w:kern w:val="0"/>
          <w:szCs w:val="20"/>
        </w:rPr>
        <w:t xml:space="preserve">. </w:t>
      </w:r>
      <w:r>
        <w:rPr>
          <w:rFonts w:ascii="Courier New" w:hAnsi="Courier New" w:cs="Courier New" w:hint="eastAsia"/>
          <w:kern w:val="0"/>
          <w:szCs w:val="20"/>
        </w:rPr>
        <w:t>뿐만</w:t>
      </w:r>
      <w:r>
        <w:rPr>
          <w:rFonts w:ascii="Courier New" w:hAnsi="Courier New" w:cs="Courier New" w:hint="eastAsia"/>
          <w:kern w:val="0"/>
          <w:szCs w:val="20"/>
        </w:rPr>
        <w:t xml:space="preserve"> </w:t>
      </w:r>
      <w:r>
        <w:rPr>
          <w:rFonts w:ascii="Courier New" w:hAnsi="Courier New" w:cs="Courier New" w:hint="eastAsia"/>
          <w:kern w:val="0"/>
          <w:szCs w:val="20"/>
        </w:rPr>
        <w:t>아니라</w:t>
      </w:r>
      <w:r>
        <w:rPr>
          <w:rFonts w:ascii="Courier New" w:hAnsi="Courier New" w:cs="Courier New" w:hint="eastAsia"/>
          <w:kern w:val="0"/>
          <w:szCs w:val="20"/>
        </w:rPr>
        <w:t xml:space="preserve"> </w:t>
      </w:r>
      <w:r>
        <w:rPr>
          <w:rFonts w:ascii="Courier New" w:hAnsi="Courier New" w:cs="Courier New" w:hint="eastAsia"/>
          <w:kern w:val="0"/>
          <w:szCs w:val="20"/>
        </w:rPr>
        <w:t>메시지큐에</w:t>
      </w:r>
      <w:r>
        <w:rPr>
          <w:rFonts w:ascii="Courier New" w:hAnsi="Courier New" w:cs="Courier New" w:hint="eastAsia"/>
          <w:kern w:val="0"/>
          <w:szCs w:val="20"/>
        </w:rPr>
        <w:t xml:space="preserve"> </w:t>
      </w:r>
      <w:r>
        <w:rPr>
          <w:rFonts w:ascii="Courier New" w:hAnsi="Courier New" w:cs="Courier New" w:hint="eastAsia"/>
          <w:kern w:val="0"/>
          <w:szCs w:val="20"/>
        </w:rPr>
        <w:t>넣을</w:t>
      </w:r>
      <w:r>
        <w:rPr>
          <w:rFonts w:ascii="Courier New" w:hAnsi="Courier New" w:cs="Courier New" w:hint="eastAsia"/>
          <w:kern w:val="0"/>
          <w:szCs w:val="20"/>
        </w:rPr>
        <w:t xml:space="preserve"> </w:t>
      </w:r>
      <w:r>
        <w:rPr>
          <w:rFonts w:ascii="Courier New" w:hAnsi="Courier New" w:cs="Courier New" w:hint="eastAsia"/>
          <w:kern w:val="0"/>
          <w:szCs w:val="20"/>
        </w:rPr>
        <w:t>때</w:t>
      </w:r>
      <w:r>
        <w:rPr>
          <w:rFonts w:ascii="Courier New" w:hAnsi="Courier New" w:cs="Courier New" w:hint="eastAsia"/>
          <w:kern w:val="0"/>
          <w:szCs w:val="20"/>
        </w:rPr>
        <w:t xml:space="preserve"> </w:t>
      </w:r>
      <w:r>
        <w:rPr>
          <w:rFonts w:ascii="Courier New" w:hAnsi="Courier New" w:cs="Courier New" w:hint="eastAsia"/>
          <w:kern w:val="0"/>
          <w:szCs w:val="20"/>
        </w:rPr>
        <w:t>시간을</w:t>
      </w:r>
      <w:r>
        <w:rPr>
          <w:rFonts w:ascii="Courier New" w:hAnsi="Courier New" w:cs="Courier New" w:hint="eastAsia"/>
          <w:kern w:val="0"/>
          <w:szCs w:val="20"/>
        </w:rPr>
        <w:t xml:space="preserve"> </w:t>
      </w:r>
      <w:r>
        <w:rPr>
          <w:rFonts w:ascii="Courier New" w:hAnsi="Courier New" w:cs="Courier New" w:hint="eastAsia"/>
          <w:kern w:val="0"/>
          <w:szCs w:val="20"/>
        </w:rPr>
        <w:t>지정하여</w:t>
      </w:r>
      <w:r>
        <w:rPr>
          <w:rFonts w:ascii="Courier New" w:hAnsi="Courier New" w:cs="Courier New" w:hint="eastAsia"/>
          <w:kern w:val="0"/>
          <w:szCs w:val="20"/>
        </w:rPr>
        <w:t xml:space="preserve"> </w:t>
      </w:r>
      <w:r>
        <w:rPr>
          <w:rFonts w:ascii="Courier New" w:hAnsi="Courier New" w:cs="Courier New" w:hint="eastAsia"/>
          <w:kern w:val="0"/>
          <w:szCs w:val="20"/>
        </w:rPr>
        <w:t>원하는</w:t>
      </w:r>
      <w:r>
        <w:rPr>
          <w:rFonts w:ascii="Courier New" w:hAnsi="Courier New" w:cs="Courier New" w:hint="eastAsia"/>
          <w:kern w:val="0"/>
          <w:szCs w:val="20"/>
        </w:rPr>
        <w:t xml:space="preserve"> </w:t>
      </w:r>
      <w:r>
        <w:rPr>
          <w:rFonts w:ascii="Courier New" w:hAnsi="Courier New" w:cs="Courier New" w:hint="eastAsia"/>
          <w:kern w:val="0"/>
          <w:szCs w:val="20"/>
        </w:rPr>
        <w:t>때에</w:t>
      </w:r>
      <w:r>
        <w:rPr>
          <w:rFonts w:ascii="Courier New" w:hAnsi="Courier New" w:cs="Courier New" w:hint="eastAsia"/>
          <w:kern w:val="0"/>
          <w:szCs w:val="20"/>
        </w:rPr>
        <w:t xml:space="preserve"> </w:t>
      </w:r>
      <w:r>
        <w:rPr>
          <w:rFonts w:ascii="Courier New" w:hAnsi="Courier New" w:cs="Courier New" w:hint="eastAsia"/>
          <w:kern w:val="0"/>
          <w:szCs w:val="20"/>
        </w:rPr>
        <w:t>메시지를</w:t>
      </w:r>
      <w:r>
        <w:rPr>
          <w:rFonts w:ascii="Courier New" w:hAnsi="Courier New" w:cs="Courier New" w:hint="eastAsia"/>
          <w:kern w:val="0"/>
          <w:szCs w:val="20"/>
        </w:rPr>
        <w:t xml:space="preserve"> </w:t>
      </w:r>
      <w:r>
        <w:rPr>
          <w:rFonts w:ascii="Courier New" w:hAnsi="Courier New" w:cs="Courier New" w:hint="eastAsia"/>
          <w:kern w:val="0"/>
          <w:szCs w:val="20"/>
        </w:rPr>
        <w:t>처리하도록</w:t>
      </w:r>
      <w:r>
        <w:rPr>
          <w:rFonts w:ascii="Courier New" w:hAnsi="Courier New" w:cs="Courier New" w:hint="eastAsia"/>
          <w:kern w:val="0"/>
          <w:szCs w:val="20"/>
        </w:rPr>
        <w:t xml:space="preserve"> </w:t>
      </w:r>
      <w:r>
        <w:rPr>
          <w:rFonts w:ascii="Courier New" w:hAnsi="Courier New" w:cs="Courier New" w:hint="eastAsia"/>
          <w:kern w:val="0"/>
          <w:szCs w:val="20"/>
        </w:rPr>
        <w:t>등록해</w:t>
      </w:r>
      <w:r>
        <w:rPr>
          <w:rFonts w:ascii="Courier New" w:hAnsi="Courier New" w:cs="Courier New" w:hint="eastAsia"/>
          <w:kern w:val="0"/>
          <w:szCs w:val="20"/>
        </w:rPr>
        <w:t xml:space="preserve"> </w:t>
      </w:r>
      <w:r>
        <w:rPr>
          <w:rFonts w:ascii="Courier New" w:hAnsi="Courier New" w:cs="Courier New" w:hint="eastAsia"/>
          <w:kern w:val="0"/>
          <w:szCs w:val="20"/>
        </w:rPr>
        <w:t>놓을수도</w:t>
      </w:r>
      <w:r>
        <w:rPr>
          <w:rFonts w:ascii="Courier New" w:hAnsi="Courier New" w:cs="Courier New" w:hint="eastAsia"/>
          <w:kern w:val="0"/>
          <w:szCs w:val="20"/>
        </w:rPr>
        <w:t xml:space="preserve"> </w:t>
      </w:r>
      <w:r>
        <w:rPr>
          <w:rFonts w:ascii="Courier New" w:hAnsi="Courier New" w:cs="Courier New" w:hint="eastAsia"/>
          <w:kern w:val="0"/>
          <w:szCs w:val="20"/>
        </w:rPr>
        <w:t>있다</w:t>
      </w:r>
      <w:r>
        <w:rPr>
          <w:rFonts w:ascii="Courier New" w:hAnsi="Courier New" w:cs="Courier New" w:hint="eastAsia"/>
          <w:kern w:val="0"/>
          <w:szCs w:val="20"/>
        </w:rPr>
        <w:t xml:space="preserve"> </w:t>
      </w:r>
      <w:r>
        <w:rPr>
          <w:rFonts w:ascii="Courier New" w:hAnsi="Courier New" w:cs="Courier New" w:hint="eastAsia"/>
          <w:kern w:val="0"/>
          <w:szCs w:val="20"/>
        </w:rPr>
        <w:t>이때는</w:t>
      </w:r>
      <w:r>
        <w:rPr>
          <w:rFonts w:ascii="Courier New" w:hAnsi="Courier New" w:cs="Courier New" w:hint="eastAsia"/>
          <w:kern w:val="0"/>
          <w:szCs w:val="20"/>
        </w:rPr>
        <w:t xml:space="preserve"> </w:t>
      </w:r>
      <w:r>
        <w:rPr>
          <w:rFonts w:ascii="Courier New" w:hAnsi="Courier New" w:cs="Courier New" w:hint="eastAsia"/>
          <w:kern w:val="0"/>
          <w:szCs w:val="20"/>
        </w:rPr>
        <w:t>다음메서드</w:t>
      </w:r>
      <w:r>
        <w:rPr>
          <w:rFonts w:ascii="Courier New" w:hAnsi="Courier New" w:cs="Courier New" w:hint="eastAsia"/>
          <w:kern w:val="0"/>
          <w:szCs w:val="20"/>
        </w:rPr>
        <w:t xml:space="preserve"> </w:t>
      </w:r>
      <w:r>
        <w:rPr>
          <w:rFonts w:ascii="Courier New" w:hAnsi="Courier New" w:cs="Courier New" w:hint="eastAsia"/>
          <w:kern w:val="0"/>
          <w:szCs w:val="20"/>
        </w:rPr>
        <w:t>사용</w:t>
      </w:r>
    </w:p>
    <w:p w:rsidR="00E77250" w:rsidRDefault="00E77250" w:rsidP="0086783D">
      <w:pPr>
        <w:wordWrap/>
        <w:adjustRightInd w:val="0"/>
        <w:jc w:val="left"/>
        <w:rPr>
          <w:rFonts w:ascii="Courier New" w:hAnsi="Courier New" w:cs="Courier New"/>
          <w:kern w:val="0"/>
          <w:szCs w:val="20"/>
        </w:rPr>
      </w:pPr>
    </w:p>
    <w:p w:rsidR="00E77250" w:rsidRPr="00D96A48" w:rsidRDefault="0091745B" w:rsidP="0086783D">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sendMessageAtTime(Message msg , long upTimeMillis);</w:t>
      </w:r>
    </w:p>
    <w:p w:rsidR="0091745B" w:rsidRPr="00D96A48" w:rsidRDefault="0091745B" w:rsidP="0091745B">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sendMessaDelayed(Message msg , long upTimeMillis);</w:t>
      </w:r>
    </w:p>
    <w:p w:rsidR="0091745B" w:rsidRPr="00081A47" w:rsidRDefault="00D30AEF" w:rsidP="0091745B">
      <w:pPr>
        <w:wordWrap/>
        <w:adjustRightInd w:val="0"/>
        <w:jc w:val="left"/>
        <w:rPr>
          <w:rFonts w:ascii="Courier New" w:hAnsi="Courier New" w:cs="Courier New"/>
          <w:kern w:val="0"/>
          <w:szCs w:val="20"/>
        </w:rPr>
      </w:pPr>
      <w:r w:rsidRPr="00081A47">
        <w:rPr>
          <w:rFonts w:ascii="Courier New" w:hAnsi="Courier New" w:cs="Courier New" w:hint="eastAsia"/>
          <w:kern w:val="0"/>
          <w:szCs w:val="20"/>
        </w:rPr>
        <w:t>절대적인</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시간을</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지정할수도</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있고</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일정</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시간후를</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지정할수도</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있다</w:t>
      </w:r>
      <w:r w:rsidRPr="00081A47">
        <w:rPr>
          <w:rFonts w:ascii="Courier New" w:hAnsi="Courier New" w:cs="Courier New" w:hint="eastAsia"/>
          <w:kern w:val="0"/>
          <w:szCs w:val="20"/>
        </w:rPr>
        <w:t>.</w:t>
      </w:r>
    </w:p>
    <w:p w:rsidR="00D30AEF" w:rsidRPr="00081A47" w:rsidRDefault="00D30AEF" w:rsidP="0091745B">
      <w:pPr>
        <w:wordWrap/>
        <w:adjustRightInd w:val="0"/>
        <w:jc w:val="left"/>
        <w:rPr>
          <w:rFonts w:ascii="Courier New" w:hAnsi="Courier New" w:cs="Courier New"/>
          <w:kern w:val="0"/>
          <w:szCs w:val="20"/>
        </w:rPr>
      </w:pPr>
      <w:r w:rsidRPr="00081A47">
        <w:rPr>
          <w:rFonts w:ascii="Courier New" w:hAnsi="Courier New" w:cs="Courier New" w:hint="eastAsia"/>
          <w:kern w:val="0"/>
          <w:szCs w:val="20"/>
        </w:rPr>
        <w:t>위내용은</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메시지꺼고</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런레블은</w:t>
      </w:r>
      <w:r w:rsidRPr="00081A47">
        <w:rPr>
          <w:rFonts w:ascii="Courier New" w:hAnsi="Courier New" w:cs="Courier New" w:hint="eastAsia"/>
          <w:kern w:val="0"/>
          <w:szCs w:val="20"/>
        </w:rPr>
        <w:t xml:space="preserve"> </w:t>
      </w:r>
      <w:r w:rsidRPr="00081A47">
        <w:rPr>
          <w:rFonts w:ascii="Courier New" w:hAnsi="Courier New" w:cs="Courier New" w:hint="eastAsia"/>
          <w:kern w:val="0"/>
          <w:szCs w:val="20"/>
        </w:rPr>
        <w:t>아래거다</w:t>
      </w:r>
    </w:p>
    <w:p w:rsidR="00D30AEF" w:rsidRPr="00D96A48" w:rsidRDefault="00D30AEF" w:rsidP="00D30AEF">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postAtTime(runnable r, long uptimeMillis);</w:t>
      </w:r>
    </w:p>
    <w:p w:rsidR="00D30AEF" w:rsidRDefault="00D30AEF" w:rsidP="00D30AEF">
      <w:pPr>
        <w:wordWrap/>
        <w:adjustRightInd w:val="0"/>
        <w:jc w:val="left"/>
        <w:rPr>
          <w:rFonts w:ascii="Courier New" w:hAnsi="Courier New" w:cs="Courier New"/>
          <w:b/>
          <w:kern w:val="0"/>
          <w:szCs w:val="20"/>
        </w:rPr>
      </w:pPr>
      <w:r w:rsidRPr="00D96A48">
        <w:rPr>
          <w:rFonts w:ascii="Courier New" w:hAnsi="Courier New" w:cs="Courier New"/>
          <w:b/>
          <w:kern w:val="0"/>
          <w:szCs w:val="20"/>
        </w:rPr>
        <w:t>Boolean</w:t>
      </w:r>
      <w:r w:rsidRPr="00D96A48">
        <w:rPr>
          <w:rFonts w:ascii="Courier New" w:hAnsi="Courier New" w:cs="Courier New" w:hint="eastAsia"/>
          <w:b/>
          <w:kern w:val="0"/>
          <w:szCs w:val="20"/>
        </w:rPr>
        <w:t xml:space="preserve"> postAtDelayed(runnable r, long uptimeMillis);</w:t>
      </w:r>
    </w:p>
    <w:p w:rsidR="00081A47" w:rsidRDefault="00081A47" w:rsidP="00D30AEF">
      <w:pPr>
        <w:wordWrap/>
        <w:adjustRightInd w:val="0"/>
        <w:jc w:val="left"/>
        <w:rPr>
          <w:rFonts w:ascii="Courier New" w:hAnsi="Courier New" w:cs="Courier New"/>
          <w:b/>
          <w:kern w:val="0"/>
          <w:szCs w:val="20"/>
        </w:rPr>
      </w:pPr>
    </w:p>
    <w:p w:rsidR="005C0960" w:rsidRDefault="005C0960" w:rsidP="005C0960">
      <w:pPr>
        <w:wordWrap/>
        <w:adjustRightInd w:val="0"/>
        <w:jc w:val="left"/>
        <w:rPr>
          <w:rFonts w:ascii="Courier New" w:hAnsi="Courier New" w:cs="Courier New"/>
          <w:kern w:val="0"/>
          <w:szCs w:val="20"/>
        </w:rPr>
      </w:pPr>
      <w:r w:rsidRPr="00551BD3">
        <w:rPr>
          <w:rFonts w:ascii="Courier New" w:hAnsi="Courier New" w:cs="Courier New"/>
          <w:b/>
          <w:bCs/>
          <w:color w:val="7F0055"/>
          <w:kern w:val="0"/>
          <w:szCs w:val="20"/>
        </w:rPr>
        <w:t>public</w:t>
      </w:r>
      <w:r w:rsidRPr="00551BD3">
        <w:rPr>
          <w:rFonts w:ascii="Courier New" w:hAnsi="Courier New" w:cs="Courier New"/>
          <w:color w:val="000000"/>
          <w:kern w:val="0"/>
          <w:szCs w:val="20"/>
        </w:rPr>
        <w:t xml:space="preserve"> </w:t>
      </w:r>
      <w:r w:rsidRPr="00551BD3">
        <w:rPr>
          <w:rFonts w:ascii="Courier New" w:hAnsi="Courier New" w:cs="Courier New"/>
          <w:b/>
          <w:bCs/>
          <w:color w:val="7F0055"/>
          <w:kern w:val="0"/>
          <w:szCs w:val="20"/>
        </w:rPr>
        <w:t>class</w:t>
      </w:r>
      <w:r w:rsidRPr="00551BD3">
        <w:rPr>
          <w:rFonts w:ascii="Courier New" w:hAnsi="Courier New" w:cs="Courier New"/>
          <w:color w:val="000000"/>
          <w:kern w:val="0"/>
          <w:szCs w:val="20"/>
        </w:rPr>
        <w:t xml:space="preserve"> </w:t>
      </w:r>
      <w:r w:rsidRPr="00551BD3">
        <w:rPr>
          <w:rFonts w:ascii="Courier New" w:hAnsi="Courier New" w:cs="Courier New"/>
          <w:b/>
          <w:bCs/>
          <w:color w:val="005032"/>
          <w:kern w:val="0"/>
          <w:szCs w:val="20"/>
        </w:rPr>
        <w:t>callactivity</w:t>
      </w:r>
      <w:r w:rsidRPr="00551BD3">
        <w:rPr>
          <w:rFonts w:ascii="Courier New" w:hAnsi="Courier New" w:cs="Courier New"/>
          <w:color w:val="000000"/>
          <w:kern w:val="0"/>
          <w:szCs w:val="20"/>
        </w:rPr>
        <w:t xml:space="preserve"> </w:t>
      </w:r>
      <w:r w:rsidRPr="00551BD3">
        <w:rPr>
          <w:rFonts w:ascii="Courier New" w:hAnsi="Courier New" w:cs="Courier New"/>
          <w:b/>
          <w:bCs/>
          <w:color w:val="7F0055"/>
          <w:kern w:val="0"/>
          <w:szCs w:val="20"/>
        </w:rPr>
        <w:t>extends</w:t>
      </w:r>
      <w:r w:rsidRPr="00551BD3">
        <w:rPr>
          <w:rFonts w:ascii="Courier New" w:hAnsi="Courier New" w:cs="Courier New"/>
          <w:color w:val="000000"/>
          <w:kern w:val="0"/>
          <w:szCs w:val="20"/>
        </w:rPr>
        <w:t xml:space="preserve"> </w:t>
      </w:r>
      <w:r w:rsidRPr="00551BD3">
        <w:rPr>
          <w:rFonts w:ascii="Courier New" w:hAnsi="Courier New" w:cs="Courier New"/>
          <w:b/>
          <w:bCs/>
          <w:color w:val="005032"/>
          <w:kern w:val="0"/>
          <w:szCs w:val="20"/>
        </w:rPr>
        <w:t>Activity</w:t>
      </w:r>
      <w:r w:rsidR="00551BD3" w:rsidRPr="00551BD3">
        <w:rPr>
          <w:rFonts w:ascii="Courier New" w:hAnsi="Courier New" w:cs="Courier New"/>
          <w:color w:val="000000"/>
          <w:kern w:val="0"/>
          <w:szCs w:val="20"/>
        </w:rPr>
        <w:t xml:space="preserve"> </w:t>
      </w:r>
      <w:r w:rsidR="00551BD3" w:rsidRPr="00551BD3">
        <w:rPr>
          <w:rFonts w:ascii="Courier New" w:hAnsi="Courier New" w:cs="Courier New"/>
          <w:b/>
          <w:bCs/>
          <w:color w:val="7F0055"/>
          <w:kern w:val="0"/>
          <w:szCs w:val="20"/>
        </w:rPr>
        <w:t>implements</w:t>
      </w:r>
      <w:r w:rsidR="00551BD3" w:rsidRPr="00551BD3">
        <w:rPr>
          <w:rFonts w:ascii="Courier New" w:hAnsi="Courier New" w:cs="Courier New"/>
          <w:color w:val="000000"/>
          <w:kern w:val="0"/>
          <w:szCs w:val="20"/>
        </w:rPr>
        <w:t xml:space="preserve"> </w:t>
      </w:r>
      <w:r w:rsidR="00551BD3" w:rsidRPr="00551BD3">
        <w:rPr>
          <w:rFonts w:ascii="Courier New" w:hAnsi="Courier New" w:cs="Courier New"/>
          <w:b/>
          <w:bCs/>
          <w:color w:val="005032"/>
          <w:kern w:val="0"/>
          <w:szCs w:val="20"/>
        </w:rPr>
        <w:t>View</w:t>
      </w:r>
      <w:r w:rsidR="00551BD3" w:rsidRPr="00551BD3">
        <w:rPr>
          <w:rFonts w:ascii="Courier New" w:hAnsi="Courier New" w:cs="Courier New"/>
          <w:color w:val="000000"/>
          <w:kern w:val="0"/>
          <w:szCs w:val="20"/>
        </w:rPr>
        <w:t xml:space="preserve">.OnClickListener  </w:t>
      </w:r>
      <w:r>
        <w:rPr>
          <w:rFonts w:ascii="Courier New" w:hAnsi="Courier New" w:cs="Courier New"/>
          <w:color w:val="000000"/>
          <w:kern w:val="0"/>
          <w:szCs w:val="20"/>
        </w:rPr>
        <w:t xml:space="preserve">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u w:val="single"/>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예</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5C0960" w:rsidRDefault="00DE14F8" w:rsidP="005C0960">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106" type="#_x0000_t32" style="position:absolute;margin-left:124.4pt;margin-top:9.45pt;width:79.5pt;height:92.15pt;flip:x;z-index:251743232" o:connectortype="straight">
            <v:stroke endarrow="block"/>
          </v:shape>
        </w:pict>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b/>
          <w:bCs/>
          <w:color w:val="008000"/>
          <w:kern w:val="0"/>
          <w:szCs w:val="20"/>
        </w:rPr>
        <w:t>doUpload</w:t>
      </w:r>
      <w:r w:rsidR="005C0960">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5C0960" w:rsidRDefault="00DE14F8" w:rsidP="005C0960">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05" style="position:absolute;margin-left:171.05pt;margin-top:7.15pt;width:301.85pt;height:59.9pt;z-index:251742208">
            <v:textbox>
              <w:txbxContent>
                <w:p w:rsidR="00E05E9B" w:rsidRPr="00EB5D91" w:rsidRDefault="00E05E9B">
                  <w:pPr>
                    <w:rPr>
                      <w:b/>
                      <w:sz w:val="16"/>
                    </w:rPr>
                  </w:pPr>
                  <w:r w:rsidRPr="00EB5D91">
                    <w:rPr>
                      <w:rFonts w:hint="eastAsia"/>
                      <w:b/>
                      <w:sz w:val="16"/>
                    </w:rPr>
                    <w:t xml:space="preserve">문제점이 있다 예를누르면 대화상자가 안닫히고  업로드를 시작한다 업로드가 끝난후 닫히고 토스트가 뜬다.  </w:t>
                  </w:r>
                  <w:r w:rsidRPr="00EB5D91">
                    <w:rPr>
                      <w:b/>
                      <w:sz w:val="16"/>
                    </w:rPr>
                    <w:br/>
                  </w:r>
                  <w:r w:rsidRPr="00EB5D91">
                    <w:rPr>
                      <w:rFonts w:hint="eastAsia"/>
                      <w:b/>
                      <w:sz w:val="16"/>
                    </w:rPr>
                    <w:t>그이유는 온클릭에 장기간 로직을 돌리는 doUpload를 하기때문이다.</w:t>
                  </w:r>
                </w:p>
              </w:txbxContent>
            </v:textbox>
          </v:rect>
        </w:pict>
      </w:r>
      <w:r w:rsidR="005C0960">
        <w:rPr>
          <w:rFonts w:ascii="Courier New" w:hAnsi="Courier New" w:cs="Courier New"/>
          <w:color w:val="000000"/>
          <w:kern w:val="0"/>
          <w:szCs w:val="20"/>
        </w:rPr>
        <w:tab/>
      </w:r>
      <w:r w:rsidR="005C0960">
        <w:rPr>
          <w:rFonts w:ascii="Courier New" w:hAnsi="Courier New" w:cs="Courier New"/>
          <w:color w:val="000000"/>
          <w:kern w:val="0"/>
          <w:szCs w:val="20"/>
        </w:rPr>
        <w:tab/>
      </w:r>
      <w:r w:rsidR="005C0960">
        <w:rPr>
          <w:rFonts w:ascii="Courier New" w:hAnsi="Courier New" w:cs="Courier New"/>
          <w:color w:val="000000"/>
          <w:kern w:val="0"/>
          <w:szCs w:val="20"/>
        </w:rPr>
        <w:tab/>
        <w:t>.</w:t>
      </w:r>
      <w:r w:rsidR="005C0960">
        <w:rPr>
          <w:rFonts w:ascii="Courier New" w:hAnsi="Courier New" w:cs="Courier New"/>
          <w:b/>
          <w:bCs/>
          <w:color w:val="008000"/>
          <w:kern w:val="0"/>
          <w:szCs w:val="20"/>
        </w:rPr>
        <w:t>show</w:t>
      </w:r>
      <w:r w:rsidR="005C0960">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C0960" w:rsidRDefault="005C0960" w:rsidP="005C096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081A47" w:rsidRPr="00D96A48" w:rsidRDefault="005C0960" w:rsidP="005C0960">
      <w:pPr>
        <w:wordWrap/>
        <w:adjustRightInd w:val="0"/>
        <w:jc w:val="left"/>
        <w:rPr>
          <w:rFonts w:ascii="Courier New" w:hAnsi="Courier New" w:cs="Courier New"/>
          <w:b/>
          <w:kern w:val="0"/>
          <w:szCs w:val="20"/>
        </w:rPr>
      </w:pPr>
      <w:r>
        <w:rPr>
          <w:rFonts w:ascii="Courier New" w:hAnsi="Courier New" w:cs="Courier New"/>
          <w:color w:val="000000"/>
          <w:kern w:val="0"/>
          <w:szCs w:val="20"/>
        </w:rPr>
        <w:tab/>
        <w:t>}}</w:t>
      </w:r>
    </w:p>
    <w:p w:rsidR="00D30AEF" w:rsidRDefault="008A0672" w:rsidP="0086783D">
      <w:pPr>
        <w:wordWrap/>
        <w:adjustRightInd w:val="0"/>
        <w:jc w:val="left"/>
        <w:rPr>
          <w:rFonts w:ascii="Courier New" w:hAnsi="Courier New" w:cs="Courier New"/>
          <w:b/>
          <w:kern w:val="0"/>
          <w:szCs w:val="20"/>
        </w:rPr>
      </w:pPr>
      <w:r w:rsidRPr="00875234">
        <w:rPr>
          <w:rFonts w:ascii="Courier New" w:hAnsi="Courier New" w:cs="Courier New" w:hint="eastAsia"/>
          <w:b/>
          <w:kern w:val="0"/>
          <w:szCs w:val="20"/>
        </w:rPr>
        <w:lastRenderedPageBreak/>
        <w:t>위내용을</w:t>
      </w:r>
      <w:r w:rsidRPr="00875234">
        <w:rPr>
          <w:rFonts w:ascii="Courier New" w:hAnsi="Courier New" w:cs="Courier New" w:hint="eastAsia"/>
          <w:b/>
          <w:kern w:val="0"/>
          <w:szCs w:val="20"/>
        </w:rPr>
        <w:t xml:space="preserve"> </w:t>
      </w:r>
      <w:r w:rsidRPr="00875234">
        <w:rPr>
          <w:rFonts w:ascii="Courier New" w:hAnsi="Courier New" w:cs="Courier New" w:hint="eastAsia"/>
          <w:b/>
          <w:kern w:val="0"/>
          <w:szCs w:val="20"/>
        </w:rPr>
        <w:t>보강한것이다</w:t>
      </w:r>
      <w:r w:rsidRPr="00875234">
        <w:rPr>
          <w:rFonts w:ascii="Courier New" w:hAnsi="Courier New" w:cs="Courier New" w:hint="eastAsia"/>
          <w:b/>
          <w:kern w:val="0"/>
          <w:szCs w:val="20"/>
        </w:rPr>
        <w:t>.</w:t>
      </w:r>
    </w:p>
    <w:p w:rsidR="00875234" w:rsidRPr="009C480A" w:rsidRDefault="009C480A" w:rsidP="0086783D">
      <w:pPr>
        <w:wordWrap/>
        <w:adjustRightInd w:val="0"/>
        <w:jc w:val="left"/>
        <w:rPr>
          <w:rFonts w:ascii="Courier New" w:hAnsi="Courier New" w:cs="Courier New"/>
          <w:b/>
          <w:kern w:val="0"/>
          <w:sz w:val="26"/>
          <w:szCs w:val="20"/>
        </w:rPr>
      </w:pPr>
      <w:r w:rsidRPr="009C480A">
        <w:rPr>
          <w:rFonts w:ascii="Courier New" w:hAnsi="Courier New" w:cs="Courier New"/>
          <w:b/>
          <w:kern w:val="0"/>
          <w:sz w:val="26"/>
          <w:szCs w:val="20"/>
        </w:rPr>
        <w:t xml:space="preserve">/* </w:t>
      </w:r>
      <w:r w:rsidRPr="009C480A">
        <w:rPr>
          <w:rFonts w:ascii="Courier New" w:hAnsi="Courier New" w:cs="Courier New"/>
          <w:b/>
          <w:kern w:val="0"/>
          <w:sz w:val="26"/>
          <w:szCs w:val="20"/>
        </w:rPr>
        <w:t>핸들러로</w:t>
      </w:r>
      <w:r w:rsidRPr="009C480A">
        <w:rPr>
          <w:rFonts w:ascii="Courier New" w:hAnsi="Courier New" w:cs="Courier New"/>
          <w:b/>
          <w:kern w:val="0"/>
          <w:sz w:val="26"/>
          <w:szCs w:val="20"/>
        </w:rPr>
        <w:t xml:space="preserve"> </w:t>
      </w:r>
      <w:r w:rsidRPr="009C480A">
        <w:rPr>
          <w:rFonts w:ascii="Courier New" w:hAnsi="Courier New" w:cs="Courier New"/>
          <w:b/>
          <w:kern w:val="0"/>
          <w:sz w:val="26"/>
          <w:szCs w:val="20"/>
        </w:rPr>
        <w:t>지연</w:t>
      </w:r>
      <w:r w:rsidRPr="009C480A">
        <w:rPr>
          <w:rFonts w:ascii="Courier New" w:hAnsi="Courier New" w:cs="Courier New"/>
          <w:b/>
          <w:kern w:val="0"/>
          <w:sz w:val="26"/>
          <w:szCs w:val="20"/>
        </w:rPr>
        <w:t xml:space="preserve"> </w:t>
      </w:r>
      <w:r w:rsidRPr="009C480A">
        <w:rPr>
          <w:rFonts w:ascii="Courier New" w:hAnsi="Courier New" w:cs="Courier New"/>
          <w:b/>
          <w:kern w:val="0"/>
          <w:sz w:val="26"/>
          <w:szCs w:val="20"/>
        </w:rPr>
        <w:t>호출</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예</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sendEmptyMessageDelayed</w:t>
      </w:r>
      <w:r>
        <w:rPr>
          <w:rFonts w:ascii="Courier New" w:hAnsi="Courier New" w:cs="Courier New"/>
          <w:color w:val="000000"/>
          <w:kern w:val="0"/>
          <w:szCs w:val="20"/>
        </w:rPr>
        <w:t>(0,10);</w:t>
      </w:r>
    </w:p>
    <w:p w:rsidR="009231F9" w:rsidRDefault="00DE14F8" w:rsidP="009231F9">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108" type="#_x0000_t32" style="position:absolute;margin-left:403.2pt;margin-top:7.05pt;width:29.4pt;height:52.45pt;flip:x y;z-index:251745280" o:connectortype="straight">
            <v:stroke endarrow="block"/>
          </v:shape>
        </w:pict>
      </w:r>
      <w:r w:rsidR="009231F9">
        <w:rPr>
          <w:rFonts w:ascii="Courier New" w:hAnsi="Courier New" w:cs="Courier New"/>
          <w:color w:val="000000"/>
          <w:kern w:val="0"/>
          <w:szCs w:val="20"/>
        </w:rPr>
        <w:tab/>
      </w:r>
      <w:r w:rsidR="009231F9">
        <w:rPr>
          <w:rFonts w:ascii="Courier New" w:hAnsi="Courier New" w:cs="Courier New"/>
          <w:color w:val="000000"/>
          <w:kern w:val="0"/>
          <w:szCs w:val="20"/>
        </w:rPr>
        <w:tab/>
      </w:r>
      <w:r w:rsidR="009231F9">
        <w:rPr>
          <w:rFonts w:ascii="Courier New" w:hAnsi="Courier New" w:cs="Courier New"/>
          <w:color w:val="000000"/>
          <w:kern w:val="0"/>
          <w:szCs w:val="20"/>
        </w:rPr>
        <w:tab/>
      </w:r>
      <w:r w:rsidR="009231F9">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9231F9" w:rsidRDefault="00DE14F8" w:rsidP="009231F9">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07" style="position:absolute;margin-left:196.3pt;margin-top:7pt;width:301.85pt;height:42.6pt;z-index:251744256">
            <v:textbox>
              <w:txbxContent>
                <w:p w:rsidR="00E05E9B" w:rsidRDefault="00E05E9B" w:rsidP="003E0BAD">
                  <w:pPr>
                    <w:rPr>
                      <w:b/>
                      <w:sz w:val="16"/>
                    </w:rPr>
                  </w:pPr>
                  <w:r>
                    <w:rPr>
                      <w:rFonts w:hint="eastAsia"/>
                      <w:b/>
                      <w:sz w:val="16"/>
                    </w:rPr>
                    <w:t xml:space="preserve">onClick이벤트가 닫을 수 있는 시간을준다  10mm 만큼 </w:t>
                  </w:r>
                </w:p>
                <w:p w:rsidR="00E05E9B" w:rsidRPr="00EB5D91" w:rsidRDefault="00E05E9B" w:rsidP="003E0BAD">
                  <w:pPr>
                    <w:rPr>
                      <w:b/>
                      <w:sz w:val="16"/>
                    </w:rPr>
                  </w:pPr>
                  <w:r>
                    <w:rPr>
                      <w:rFonts w:hint="eastAsia"/>
                      <w:b/>
                      <w:sz w:val="16"/>
                    </w:rPr>
                    <w:t>기달렸다가 큐에넣는다</w:t>
                  </w:r>
                </w:p>
              </w:txbxContent>
            </v:textbox>
          </v:rect>
        </w:pict>
      </w:r>
      <w:r w:rsidR="009231F9">
        <w:rPr>
          <w:rFonts w:ascii="Courier New" w:hAnsi="Courier New" w:cs="Courier New"/>
          <w:color w:val="000000"/>
          <w:kern w:val="0"/>
          <w:szCs w:val="20"/>
        </w:rPr>
        <w:tab/>
      </w:r>
      <w:r w:rsidR="009231F9">
        <w:rPr>
          <w:rFonts w:ascii="Courier New" w:hAnsi="Courier New" w:cs="Courier New"/>
          <w:color w:val="000000"/>
          <w:kern w:val="0"/>
          <w:szCs w:val="20"/>
        </w:rPr>
        <w:tab/>
      </w:r>
      <w:r w:rsidR="009231F9">
        <w:rPr>
          <w:rFonts w:ascii="Courier New" w:hAnsi="Courier New" w:cs="Courier New"/>
          <w:color w:val="000000"/>
          <w:kern w:val="0"/>
          <w:szCs w:val="20"/>
        </w:rPr>
        <w:tab/>
        <w:t>.</w:t>
      </w:r>
      <w:r w:rsidR="009231F9">
        <w:rPr>
          <w:rFonts w:ascii="Courier New" w:hAnsi="Courier New" w:cs="Courier New"/>
          <w:b/>
          <w:bCs/>
          <w:color w:val="008000"/>
          <w:kern w:val="0"/>
          <w:szCs w:val="20"/>
        </w:rPr>
        <w:t>show</w:t>
      </w:r>
      <w:r w:rsidR="009231F9">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(msg.</w:t>
      </w:r>
      <w:r>
        <w:rPr>
          <w:rFonts w:ascii="Courier New" w:hAnsi="Courier New" w:cs="Courier New"/>
          <w:color w:val="0000C0"/>
          <w:kern w:val="0"/>
          <w:szCs w:val="20"/>
        </w:rPr>
        <w:t>what</w:t>
      </w:r>
      <w:r>
        <w:rPr>
          <w:rFonts w:ascii="Courier New" w:hAnsi="Courier New" w:cs="Courier New"/>
          <w:color w:val="000000"/>
          <w:kern w:val="0"/>
          <w:szCs w:val="20"/>
        </w:rPr>
        <w:t xml:space="preserve"> == 0)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231F9" w:rsidRDefault="009231F9" w:rsidP="009231F9">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096AC6" w:rsidRDefault="00096AC6">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096AC6" w:rsidRPr="00096AC6" w:rsidRDefault="00096AC6" w:rsidP="00096AC6">
      <w:pPr>
        <w:wordWrap/>
        <w:adjustRightInd w:val="0"/>
        <w:jc w:val="left"/>
        <w:rPr>
          <w:rFonts w:ascii="Courier New" w:hAnsi="Courier New" w:cs="Courier New"/>
          <w:b/>
          <w:kern w:val="0"/>
          <w:sz w:val="24"/>
          <w:szCs w:val="20"/>
        </w:rPr>
      </w:pPr>
      <w:r w:rsidRPr="00096AC6">
        <w:rPr>
          <w:rFonts w:ascii="Courier New" w:hAnsi="Courier New" w:cs="Courier New"/>
          <w:b/>
          <w:kern w:val="0"/>
          <w:sz w:val="24"/>
          <w:szCs w:val="20"/>
        </w:rPr>
        <w:lastRenderedPageBreak/>
        <w:t xml:space="preserve">/* </w:t>
      </w:r>
      <w:r w:rsidRPr="00096AC6">
        <w:rPr>
          <w:rFonts w:ascii="Courier New" w:hAnsi="Courier New" w:cs="Courier New"/>
          <w:b/>
          <w:kern w:val="0"/>
          <w:sz w:val="24"/>
          <w:szCs w:val="20"/>
        </w:rPr>
        <w:t>러너블</w:t>
      </w:r>
      <w:r w:rsidRPr="00096AC6">
        <w:rPr>
          <w:rFonts w:ascii="Courier New" w:hAnsi="Courier New" w:cs="Courier New"/>
          <w:b/>
          <w:kern w:val="0"/>
          <w:sz w:val="24"/>
          <w:szCs w:val="20"/>
        </w:rPr>
        <w:t xml:space="preserve"> </w:t>
      </w:r>
      <w:r w:rsidRPr="00096AC6">
        <w:rPr>
          <w:rFonts w:ascii="Courier New" w:hAnsi="Courier New" w:cs="Courier New"/>
          <w:b/>
          <w:kern w:val="0"/>
          <w:sz w:val="24"/>
          <w:szCs w:val="20"/>
        </w:rPr>
        <w:t>전달</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096AC6" w:rsidRDefault="00DE14F8" w:rsidP="00096AC6">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09" style="position:absolute;margin-left:-6.9pt;margin-top:27.8pt;width:476.35pt;height:101.95pt;z-index:251746304" filled="f" strokecolor="red" strokeweight="1.5pt"/>
        </w:pict>
      </w:r>
      <w:r w:rsidR="00096AC6">
        <w:rPr>
          <w:rFonts w:ascii="Courier New" w:hAnsi="Courier New" w:cs="Courier New"/>
          <w:color w:val="000000"/>
          <w:kern w:val="0"/>
          <w:szCs w:val="20"/>
        </w:rPr>
        <w:tab/>
      </w:r>
      <w:r w:rsidR="00096AC6">
        <w:rPr>
          <w:rFonts w:ascii="Courier New" w:hAnsi="Courier New" w:cs="Courier New"/>
          <w:color w:val="000000"/>
          <w:kern w:val="0"/>
          <w:szCs w:val="20"/>
        </w:rPr>
        <w:tab/>
      </w:r>
      <w:r w:rsidR="00096AC6">
        <w:rPr>
          <w:rFonts w:ascii="Courier New" w:hAnsi="Courier New" w:cs="Courier New"/>
          <w:color w:val="000000"/>
          <w:kern w:val="0"/>
          <w:szCs w:val="20"/>
        </w:rPr>
        <w:tab/>
        <w:t>.</w:t>
      </w:r>
      <w:r w:rsidR="00096AC6">
        <w:rPr>
          <w:rFonts w:ascii="Courier New" w:hAnsi="Courier New" w:cs="Courier New"/>
          <w:b/>
          <w:bCs/>
          <w:color w:val="008000"/>
          <w:kern w:val="0"/>
          <w:szCs w:val="20"/>
        </w:rPr>
        <w:t>setPositiveButton</w:t>
      </w:r>
      <w:r w:rsidR="00096AC6">
        <w:rPr>
          <w:rFonts w:ascii="Courier New" w:hAnsi="Courier New" w:cs="Courier New"/>
          <w:color w:val="000000"/>
          <w:kern w:val="0"/>
          <w:szCs w:val="20"/>
        </w:rPr>
        <w:t>(</w:t>
      </w:r>
      <w:r w:rsidR="00096AC6">
        <w:rPr>
          <w:rFonts w:ascii="Courier New" w:hAnsi="Courier New" w:cs="Courier New"/>
          <w:color w:val="2A00FF"/>
          <w:kern w:val="0"/>
          <w:szCs w:val="20"/>
        </w:rPr>
        <w:t>"</w:t>
      </w:r>
      <w:r w:rsidR="00096AC6">
        <w:rPr>
          <w:rFonts w:ascii="Courier New" w:hAnsi="Courier New" w:cs="Courier New"/>
          <w:color w:val="2A00FF"/>
          <w:kern w:val="0"/>
          <w:szCs w:val="20"/>
        </w:rPr>
        <w:t>예</w:t>
      </w:r>
      <w:r w:rsidR="00096AC6">
        <w:rPr>
          <w:rFonts w:ascii="Courier New" w:hAnsi="Courier New" w:cs="Courier New"/>
          <w:color w:val="2A00FF"/>
          <w:kern w:val="0"/>
          <w:szCs w:val="20"/>
        </w:rPr>
        <w:t>"</w:t>
      </w:r>
      <w:r w:rsidR="00096AC6">
        <w:rPr>
          <w:rFonts w:ascii="Courier New" w:hAnsi="Courier New" w:cs="Courier New"/>
          <w:color w:val="000000"/>
          <w:kern w:val="0"/>
          <w:szCs w:val="20"/>
        </w:rPr>
        <w:t xml:space="preserve">, </w:t>
      </w:r>
      <w:r w:rsidR="00096AC6">
        <w:rPr>
          <w:rFonts w:ascii="Courier New" w:hAnsi="Courier New" w:cs="Courier New"/>
          <w:b/>
          <w:bCs/>
          <w:color w:val="7F0055"/>
          <w:kern w:val="0"/>
          <w:szCs w:val="20"/>
        </w:rPr>
        <w:t>new</w:t>
      </w:r>
      <w:r w:rsidR="00096AC6">
        <w:rPr>
          <w:rFonts w:ascii="Courier New" w:hAnsi="Courier New" w:cs="Courier New"/>
          <w:color w:val="000000"/>
          <w:kern w:val="0"/>
          <w:szCs w:val="20"/>
        </w:rPr>
        <w:t xml:space="preserve"> DialogInterface.</w:t>
      </w:r>
      <w:r w:rsidR="00096AC6">
        <w:rPr>
          <w:rFonts w:ascii="Courier New" w:hAnsi="Courier New" w:cs="Courier New"/>
          <w:b/>
          <w:bCs/>
          <w:color w:val="008000"/>
          <w:kern w:val="0"/>
          <w:szCs w:val="20"/>
        </w:rPr>
        <w:t>OnClickListener</w:t>
      </w:r>
      <w:r w:rsidR="00096AC6">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postDelayed</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Runnable</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},10);</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96AC6" w:rsidRDefault="00DE14F8" w:rsidP="00096AC6">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10" style="position:absolute;margin-left:-6.9pt;margin-top:3.4pt;width:476.35pt;height:28.7pt;z-index:251747328" filled="f" strokecolor="red" strokeweight="1.5pt"/>
        </w:pic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96AC6" w:rsidRDefault="00096AC6" w:rsidP="00096AC6">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096AC6" w:rsidRDefault="00096AC6" w:rsidP="0086783D">
      <w:pPr>
        <w:wordWrap/>
        <w:adjustRightInd w:val="0"/>
        <w:jc w:val="left"/>
        <w:rPr>
          <w:rFonts w:ascii="Courier New" w:hAnsi="Courier New" w:cs="Courier New"/>
          <w:kern w:val="0"/>
          <w:szCs w:val="20"/>
        </w:rPr>
      </w:pPr>
    </w:p>
    <w:p w:rsidR="00BF29A8" w:rsidRDefault="00BF29A8" w:rsidP="0086783D">
      <w:pPr>
        <w:wordWrap/>
        <w:adjustRightInd w:val="0"/>
        <w:jc w:val="left"/>
        <w:rPr>
          <w:rFonts w:ascii="Courier New" w:hAnsi="Courier New" w:cs="Courier New"/>
          <w:kern w:val="0"/>
          <w:szCs w:val="20"/>
        </w:rPr>
      </w:pPr>
    </w:p>
    <w:p w:rsidR="00BF29A8" w:rsidRDefault="00BF29A8">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7D0CD1" w:rsidRDefault="007D0CD1" w:rsidP="0086783D">
      <w:pPr>
        <w:wordWrap/>
        <w:adjustRightInd w:val="0"/>
        <w:jc w:val="left"/>
        <w:rPr>
          <w:rFonts w:ascii="Courier New" w:hAnsi="Courier New" w:cs="Courier New"/>
          <w:kern w:val="0"/>
          <w:szCs w:val="20"/>
        </w:rPr>
      </w:pPr>
      <w:r>
        <w:rPr>
          <w:rFonts w:ascii="Courier New" w:hAnsi="Courier New" w:cs="Courier New" w:hint="eastAsia"/>
          <w:kern w:val="0"/>
          <w:szCs w:val="20"/>
        </w:rPr>
        <w:lastRenderedPageBreak/>
        <w:t>러너블</w:t>
      </w:r>
      <w:r>
        <w:rPr>
          <w:rFonts w:ascii="Courier New" w:hAnsi="Courier New" w:cs="Courier New" w:hint="eastAsia"/>
          <w:kern w:val="0"/>
          <w:szCs w:val="20"/>
        </w:rPr>
        <w:t xml:space="preserve"> </w:t>
      </w:r>
      <w:r>
        <w:rPr>
          <w:rFonts w:ascii="Courier New" w:hAnsi="Courier New" w:cs="Courier New" w:hint="eastAsia"/>
          <w:kern w:val="0"/>
          <w:szCs w:val="20"/>
        </w:rPr>
        <w:t>전송방식은</w:t>
      </w:r>
      <w:r>
        <w:rPr>
          <w:rFonts w:ascii="Courier New" w:hAnsi="Courier New" w:cs="Courier New" w:hint="eastAsia"/>
          <w:kern w:val="0"/>
          <w:szCs w:val="20"/>
        </w:rPr>
        <w:t xml:space="preserve"> Handler </w:t>
      </w:r>
      <w:r>
        <w:rPr>
          <w:rFonts w:ascii="Courier New" w:hAnsi="Courier New" w:cs="Courier New" w:hint="eastAsia"/>
          <w:kern w:val="0"/>
          <w:szCs w:val="20"/>
        </w:rPr>
        <w:t>구현이</w:t>
      </w:r>
      <w:r>
        <w:rPr>
          <w:rFonts w:ascii="Courier New" w:hAnsi="Courier New" w:cs="Courier New" w:hint="eastAsia"/>
          <w:kern w:val="0"/>
          <w:szCs w:val="20"/>
        </w:rPr>
        <w:t xml:space="preserve"> </w:t>
      </w:r>
      <w:r>
        <w:rPr>
          <w:rFonts w:ascii="Courier New" w:hAnsi="Courier New" w:cs="Courier New" w:hint="eastAsia"/>
          <w:kern w:val="0"/>
          <w:szCs w:val="20"/>
        </w:rPr>
        <w:t>필요없어서</w:t>
      </w:r>
      <w:r>
        <w:rPr>
          <w:rFonts w:ascii="Courier New" w:hAnsi="Courier New" w:cs="Courier New" w:hint="eastAsia"/>
          <w:kern w:val="0"/>
          <w:szCs w:val="20"/>
        </w:rPr>
        <w:t xml:space="preserve"> </w:t>
      </w:r>
      <w:r>
        <w:rPr>
          <w:rFonts w:ascii="Courier New" w:hAnsi="Courier New" w:cs="Courier New" w:hint="eastAsia"/>
          <w:kern w:val="0"/>
          <w:szCs w:val="20"/>
        </w:rPr>
        <w:t>참으로</w:t>
      </w:r>
      <w:r>
        <w:rPr>
          <w:rFonts w:ascii="Courier New" w:hAnsi="Courier New" w:cs="Courier New" w:hint="eastAsia"/>
          <w:kern w:val="0"/>
          <w:szCs w:val="20"/>
        </w:rPr>
        <w:t xml:space="preserve"> </w:t>
      </w:r>
      <w:r>
        <w:rPr>
          <w:rFonts w:ascii="Courier New" w:hAnsi="Courier New" w:cs="Courier New" w:hint="eastAsia"/>
          <w:kern w:val="0"/>
          <w:szCs w:val="20"/>
        </w:rPr>
        <w:t>간단하다</w:t>
      </w:r>
      <w:r>
        <w:rPr>
          <w:rFonts w:ascii="Courier New" w:hAnsi="Courier New" w:cs="Courier New" w:hint="eastAsia"/>
          <w:kern w:val="0"/>
          <w:szCs w:val="20"/>
        </w:rPr>
        <w:t>.</w:t>
      </w:r>
    </w:p>
    <w:p w:rsidR="007D0CD1" w:rsidRPr="00E60AEF" w:rsidRDefault="007D0CD1" w:rsidP="0086783D">
      <w:pPr>
        <w:wordWrap/>
        <w:adjustRightInd w:val="0"/>
        <w:jc w:val="left"/>
        <w:rPr>
          <w:rFonts w:ascii="Courier New" w:hAnsi="Courier New" w:cs="Courier New"/>
          <w:b/>
          <w:kern w:val="0"/>
          <w:szCs w:val="20"/>
        </w:rPr>
      </w:pPr>
      <w:r>
        <w:rPr>
          <w:rFonts w:ascii="Courier New" w:hAnsi="Courier New" w:cs="Courier New" w:hint="eastAsia"/>
          <w:kern w:val="0"/>
          <w:szCs w:val="20"/>
        </w:rPr>
        <w:t>또한</w:t>
      </w:r>
      <w:r>
        <w:rPr>
          <w:rFonts w:ascii="Courier New" w:hAnsi="Courier New" w:cs="Courier New" w:hint="eastAsia"/>
          <w:kern w:val="0"/>
          <w:szCs w:val="20"/>
        </w:rPr>
        <w:t xml:space="preserve"> </w:t>
      </w:r>
      <w:r>
        <w:rPr>
          <w:rFonts w:ascii="Courier New" w:hAnsi="Courier New" w:cs="Courier New" w:hint="eastAsia"/>
          <w:kern w:val="0"/>
          <w:szCs w:val="20"/>
        </w:rPr>
        <w:t>방법은</w:t>
      </w:r>
      <w:r>
        <w:rPr>
          <w:rFonts w:ascii="Courier New" w:hAnsi="Courier New" w:cs="Courier New" w:hint="eastAsia"/>
          <w:kern w:val="0"/>
          <w:szCs w:val="20"/>
        </w:rPr>
        <w:t xml:space="preserve"> View </w:t>
      </w:r>
      <w:r>
        <w:rPr>
          <w:rFonts w:ascii="Courier New" w:hAnsi="Courier New" w:cs="Courier New" w:hint="eastAsia"/>
          <w:kern w:val="0"/>
          <w:szCs w:val="20"/>
        </w:rPr>
        <w:t>가속한</w:t>
      </w:r>
      <w:r>
        <w:rPr>
          <w:rFonts w:ascii="Courier New" w:hAnsi="Courier New" w:cs="Courier New" w:hint="eastAsia"/>
          <w:kern w:val="0"/>
          <w:szCs w:val="20"/>
        </w:rPr>
        <w:t xml:space="preserve"> </w:t>
      </w:r>
      <w:r>
        <w:rPr>
          <w:rFonts w:ascii="Courier New" w:hAnsi="Courier New" w:cs="Courier New" w:hint="eastAsia"/>
          <w:kern w:val="0"/>
          <w:szCs w:val="20"/>
        </w:rPr>
        <w:t>스레드의</w:t>
      </w:r>
      <w:r>
        <w:rPr>
          <w:rFonts w:ascii="Courier New" w:hAnsi="Courier New" w:cs="Courier New" w:hint="eastAsia"/>
          <w:kern w:val="0"/>
          <w:szCs w:val="20"/>
        </w:rPr>
        <w:t xml:space="preserve"> </w:t>
      </w:r>
      <w:r>
        <w:rPr>
          <w:rFonts w:ascii="Courier New" w:hAnsi="Courier New" w:cs="Courier New" w:hint="eastAsia"/>
          <w:kern w:val="0"/>
          <w:szCs w:val="20"/>
        </w:rPr>
        <w:t>큐를</w:t>
      </w:r>
      <w:r>
        <w:rPr>
          <w:rFonts w:ascii="Courier New" w:hAnsi="Courier New" w:cs="Courier New" w:hint="eastAsia"/>
          <w:kern w:val="0"/>
          <w:szCs w:val="20"/>
        </w:rPr>
        <w:t xml:space="preserve"> </w:t>
      </w:r>
      <w:r>
        <w:rPr>
          <w:rFonts w:ascii="Courier New" w:hAnsi="Courier New" w:cs="Courier New" w:hint="eastAsia"/>
          <w:kern w:val="0"/>
          <w:szCs w:val="20"/>
        </w:rPr>
        <w:t>찾아</w:t>
      </w:r>
      <w:r>
        <w:rPr>
          <w:rFonts w:ascii="Courier New" w:hAnsi="Courier New" w:cs="Courier New" w:hint="eastAsia"/>
          <w:kern w:val="0"/>
          <w:szCs w:val="20"/>
        </w:rPr>
        <w:t xml:space="preserve"> </w:t>
      </w:r>
      <w:r>
        <w:rPr>
          <w:rFonts w:ascii="Courier New" w:hAnsi="Courier New" w:cs="Courier New" w:hint="eastAsia"/>
          <w:kern w:val="0"/>
          <w:szCs w:val="20"/>
        </w:rPr>
        <w:t>러너블을</w:t>
      </w:r>
      <w:r>
        <w:rPr>
          <w:rFonts w:ascii="Courier New" w:hAnsi="Courier New" w:cs="Courier New" w:hint="eastAsia"/>
          <w:kern w:val="0"/>
          <w:szCs w:val="20"/>
        </w:rPr>
        <w:t xml:space="preserve"> </w:t>
      </w:r>
      <w:r>
        <w:rPr>
          <w:rFonts w:ascii="Courier New" w:hAnsi="Courier New" w:cs="Courier New" w:hint="eastAsia"/>
          <w:kern w:val="0"/>
          <w:szCs w:val="20"/>
        </w:rPr>
        <w:t>전송하므로</w:t>
      </w:r>
      <w:r>
        <w:rPr>
          <w:rFonts w:ascii="Courier New" w:hAnsi="Courier New" w:cs="Courier New" w:hint="eastAsia"/>
          <w:kern w:val="0"/>
          <w:szCs w:val="20"/>
        </w:rPr>
        <w:t xml:space="preserve"> </w:t>
      </w:r>
      <w:r>
        <w:rPr>
          <w:rFonts w:ascii="Courier New" w:hAnsi="Courier New" w:cs="Courier New" w:hint="eastAsia"/>
          <w:kern w:val="0"/>
          <w:szCs w:val="20"/>
        </w:rPr>
        <w:t>핸들러가</w:t>
      </w:r>
      <w:r>
        <w:rPr>
          <w:rFonts w:ascii="Courier New" w:hAnsi="Courier New" w:cs="Courier New" w:hint="eastAsia"/>
          <w:kern w:val="0"/>
          <w:szCs w:val="20"/>
        </w:rPr>
        <w:t xml:space="preserve"> </w:t>
      </w:r>
      <w:r>
        <w:rPr>
          <w:rFonts w:ascii="Courier New" w:hAnsi="Courier New" w:cs="Courier New" w:hint="eastAsia"/>
          <w:kern w:val="0"/>
          <w:szCs w:val="20"/>
        </w:rPr>
        <w:t>아예없어도</w:t>
      </w:r>
      <w:r>
        <w:rPr>
          <w:rFonts w:ascii="Courier New" w:hAnsi="Courier New" w:cs="Courier New" w:hint="eastAsia"/>
          <w:kern w:val="0"/>
          <w:szCs w:val="20"/>
        </w:rPr>
        <w:t xml:space="preserve"> </w:t>
      </w:r>
      <w:r>
        <w:rPr>
          <w:rFonts w:ascii="Courier New" w:hAnsi="Courier New" w:cs="Courier New" w:hint="eastAsia"/>
          <w:kern w:val="0"/>
          <w:szCs w:val="20"/>
        </w:rPr>
        <w:t>상관없다</w:t>
      </w:r>
    </w:p>
    <w:p w:rsidR="007A3EA8" w:rsidRPr="00E60AEF" w:rsidRDefault="007A3EA8" w:rsidP="0086783D">
      <w:pPr>
        <w:wordWrap/>
        <w:adjustRightInd w:val="0"/>
        <w:jc w:val="left"/>
        <w:rPr>
          <w:rFonts w:ascii="Courier New" w:hAnsi="Courier New" w:cs="Courier New"/>
          <w:b/>
          <w:kern w:val="0"/>
          <w:szCs w:val="20"/>
        </w:rPr>
      </w:pPr>
      <w:r w:rsidRPr="00E60AEF">
        <w:rPr>
          <w:rFonts w:ascii="Courier New" w:hAnsi="Courier New" w:cs="Courier New"/>
          <w:b/>
          <w:kern w:val="0"/>
          <w:szCs w:val="20"/>
        </w:rPr>
        <w:t>Boolean</w:t>
      </w:r>
      <w:r w:rsidRPr="00E60AEF">
        <w:rPr>
          <w:rFonts w:ascii="Courier New" w:hAnsi="Courier New" w:cs="Courier New" w:hint="eastAsia"/>
          <w:b/>
          <w:kern w:val="0"/>
          <w:szCs w:val="20"/>
        </w:rPr>
        <w:t xml:space="preserve"> post(Runnable action)</w:t>
      </w:r>
    </w:p>
    <w:p w:rsidR="00F720AD" w:rsidRDefault="007A3EA8" w:rsidP="0086783D">
      <w:pPr>
        <w:wordWrap/>
        <w:adjustRightInd w:val="0"/>
        <w:jc w:val="left"/>
        <w:rPr>
          <w:rFonts w:ascii="Courier New" w:hAnsi="Courier New" w:cs="Courier New"/>
          <w:b/>
          <w:kern w:val="0"/>
          <w:szCs w:val="20"/>
        </w:rPr>
      </w:pPr>
      <w:r w:rsidRPr="00E60AEF">
        <w:rPr>
          <w:rFonts w:ascii="Courier New" w:hAnsi="Courier New" w:cs="Courier New"/>
          <w:b/>
          <w:kern w:val="0"/>
          <w:szCs w:val="20"/>
        </w:rPr>
        <w:t>Boolean</w:t>
      </w:r>
      <w:r w:rsidRPr="00E60AEF">
        <w:rPr>
          <w:rFonts w:ascii="Courier New" w:hAnsi="Courier New" w:cs="Courier New" w:hint="eastAsia"/>
          <w:b/>
          <w:kern w:val="0"/>
          <w:szCs w:val="20"/>
        </w:rPr>
        <w:t xml:space="preserve"> postDelayed(Runnable action , long deleyMillis);</w:t>
      </w:r>
    </w:p>
    <w:p w:rsidR="00F31A7F" w:rsidRDefault="00F31A7F">
      <w:pPr>
        <w:widowControl/>
        <w:wordWrap/>
        <w:autoSpaceDE/>
        <w:autoSpaceDN/>
        <w:jc w:val="left"/>
        <w:rPr>
          <w:rFonts w:ascii="Courier New" w:hAnsi="Courier New" w:cs="Courier New"/>
          <w:kern w:val="0"/>
          <w:szCs w:val="20"/>
        </w:rPr>
      </w:pPr>
      <w:r>
        <w:rPr>
          <w:rFonts w:ascii="Courier New" w:hAnsi="Courier New" w:cs="Courier New"/>
          <w:kern w:val="0"/>
          <w:szCs w:val="20"/>
        </w:rPr>
        <w:t>P</w:t>
      </w:r>
      <w:r>
        <w:rPr>
          <w:rFonts w:ascii="Courier New" w:hAnsi="Courier New" w:cs="Courier New" w:hint="eastAsia"/>
          <w:kern w:val="0"/>
          <w:szCs w:val="20"/>
        </w:rPr>
        <w:t>ost</w:t>
      </w:r>
      <w:r>
        <w:rPr>
          <w:rFonts w:ascii="Courier New" w:hAnsi="Courier New" w:cs="Courier New" w:hint="eastAsia"/>
          <w:kern w:val="0"/>
          <w:szCs w:val="20"/>
        </w:rPr>
        <w:t>는</w:t>
      </w:r>
      <w:r>
        <w:rPr>
          <w:rFonts w:ascii="Courier New" w:hAnsi="Courier New" w:cs="Courier New" w:hint="eastAsia"/>
          <w:kern w:val="0"/>
          <w:szCs w:val="20"/>
        </w:rPr>
        <w:t xml:space="preserve"> </w:t>
      </w:r>
      <w:r>
        <w:rPr>
          <w:rFonts w:ascii="Courier New" w:hAnsi="Courier New" w:cs="Courier New" w:hint="eastAsia"/>
          <w:kern w:val="0"/>
          <w:szCs w:val="20"/>
        </w:rPr>
        <w:t>지연시간</w:t>
      </w:r>
      <w:r>
        <w:rPr>
          <w:rFonts w:ascii="Courier New" w:hAnsi="Courier New" w:cs="Courier New" w:hint="eastAsia"/>
          <w:kern w:val="0"/>
          <w:szCs w:val="20"/>
        </w:rPr>
        <w:t xml:space="preserve"> </w:t>
      </w:r>
      <w:r>
        <w:rPr>
          <w:rFonts w:ascii="Courier New" w:hAnsi="Courier New" w:cs="Courier New" w:hint="eastAsia"/>
          <w:kern w:val="0"/>
          <w:szCs w:val="20"/>
        </w:rPr>
        <w:t>없이</w:t>
      </w:r>
      <w:r>
        <w:rPr>
          <w:rFonts w:ascii="Courier New" w:hAnsi="Courier New" w:cs="Courier New" w:hint="eastAsia"/>
          <w:kern w:val="0"/>
          <w:szCs w:val="20"/>
        </w:rPr>
        <w:t xml:space="preserve"> </w:t>
      </w:r>
      <w:r>
        <w:rPr>
          <w:rFonts w:ascii="Courier New" w:hAnsi="Courier New" w:cs="Courier New" w:hint="eastAsia"/>
          <w:kern w:val="0"/>
          <w:szCs w:val="20"/>
        </w:rPr>
        <w:t>러너블을</w:t>
      </w:r>
      <w:r>
        <w:rPr>
          <w:rFonts w:ascii="Courier New" w:hAnsi="Courier New" w:cs="Courier New" w:hint="eastAsia"/>
          <w:kern w:val="0"/>
          <w:szCs w:val="20"/>
        </w:rPr>
        <w:t xml:space="preserve"> </w:t>
      </w:r>
      <w:r>
        <w:rPr>
          <w:rFonts w:ascii="Courier New" w:hAnsi="Courier New" w:cs="Courier New" w:hint="eastAsia"/>
          <w:kern w:val="0"/>
          <w:szCs w:val="20"/>
        </w:rPr>
        <w:t>큐에</w:t>
      </w:r>
      <w:r>
        <w:rPr>
          <w:rFonts w:ascii="Courier New" w:hAnsi="Courier New" w:cs="Courier New" w:hint="eastAsia"/>
          <w:kern w:val="0"/>
          <w:szCs w:val="20"/>
        </w:rPr>
        <w:t xml:space="preserve"> </w:t>
      </w:r>
      <w:r>
        <w:rPr>
          <w:rFonts w:ascii="Courier New" w:hAnsi="Courier New" w:cs="Courier New" w:hint="eastAsia"/>
          <w:kern w:val="0"/>
          <w:szCs w:val="20"/>
        </w:rPr>
        <w:t>삽입하면</w:t>
      </w:r>
      <w:r>
        <w:rPr>
          <w:rFonts w:ascii="Courier New" w:hAnsi="Courier New" w:cs="Courier New" w:hint="eastAsia"/>
          <w:kern w:val="0"/>
          <w:szCs w:val="20"/>
        </w:rPr>
        <w:t xml:space="preserve"> </w:t>
      </w:r>
    </w:p>
    <w:p w:rsidR="00BF29A8" w:rsidRDefault="00F31A7F">
      <w:pPr>
        <w:widowControl/>
        <w:wordWrap/>
        <w:autoSpaceDE/>
        <w:autoSpaceDN/>
        <w:jc w:val="left"/>
        <w:rPr>
          <w:rFonts w:ascii="Courier New" w:hAnsi="Courier New" w:cs="Courier New"/>
          <w:kern w:val="0"/>
          <w:szCs w:val="20"/>
        </w:rPr>
      </w:pPr>
      <w:r>
        <w:rPr>
          <w:rFonts w:ascii="Courier New" w:hAnsi="Courier New" w:cs="Courier New" w:hint="eastAsia"/>
          <w:kern w:val="0"/>
          <w:szCs w:val="20"/>
        </w:rPr>
        <w:t>postDeleyed</w:t>
      </w:r>
      <w:r>
        <w:rPr>
          <w:rFonts w:ascii="Courier New" w:hAnsi="Courier New" w:cs="Courier New" w:hint="eastAsia"/>
          <w:kern w:val="0"/>
          <w:szCs w:val="20"/>
        </w:rPr>
        <w:t>는</w:t>
      </w:r>
      <w:r>
        <w:rPr>
          <w:rFonts w:ascii="Courier New" w:hAnsi="Courier New" w:cs="Courier New" w:hint="eastAsia"/>
          <w:kern w:val="0"/>
          <w:szCs w:val="20"/>
        </w:rPr>
        <w:t xml:space="preserve"> </w:t>
      </w:r>
      <w:r>
        <w:rPr>
          <w:rFonts w:ascii="Courier New" w:hAnsi="Courier New" w:cs="Courier New" w:hint="eastAsia"/>
          <w:kern w:val="0"/>
          <w:szCs w:val="20"/>
        </w:rPr>
        <w:t>지연시간을</w:t>
      </w:r>
      <w:r>
        <w:rPr>
          <w:rFonts w:ascii="Courier New" w:hAnsi="Courier New" w:cs="Courier New" w:hint="eastAsia"/>
          <w:kern w:val="0"/>
          <w:szCs w:val="20"/>
        </w:rPr>
        <w:t xml:space="preserve"> </w:t>
      </w:r>
      <w:r>
        <w:rPr>
          <w:rFonts w:ascii="Courier New" w:hAnsi="Courier New" w:cs="Courier New" w:hint="eastAsia"/>
          <w:kern w:val="0"/>
          <w:szCs w:val="20"/>
        </w:rPr>
        <w:t>두고</w:t>
      </w:r>
      <w:r>
        <w:rPr>
          <w:rFonts w:ascii="Courier New" w:hAnsi="Courier New" w:cs="Courier New" w:hint="eastAsia"/>
          <w:kern w:val="0"/>
          <w:szCs w:val="20"/>
        </w:rPr>
        <w:t xml:space="preserve"> </w:t>
      </w:r>
      <w:r>
        <w:rPr>
          <w:rFonts w:ascii="Courier New" w:hAnsi="Courier New" w:cs="Courier New" w:hint="eastAsia"/>
          <w:kern w:val="0"/>
          <w:szCs w:val="20"/>
        </w:rPr>
        <w:t>삽입함</w:t>
      </w:r>
      <w:r w:rsidR="00826116">
        <w:rPr>
          <w:rFonts w:ascii="Courier New" w:hAnsi="Courier New" w:cs="Courier New" w:hint="eastAsia"/>
          <w:kern w:val="0"/>
          <w:szCs w:val="20"/>
        </w:rPr>
        <w:t xml:space="preserve">    </w:t>
      </w:r>
      <w:r w:rsidR="00826116">
        <w:rPr>
          <w:rFonts w:ascii="Courier New" w:hAnsi="Courier New" w:cs="Courier New" w:hint="eastAsia"/>
          <w:kern w:val="0"/>
          <w:szCs w:val="20"/>
        </w:rPr>
        <w:t>아래코드에서</w:t>
      </w:r>
      <w:r w:rsidR="00826116">
        <w:rPr>
          <w:rFonts w:ascii="Courier New" w:hAnsi="Courier New" w:cs="Courier New" w:hint="eastAsia"/>
          <w:kern w:val="0"/>
          <w:szCs w:val="20"/>
        </w:rPr>
        <w:t xml:space="preserve"> </w:t>
      </w:r>
      <w:r w:rsidR="00826116">
        <w:rPr>
          <w:rFonts w:ascii="Courier New" w:hAnsi="Courier New" w:cs="Courier New" w:hint="eastAsia"/>
          <w:kern w:val="0"/>
          <w:szCs w:val="20"/>
        </w:rPr>
        <w:t>구현해보자</w:t>
      </w:r>
      <w:r w:rsidR="00BF29A8">
        <w:rPr>
          <w:rFonts w:ascii="Courier New" w:hAnsi="Courier New" w:cs="Courier New" w:hint="eastAsia"/>
          <w:kern w:val="0"/>
          <w:szCs w:val="20"/>
        </w:rPr>
        <w:t>.</w:t>
      </w:r>
    </w:p>
    <w:p w:rsidR="00C01830" w:rsidRPr="00DC378D" w:rsidRDefault="00DC378D" w:rsidP="00C01830">
      <w:pPr>
        <w:wordWrap/>
        <w:adjustRightInd w:val="0"/>
        <w:jc w:val="left"/>
        <w:rPr>
          <w:rFonts w:ascii="Courier New" w:hAnsi="Courier New" w:cs="Courier New"/>
          <w:b/>
          <w:kern w:val="0"/>
          <w:szCs w:val="20"/>
        </w:rPr>
      </w:pPr>
      <w:r w:rsidRPr="00DC378D">
        <w:rPr>
          <w:rFonts w:ascii="Courier New" w:hAnsi="Courier New" w:cs="Courier New"/>
          <w:b/>
          <w:kern w:val="0"/>
          <w:szCs w:val="20"/>
        </w:rPr>
        <w:t xml:space="preserve">//* </w:t>
      </w:r>
      <w:r w:rsidRPr="00DC378D">
        <w:rPr>
          <w:rFonts w:ascii="Courier New" w:hAnsi="Courier New" w:cs="Courier New"/>
          <w:b/>
          <w:kern w:val="0"/>
          <w:szCs w:val="20"/>
        </w:rPr>
        <w:t>뷰의</w:t>
      </w:r>
      <w:r w:rsidRPr="00DC378D">
        <w:rPr>
          <w:rFonts w:ascii="Courier New" w:hAnsi="Courier New" w:cs="Courier New"/>
          <w:b/>
          <w:kern w:val="0"/>
          <w:szCs w:val="20"/>
        </w:rPr>
        <w:t xml:space="preserve"> postDelayed </w:t>
      </w:r>
      <w:r w:rsidRPr="00DC378D">
        <w:rPr>
          <w:rFonts w:ascii="Courier New" w:hAnsi="Courier New" w:cs="Courier New"/>
          <w:b/>
          <w:kern w:val="0"/>
          <w:szCs w:val="20"/>
        </w:rPr>
        <w:t>호출</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핸들러가</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아에</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없어도</w:t>
      </w:r>
      <w:r w:rsidRPr="00DC378D">
        <w:rPr>
          <w:rFonts w:ascii="Courier New" w:hAnsi="Courier New" w:cs="Courier New" w:hint="eastAsia"/>
          <w:b/>
          <w:kern w:val="0"/>
          <w:szCs w:val="20"/>
        </w:rPr>
        <w:t xml:space="preserve"> </w:t>
      </w:r>
      <w:r w:rsidRPr="00DC378D">
        <w:rPr>
          <w:rFonts w:ascii="Courier New" w:hAnsi="Courier New" w:cs="Courier New" w:hint="eastAsia"/>
          <w:b/>
          <w:kern w:val="0"/>
          <w:szCs w:val="20"/>
        </w:rPr>
        <w:t>상관없다</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AlertDialog</w:t>
      </w:r>
      <w:r>
        <w:rPr>
          <w:rFonts w:ascii="Courier New" w:hAnsi="Courier New" w:cs="Courier New"/>
          <w:color w:val="000000"/>
          <w:kern w:val="0"/>
          <w:szCs w:val="20"/>
        </w:rPr>
        <w:t>.</w:t>
      </w:r>
      <w:r>
        <w:rPr>
          <w:rFonts w:ascii="Courier New" w:hAnsi="Courier New" w:cs="Courier New"/>
          <w:b/>
          <w:bCs/>
          <w:color w:val="008000"/>
          <w:kern w:val="0"/>
          <w:szCs w:val="20"/>
        </w:rPr>
        <w:t>Builder</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질문</w:t>
      </w:r>
      <w:r>
        <w:rPr>
          <w:rFonts w:ascii="Courier New" w:hAnsi="Courier New" w:cs="Courier New"/>
          <w:color w:val="2A00FF"/>
          <w:kern w:val="0"/>
          <w:szCs w:val="20"/>
        </w:rPr>
        <w:t>"</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업로드</w:t>
      </w:r>
      <w:r>
        <w:rPr>
          <w:rFonts w:ascii="Courier New" w:hAnsi="Courier New" w:cs="Courier New"/>
          <w:color w:val="2A00FF"/>
          <w:kern w:val="0"/>
          <w:szCs w:val="20"/>
        </w:rPr>
        <w:t xml:space="preserve"> </w:t>
      </w:r>
      <w:r>
        <w:rPr>
          <w:rFonts w:ascii="Courier New" w:hAnsi="Courier New" w:cs="Courier New"/>
          <w:color w:val="2A00FF"/>
          <w:kern w:val="0"/>
          <w:szCs w:val="20"/>
        </w:rPr>
        <w:t>하시겠습니까</w:t>
      </w:r>
      <w:r>
        <w:rPr>
          <w:rFonts w:ascii="Courier New" w:hAnsi="Courier New" w:cs="Courier New"/>
          <w:color w:val="2A00FF"/>
          <w:kern w:val="0"/>
          <w:szCs w:val="20"/>
        </w:rPr>
        <w:t>?"</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setPositiveButton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예</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postDelayed</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Runnable</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},10);</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setNegativeButton</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아니오</w:t>
      </w:r>
      <w:r>
        <w:rPr>
          <w:rFonts w:ascii="Courier New" w:hAnsi="Courier New" w:cs="Courier New"/>
          <w:color w:val="2A00FF"/>
          <w:kern w:val="0"/>
          <w:szCs w:val="20"/>
        </w:rPr>
        <w:t>"</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b/>
          <w:bCs/>
          <w:color w:val="008000"/>
          <w:kern w:val="0"/>
          <w:szCs w:val="20"/>
        </w:rPr>
        <w:t>show</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20; i++)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C01830" w:rsidRDefault="00C01830" w:rsidP="00C01830">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F720AD" w:rsidRDefault="00F720AD">
      <w:pPr>
        <w:widowControl/>
        <w:wordWrap/>
        <w:autoSpaceDE/>
        <w:autoSpaceDN/>
        <w:jc w:val="left"/>
        <w:rPr>
          <w:rFonts w:ascii="Courier New" w:hAnsi="Courier New" w:cs="Courier New"/>
          <w:b/>
          <w:kern w:val="0"/>
          <w:szCs w:val="20"/>
        </w:rPr>
      </w:pPr>
      <w:r>
        <w:rPr>
          <w:rFonts w:ascii="Courier New" w:hAnsi="Courier New" w:cs="Courier New"/>
          <w:b/>
          <w:kern w:val="0"/>
          <w:szCs w:val="20"/>
        </w:rPr>
        <w:br w:type="page"/>
      </w:r>
    </w:p>
    <w:p w:rsidR="00E15936" w:rsidRDefault="00D23866" w:rsidP="0086783D">
      <w:pPr>
        <w:wordWrap/>
        <w:adjustRightInd w:val="0"/>
        <w:jc w:val="left"/>
        <w:rPr>
          <w:rFonts w:ascii="Courier New" w:hAnsi="Courier New" w:cs="Courier New"/>
          <w:b/>
          <w:kern w:val="0"/>
          <w:sz w:val="34"/>
          <w:szCs w:val="20"/>
        </w:rPr>
      </w:pPr>
      <w:r w:rsidRPr="00D23866">
        <w:rPr>
          <w:rFonts w:ascii="Courier New" w:hAnsi="Courier New" w:cs="Courier New" w:hint="eastAsia"/>
          <w:b/>
          <w:kern w:val="0"/>
          <w:sz w:val="34"/>
          <w:szCs w:val="20"/>
        </w:rPr>
        <w:lastRenderedPageBreak/>
        <w:t>ANR</w:t>
      </w:r>
    </w:p>
    <w:p w:rsidR="00D23866" w:rsidRDefault="00827A98" w:rsidP="0086783D">
      <w:pPr>
        <w:wordWrap/>
        <w:adjustRightInd w:val="0"/>
        <w:jc w:val="left"/>
        <w:rPr>
          <w:rFonts w:ascii="Courier New" w:hAnsi="Courier New" w:cs="Courier New"/>
          <w:kern w:val="0"/>
          <w:szCs w:val="20"/>
        </w:rPr>
      </w:pPr>
      <w:r>
        <w:rPr>
          <w:rFonts w:ascii="Courier New" w:hAnsi="Courier New" w:cs="Courier New" w:hint="eastAsia"/>
          <w:kern w:val="0"/>
          <w:szCs w:val="20"/>
        </w:rPr>
        <w:t>쓰레드활용</w:t>
      </w:r>
      <w:r>
        <w:rPr>
          <w:rFonts w:ascii="Courier New" w:hAnsi="Courier New" w:cs="Courier New" w:hint="eastAsia"/>
          <w:kern w:val="0"/>
          <w:szCs w:val="20"/>
        </w:rPr>
        <w:t xml:space="preserve"> </w:t>
      </w:r>
      <w:r>
        <w:rPr>
          <w:rFonts w:ascii="Courier New" w:hAnsi="Courier New" w:cs="Courier New" w:hint="eastAsia"/>
          <w:kern w:val="0"/>
          <w:szCs w:val="20"/>
        </w:rPr>
        <w:t>빠르면장땡</w:t>
      </w:r>
    </w:p>
    <w:p w:rsidR="00827A98" w:rsidRPr="00D23866" w:rsidRDefault="00827A98" w:rsidP="0086783D">
      <w:pPr>
        <w:wordWrap/>
        <w:adjustRightInd w:val="0"/>
        <w:jc w:val="left"/>
        <w:rPr>
          <w:rFonts w:ascii="Courier New" w:hAnsi="Courier New" w:cs="Courier New"/>
          <w:kern w:val="0"/>
          <w:szCs w:val="20"/>
        </w:rPr>
      </w:pPr>
      <w:r>
        <w:rPr>
          <w:rFonts w:ascii="Courier New" w:hAnsi="Courier New" w:cs="Courier New" w:hint="eastAsia"/>
          <w:kern w:val="0"/>
          <w:szCs w:val="20"/>
        </w:rPr>
        <w:t>응용프로그램이</w:t>
      </w:r>
      <w:r>
        <w:rPr>
          <w:rFonts w:ascii="Courier New" w:hAnsi="Courier New" w:cs="Courier New" w:hint="eastAsia"/>
          <w:kern w:val="0"/>
          <w:szCs w:val="20"/>
        </w:rPr>
        <w:t>5</w:t>
      </w:r>
      <w:r>
        <w:rPr>
          <w:rFonts w:ascii="Courier New" w:hAnsi="Courier New" w:cs="Courier New" w:hint="eastAsia"/>
          <w:kern w:val="0"/>
          <w:szCs w:val="20"/>
        </w:rPr>
        <w:t>초이상</w:t>
      </w:r>
      <w:r>
        <w:rPr>
          <w:rFonts w:ascii="Courier New" w:hAnsi="Courier New" w:cs="Courier New" w:hint="eastAsia"/>
          <w:kern w:val="0"/>
          <w:szCs w:val="20"/>
        </w:rPr>
        <w:t xml:space="preserve">  </w:t>
      </w:r>
      <w:r>
        <w:rPr>
          <w:rFonts w:ascii="Courier New" w:hAnsi="Courier New" w:cs="Courier New" w:hint="eastAsia"/>
          <w:kern w:val="0"/>
          <w:szCs w:val="20"/>
        </w:rPr>
        <w:t>브로드캐스트리시버</w:t>
      </w:r>
      <w:r>
        <w:rPr>
          <w:rFonts w:ascii="Courier New" w:hAnsi="Courier New" w:cs="Courier New" w:hint="eastAsia"/>
          <w:kern w:val="0"/>
          <w:szCs w:val="20"/>
        </w:rPr>
        <w:t xml:space="preserve"> (BR) 10 </w:t>
      </w:r>
      <w:r>
        <w:rPr>
          <w:rFonts w:ascii="Courier New" w:hAnsi="Courier New" w:cs="Courier New" w:hint="eastAsia"/>
          <w:kern w:val="0"/>
          <w:szCs w:val="20"/>
        </w:rPr>
        <w:t>내로리턴되지않으면</w:t>
      </w:r>
      <w:r>
        <w:rPr>
          <w:rFonts w:ascii="Courier New" w:hAnsi="Courier New" w:cs="Courier New" w:hint="eastAsia"/>
          <w:kern w:val="0"/>
          <w:szCs w:val="20"/>
        </w:rPr>
        <w:t xml:space="preserve"> </w:t>
      </w:r>
      <w:r>
        <w:rPr>
          <w:rFonts w:ascii="Courier New" w:hAnsi="Courier New" w:cs="Courier New" w:hint="eastAsia"/>
          <w:kern w:val="0"/>
          <w:szCs w:val="20"/>
        </w:rPr>
        <w:t>죽을수도있다</w:t>
      </w:r>
    </w:p>
    <w:p w:rsidR="00E15936" w:rsidRPr="00E15936" w:rsidRDefault="00E15936" w:rsidP="00E15936">
      <w:pPr>
        <w:rPr>
          <w:rFonts w:ascii="Courier New" w:hAnsi="Courier New" w:cs="Courier New"/>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100; i++)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B12BB" w:rsidRDefault="003B12BB" w:rsidP="003B12BB">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E15936" w:rsidRDefault="00E15936" w:rsidP="00E15936">
      <w:pPr>
        <w:rPr>
          <w:rFonts w:ascii="Courier New" w:hAnsi="Courier New" w:cs="Courier New"/>
          <w:szCs w:val="20"/>
        </w:rPr>
      </w:pPr>
    </w:p>
    <w:p w:rsidR="003B12BB" w:rsidRDefault="003B12BB" w:rsidP="00E15936">
      <w:pPr>
        <w:rPr>
          <w:rFonts w:ascii="Courier New" w:hAnsi="Courier New" w:cs="Courier New"/>
          <w:szCs w:val="20"/>
        </w:rPr>
      </w:pPr>
    </w:p>
    <w:p w:rsidR="003B12BB" w:rsidRPr="00E15936" w:rsidRDefault="003B12BB" w:rsidP="00E15936">
      <w:pPr>
        <w:rPr>
          <w:rFonts w:ascii="Courier New" w:hAnsi="Courier New" w:cs="Courier New"/>
          <w:szCs w:val="20"/>
        </w:rPr>
      </w:pPr>
      <w:r>
        <w:rPr>
          <w:rFonts w:ascii="Courier New" w:hAnsi="Courier New" w:cs="Courier New" w:hint="eastAsia"/>
          <w:szCs w:val="20"/>
        </w:rPr>
        <w:t>이렇게</w:t>
      </w:r>
      <w:r>
        <w:rPr>
          <w:rFonts w:ascii="Courier New" w:hAnsi="Courier New" w:cs="Courier New" w:hint="eastAsia"/>
          <w:szCs w:val="20"/>
        </w:rPr>
        <w:t xml:space="preserve"> 10</w:t>
      </w:r>
      <w:r>
        <w:rPr>
          <w:rFonts w:ascii="Courier New" w:hAnsi="Courier New" w:cs="Courier New" w:hint="eastAsia"/>
          <w:szCs w:val="20"/>
        </w:rPr>
        <w:t>초이상</w:t>
      </w:r>
      <w:r>
        <w:rPr>
          <w:rFonts w:ascii="Courier New" w:hAnsi="Courier New" w:cs="Courier New" w:hint="eastAsia"/>
          <w:szCs w:val="20"/>
        </w:rPr>
        <w:t xml:space="preserve"> </w:t>
      </w:r>
      <w:r>
        <w:rPr>
          <w:rFonts w:ascii="Courier New" w:hAnsi="Courier New" w:cs="Courier New" w:hint="eastAsia"/>
          <w:szCs w:val="20"/>
        </w:rPr>
        <w:t>기다리는상태에서</w:t>
      </w:r>
      <w:r>
        <w:rPr>
          <w:rFonts w:ascii="Courier New" w:hAnsi="Courier New" w:cs="Courier New" w:hint="eastAsia"/>
          <w:szCs w:val="20"/>
        </w:rPr>
        <w:t xml:space="preserve">    </w:t>
      </w:r>
      <w:r>
        <w:rPr>
          <w:rFonts w:ascii="Courier New" w:hAnsi="Courier New" w:cs="Courier New" w:hint="eastAsia"/>
          <w:szCs w:val="20"/>
        </w:rPr>
        <w:t>이벤트가</w:t>
      </w:r>
      <w:r>
        <w:rPr>
          <w:rFonts w:ascii="Courier New" w:hAnsi="Courier New" w:cs="Courier New" w:hint="eastAsia"/>
          <w:szCs w:val="20"/>
        </w:rPr>
        <w:t xml:space="preserve"> </w:t>
      </w:r>
      <w:r>
        <w:rPr>
          <w:rFonts w:ascii="Courier New" w:hAnsi="Courier New" w:cs="Courier New" w:hint="eastAsia"/>
          <w:szCs w:val="20"/>
        </w:rPr>
        <w:t>일어나면</w:t>
      </w:r>
      <w:r>
        <w:rPr>
          <w:rFonts w:ascii="Courier New" w:hAnsi="Courier New" w:cs="Courier New" w:hint="eastAsia"/>
          <w:szCs w:val="20"/>
        </w:rPr>
        <w:t xml:space="preserve"> 5</w:t>
      </w:r>
      <w:r>
        <w:rPr>
          <w:rFonts w:ascii="Courier New" w:hAnsi="Courier New" w:cs="Courier New" w:hint="eastAsia"/>
          <w:szCs w:val="20"/>
        </w:rPr>
        <w:t>초후</w:t>
      </w:r>
      <w:r>
        <w:rPr>
          <w:rFonts w:ascii="Courier New" w:hAnsi="Courier New" w:cs="Courier New" w:hint="eastAsia"/>
          <w:szCs w:val="20"/>
        </w:rPr>
        <w:t xml:space="preserve"> </w:t>
      </w:r>
      <w:r>
        <w:rPr>
          <w:rFonts w:ascii="Courier New" w:hAnsi="Courier New" w:cs="Courier New" w:hint="eastAsia"/>
          <w:szCs w:val="20"/>
        </w:rPr>
        <w:t>이벤트가일어나면</w:t>
      </w:r>
      <w:r>
        <w:rPr>
          <w:rFonts w:ascii="Courier New" w:hAnsi="Courier New" w:cs="Courier New" w:hint="eastAsia"/>
          <w:szCs w:val="20"/>
        </w:rPr>
        <w:t xml:space="preserve"> </w:t>
      </w:r>
    </w:p>
    <w:p w:rsidR="00E15936" w:rsidRPr="00E15936" w:rsidRDefault="00E15936" w:rsidP="00E15936">
      <w:pPr>
        <w:rPr>
          <w:rFonts w:ascii="Courier New" w:hAnsi="Courier New" w:cs="Courier New"/>
          <w:szCs w:val="20"/>
        </w:rPr>
      </w:pPr>
    </w:p>
    <w:p w:rsidR="00E15936" w:rsidRDefault="003B12BB" w:rsidP="00E15936">
      <w:pPr>
        <w:rPr>
          <w:rFonts w:ascii="Courier New" w:hAnsi="Courier New" w:cs="Courier New"/>
          <w:szCs w:val="20"/>
        </w:rPr>
      </w:pPr>
      <w:r>
        <w:rPr>
          <w:rFonts w:ascii="Courier New" w:hAnsi="Courier New" w:cs="Courier New"/>
          <w:noProof/>
          <w:szCs w:val="20"/>
        </w:rPr>
        <w:drawing>
          <wp:inline distT="0" distB="0" distL="0" distR="0">
            <wp:extent cx="1986077" cy="1324051"/>
            <wp:effectExtent l="19050" t="0" r="0" b="0"/>
            <wp:docPr id="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1985918" cy="1323945"/>
                    </a:xfrm>
                    <a:prstGeom prst="rect">
                      <a:avLst/>
                    </a:prstGeom>
                    <a:noFill/>
                    <a:ln w="9525">
                      <a:noFill/>
                      <a:miter lim="800000"/>
                      <a:headEnd/>
                      <a:tailEnd/>
                    </a:ln>
                  </pic:spPr>
                </pic:pic>
              </a:graphicData>
            </a:graphic>
          </wp:inline>
        </w:drawing>
      </w:r>
      <w:r>
        <w:rPr>
          <w:rFonts w:ascii="Courier New" w:hAnsi="Courier New" w:cs="Courier New" w:hint="eastAsia"/>
          <w:szCs w:val="20"/>
        </w:rPr>
        <w:t>뜬다</w:t>
      </w:r>
    </w:p>
    <w:p w:rsidR="000E1C52" w:rsidRDefault="000E1C52" w:rsidP="00E15936">
      <w:pPr>
        <w:rPr>
          <w:rFonts w:ascii="Courier New" w:hAnsi="Courier New" w:cs="Courier New"/>
          <w:szCs w:val="20"/>
        </w:rPr>
      </w:pPr>
    </w:p>
    <w:p w:rsidR="000E1C52" w:rsidRDefault="000E1C52">
      <w:pPr>
        <w:widowControl/>
        <w:wordWrap/>
        <w:autoSpaceDE/>
        <w:autoSpaceDN/>
        <w:jc w:val="left"/>
        <w:rPr>
          <w:rFonts w:ascii="Courier New" w:hAnsi="Courier New" w:cs="Courier New"/>
          <w:szCs w:val="20"/>
        </w:rPr>
      </w:pPr>
      <w:r>
        <w:rPr>
          <w:rFonts w:ascii="Courier New" w:hAnsi="Courier New" w:cs="Courier New"/>
          <w:szCs w:val="20"/>
        </w:rPr>
        <w:br w:type="page"/>
      </w:r>
    </w:p>
    <w:p w:rsidR="000E1C52" w:rsidRDefault="000E1C52" w:rsidP="00E15936">
      <w:pPr>
        <w:rPr>
          <w:rFonts w:ascii="Courier New" w:hAnsi="Courier New" w:cs="Courier New"/>
          <w:b/>
          <w:sz w:val="22"/>
          <w:szCs w:val="20"/>
        </w:rPr>
      </w:pPr>
      <w:r w:rsidRPr="000E1C52">
        <w:rPr>
          <w:rFonts w:ascii="Courier New" w:hAnsi="Courier New" w:cs="Courier New" w:hint="eastAsia"/>
          <w:b/>
          <w:sz w:val="22"/>
          <w:szCs w:val="20"/>
        </w:rPr>
        <w:lastRenderedPageBreak/>
        <w:t>쓰레드로</w:t>
      </w:r>
      <w:r w:rsidRPr="000E1C52">
        <w:rPr>
          <w:rFonts w:ascii="Courier New" w:hAnsi="Courier New" w:cs="Courier New" w:hint="eastAsia"/>
          <w:b/>
          <w:sz w:val="22"/>
          <w:szCs w:val="20"/>
        </w:rPr>
        <w:t xml:space="preserve"> </w:t>
      </w:r>
      <w:r w:rsidRPr="000E1C52">
        <w:rPr>
          <w:rFonts w:ascii="Courier New" w:hAnsi="Courier New" w:cs="Courier New" w:hint="eastAsia"/>
          <w:b/>
          <w:sz w:val="22"/>
          <w:szCs w:val="20"/>
        </w:rPr>
        <w:t>백그라운드로</w:t>
      </w:r>
      <w:r w:rsidRPr="000E1C52">
        <w:rPr>
          <w:rFonts w:ascii="Courier New" w:hAnsi="Courier New" w:cs="Courier New" w:hint="eastAsia"/>
          <w:b/>
          <w:sz w:val="22"/>
          <w:szCs w:val="20"/>
        </w:rPr>
        <w:t xml:space="preserve"> </w:t>
      </w:r>
      <w:r w:rsidRPr="000E1C52">
        <w:rPr>
          <w:rFonts w:ascii="Courier New" w:hAnsi="Courier New" w:cs="Courier New" w:hint="eastAsia"/>
          <w:b/>
          <w:sz w:val="22"/>
          <w:szCs w:val="20"/>
        </w:rPr>
        <w:t>돌리자</w:t>
      </w:r>
      <w:r>
        <w:rPr>
          <w:rFonts w:ascii="Courier New" w:hAnsi="Courier New" w:cs="Courier New" w:hint="eastAsia"/>
          <w:b/>
          <w:sz w:val="22"/>
          <w:szCs w:val="20"/>
        </w:rPr>
        <w:t xml:space="preserve"> (</w:t>
      </w:r>
      <w:r>
        <w:rPr>
          <w:rFonts w:ascii="Courier New" w:hAnsi="Courier New" w:cs="Courier New" w:hint="eastAsia"/>
          <w:b/>
          <w:sz w:val="22"/>
          <w:szCs w:val="20"/>
        </w:rPr>
        <w:t>오래걸리는건</w:t>
      </w:r>
      <w:r>
        <w:rPr>
          <w:rFonts w:ascii="Courier New" w:hAnsi="Courier New" w:cs="Courier New" w:hint="eastAsia"/>
          <w:b/>
          <w:sz w:val="22"/>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.OnClickListener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w:t>
      </w:r>
      <w:r>
        <w:rPr>
          <w:rFonts w:ascii="Courier New" w:hAnsi="Courier New" w:cs="Courier New"/>
          <w:color w:val="0000C0"/>
          <w:kern w:val="0"/>
          <w:szCs w:val="20"/>
        </w:rPr>
        <w:t>mUpload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0000C0"/>
          <w:kern w:val="0"/>
          <w:szCs w:val="20"/>
        </w:rPr>
        <w:t>bUploading</w:t>
      </w:r>
      <w:r>
        <w:rPr>
          <w:rFonts w:ascii="Courier New" w:hAnsi="Courier New" w:cs="Courier New"/>
          <w:color w:val="000000"/>
          <w:kern w:val="0"/>
          <w:szCs w:val="20"/>
        </w:rPr>
        <w:t xml:space="preserve"> =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 xml:space="preserv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mUpload</w:t>
      </w:r>
      <w:r>
        <w:rPr>
          <w:rFonts w:ascii="Courier New" w:hAnsi="Courier New" w:cs="Courier New"/>
          <w:color w:val="000000"/>
          <w:kern w:val="0"/>
          <w:szCs w:val="20"/>
        </w:rPr>
        <w:t>.</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(v.</w:t>
      </w:r>
      <w:r>
        <w:rPr>
          <w:rFonts w:ascii="Courier New" w:hAnsi="Courier New" w:cs="Courier New"/>
          <w:b/>
          <w:bCs/>
          <w:color w:val="008000"/>
          <w:kern w:val="0"/>
          <w:szCs w:val="20"/>
        </w:rPr>
        <w:t>getId</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upload</w:t>
      </w:r>
      <w:r>
        <w:rPr>
          <w:rFonts w:ascii="Courier New" w:hAnsi="Courier New" w:cs="Courier New"/>
          <w:color w:val="000000"/>
          <w:kern w:val="0"/>
          <w:szCs w:val="20"/>
        </w:rPr>
        <w:t>:</w:t>
      </w:r>
    </w:p>
    <w:p w:rsidR="000E1C52" w:rsidRDefault="00DE14F8" w:rsidP="000E1C52">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12" style="position:absolute;margin-left:12.1pt;margin-top:9.4pt;width:445.25pt;height:62.8pt;z-index:251748352" filled="f" strokecolor="red" strokeweight="1pt"/>
        </w:pict>
      </w:r>
      <w:r w:rsidR="000E1C52">
        <w:rPr>
          <w:rFonts w:ascii="Courier New" w:hAnsi="Courier New" w:cs="Courier New"/>
          <w:color w:val="000000"/>
          <w:kern w:val="0"/>
          <w:szCs w:val="20"/>
        </w:rPr>
        <w:tab/>
      </w:r>
      <w:r w:rsidR="000E1C52">
        <w:rPr>
          <w:rFonts w:ascii="Courier New" w:hAnsi="Courier New" w:cs="Courier New"/>
          <w:color w:val="000000"/>
          <w:kern w:val="0"/>
          <w:szCs w:val="20"/>
        </w:rPr>
        <w:tab/>
      </w:r>
      <w:r w:rsidR="000E1C52">
        <w:rPr>
          <w:rFonts w:ascii="Courier New" w:hAnsi="Courier New" w:cs="Courier New"/>
          <w:color w:val="000000"/>
          <w:kern w:val="0"/>
          <w:szCs w:val="20"/>
        </w:rPr>
        <w:tab/>
      </w:r>
      <w:r w:rsidR="000E1C52">
        <w:rPr>
          <w:rFonts w:ascii="Courier New" w:hAnsi="Courier New" w:cs="Courier New"/>
          <w:b/>
          <w:bCs/>
          <w:color w:val="7F0055"/>
          <w:kern w:val="0"/>
          <w:szCs w:val="20"/>
        </w:rPr>
        <w:t>if</w:t>
      </w:r>
      <w:r w:rsidR="000E1C52">
        <w:rPr>
          <w:rFonts w:ascii="Courier New" w:hAnsi="Courier New" w:cs="Courier New"/>
          <w:color w:val="000000"/>
          <w:kern w:val="0"/>
          <w:szCs w:val="20"/>
        </w:rPr>
        <w:t xml:space="preserve"> (</w:t>
      </w:r>
      <w:r w:rsidR="000E1C52">
        <w:rPr>
          <w:rFonts w:ascii="Courier New" w:hAnsi="Courier New" w:cs="Courier New"/>
          <w:color w:val="0000C0"/>
          <w:kern w:val="0"/>
          <w:szCs w:val="20"/>
        </w:rPr>
        <w:t>bUploading</w:t>
      </w:r>
      <w:r w:rsidR="000E1C52">
        <w:rPr>
          <w:rFonts w:ascii="Courier New" w:hAnsi="Courier New" w:cs="Courier New"/>
          <w:color w:val="000000"/>
          <w:kern w:val="0"/>
          <w:szCs w:val="20"/>
        </w:rPr>
        <w:t xml:space="preserve">) </w:t>
      </w:r>
      <w:r w:rsidR="000E1C52">
        <w:rPr>
          <w:rFonts w:ascii="Courier New" w:hAnsi="Courier New" w:cs="Courier New"/>
          <w:b/>
          <w:bCs/>
          <w:color w:val="7F0055"/>
          <w:kern w:val="0"/>
          <w:szCs w:val="20"/>
        </w:rPr>
        <w:t>return</w:t>
      </w:r>
      <w:r w:rsidR="000E1C52">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Thread</w:t>
      </w:r>
      <w:r>
        <w:rPr>
          <w:rFonts w:ascii="Courier New" w:hAnsi="Courier New" w:cs="Courier New"/>
          <w:color w:val="000000"/>
          <w:kern w:val="0"/>
          <w:szCs w:val="20"/>
        </w:rPr>
        <w:t xml:space="preserve"> uploadThread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Thread</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run</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doUpload</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mCompleteHandler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bUploading</w:t>
      </w:r>
      <w:r>
        <w:rPr>
          <w:rFonts w:ascii="Courier New" w:hAnsi="Courier New" w:cs="Courier New"/>
          <w:color w:val="000000"/>
          <w:kern w:val="0"/>
          <w:szCs w:val="20"/>
        </w:rPr>
        <w:t xml:space="preserve">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uploadThread.</w:t>
      </w:r>
      <w:r>
        <w:rPr>
          <w:rFonts w:ascii="Courier New" w:hAnsi="Courier New" w:cs="Courier New"/>
          <w:b/>
          <w:bCs/>
          <w:color w:val="008000"/>
          <w:kern w:val="0"/>
          <w:szCs w:val="20"/>
        </w:rPr>
        <w:t>start</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break</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mCompleteHandler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bUploading</w:t>
      </w:r>
      <w:r>
        <w:rPr>
          <w:rFonts w:ascii="Courier New" w:hAnsi="Courier New" w:cs="Courier New"/>
          <w:color w:val="000000"/>
          <w:kern w:val="0"/>
          <w:szCs w:val="20"/>
        </w:rPr>
        <w:t xml:space="preserve"> = </w:t>
      </w:r>
      <w:r>
        <w:rPr>
          <w:rFonts w:ascii="Courier New" w:hAnsi="Courier New" w:cs="Courier New"/>
          <w:b/>
          <w:bCs/>
          <w:color w:val="7F0055"/>
          <w:kern w:val="0"/>
          <w:szCs w:val="20"/>
        </w:rPr>
        <w:t>false</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Toast</w:t>
      </w:r>
      <w:r>
        <w:rPr>
          <w:rFonts w:ascii="Courier New" w:hAnsi="Courier New" w:cs="Courier New"/>
          <w:color w:val="000000"/>
          <w:kern w:val="0"/>
          <w:szCs w:val="20"/>
        </w:rPr>
        <w:t>.</w:t>
      </w:r>
      <w:r>
        <w:rPr>
          <w:rFonts w:ascii="Courier New" w:hAnsi="Courier New" w:cs="Courier New"/>
          <w:i/>
          <w:iCs/>
          <w:color w:val="000000"/>
          <w:kern w:val="0"/>
          <w:szCs w:val="20"/>
        </w:rPr>
        <w:t>makeText</w:t>
      </w:r>
      <w:r>
        <w:rPr>
          <w:rFonts w:ascii="Courier New" w:hAnsi="Courier New" w:cs="Courier New"/>
          <w:color w:val="000000"/>
          <w:kern w:val="0"/>
          <w:szCs w:val="20"/>
        </w:rPr>
        <w:t>(</w:t>
      </w:r>
      <w:r>
        <w:rPr>
          <w:rFonts w:ascii="Courier New" w:hAnsi="Courier New" w:cs="Courier New"/>
          <w:b/>
          <w:bCs/>
          <w:color w:val="005032"/>
          <w:kern w:val="0"/>
          <w:szCs w:val="20"/>
        </w:rPr>
        <w:t>callactivity</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 xml:space="preserve">, </w:t>
      </w:r>
      <w:r>
        <w:rPr>
          <w:rFonts w:ascii="Courier New" w:hAnsi="Courier New" w:cs="Courier New"/>
          <w:color w:val="2A00FF"/>
          <w:kern w:val="0"/>
          <w:szCs w:val="20"/>
        </w:rPr>
        <w:t>"</w:t>
      </w:r>
      <w:r>
        <w:rPr>
          <w:rFonts w:ascii="Courier New" w:hAnsi="Courier New" w:cs="Courier New"/>
          <w:color w:val="2A00FF"/>
          <w:kern w:val="0"/>
          <w:szCs w:val="20"/>
        </w:rPr>
        <w:t>업로드를</w:t>
      </w:r>
      <w:r>
        <w:rPr>
          <w:rFonts w:ascii="Courier New" w:hAnsi="Courier New" w:cs="Courier New"/>
          <w:color w:val="2A00FF"/>
          <w:kern w:val="0"/>
          <w:szCs w:val="20"/>
        </w:rPr>
        <w:t xml:space="preserve"> </w:t>
      </w:r>
      <w:r>
        <w:rPr>
          <w:rFonts w:ascii="Courier New" w:hAnsi="Courier New" w:cs="Courier New"/>
          <w:color w:val="2A00FF"/>
          <w:kern w:val="0"/>
          <w:szCs w:val="20"/>
        </w:rPr>
        <w:t>완료했습니다</w:t>
      </w:r>
      <w:r>
        <w:rPr>
          <w:rFonts w:ascii="Courier New" w:hAnsi="Courier New" w:cs="Courier New"/>
          <w:color w:val="2A00FF"/>
          <w:kern w:val="0"/>
          <w:szCs w:val="20"/>
        </w:rPr>
        <w:t>."</w:t>
      </w:r>
      <w:r>
        <w:rPr>
          <w:rFonts w:ascii="Courier New" w:hAnsi="Courier New" w:cs="Courier New"/>
          <w:color w:val="000000"/>
          <w:kern w:val="0"/>
          <w:szCs w:val="20"/>
        </w:rPr>
        <w:t>, 0).</w:t>
      </w:r>
      <w:r>
        <w:rPr>
          <w:rFonts w:ascii="Courier New" w:hAnsi="Courier New" w:cs="Courier New"/>
          <w:b/>
          <w:bCs/>
          <w:color w:val="008000"/>
          <w:kern w:val="0"/>
          <w:szCs w:val="20"/>
        </w:rPr>
        <w:t>show</w:t>
      </w:r>
      <w:r>
        <w:rPr>
          <w:rFonts w:ascii="Courier New" w:hAnsi="Courier New" w:cs="Courier New"/>
          <w:color w:val="000000"/>
          <w:kern w:val="0"/>
          <w:szCs w:val="20"/>
        </w:rPr>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doUpload</w:t>
      </w:r>
      <w:r>
        <w:rPr>
          <w:rFonts w:ascii="Courier New" w:hAnsi="Courier New" w:cs="Courier New"/>
          <w:color w:val="000000"/>
          <w:kern w:val="0"/>
          <w:szCs w:val="20"/>
        </w:rPr>
        <w:t>()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i = 0; i &lt; 100; i++)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(100);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0E1C52" w:rsidRDefault="000E1C52" w:rsidP="000E1C52">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E15936" w:rsidRPr="00503A60" w:rsidRDefault="00D518BE" w:rsidP="00E15936">
      <w:pPr>
        <w:rPr>
          <w:rFonts w:ascii="Courier New" w:hAnsi="Courier New" w:cs="Courier New"/>
          <w:b/>
          <w:szCs w:val="20"/>
        </w:rPr>
      </w:pPr>
      <w:r w:rsidRPr="00503A60">
        <w:rPr>
          <w:rFonts w:ascii="Courier New" w:hAnsi="Courier New" w:cs="Courier New" w:hint="eastAsia"/>
          <w:b/>
          <w:szCs w:val="20"/>
        </w:rPr>
        <w:t>쓰레드</w:t>
      </w:r>
      <w:r w:rsidRPr="00503A60">
        <w:rPr>
          <w:rFonts w:ascii="Courier New" w:hAnsi="Courier New" w:cs="Courier New" w:hint="eastAsia"/>
          <w:b/>
          <w:szCs w:val="20"/>
        </w:rPr>
        <w:t xml:space="preserve"> </w:t>
      </w:r>
      <w:r w:rsidRPr="00503A60">
        <w:rPr>
          <w:rFonts w:ascii="Courier New" w:hAnsi="Courier New" w:cs="Courier New" w:hint="eastAsia"/>
          <w:b/>
          <w:szCs w:val="20"/>
        </w:rPr>
        <w:t>생성즉시</w:t>
      </w:r>
      <w:r w:rsidRPr="00503A60">
        <w:rPr>
          <w:rFonts w:ascii="Courier New" w:hAnsi="Courier New" w:cs="Courier New" w:hint="eastAsia"/>
          <w:b/>
          <w:szCs w:val="20"/>
        </w:rPr>
        <w:t xml:space="preserve"> </w:t>
      </w:r>
      <w:r w:rsidRPr="00503A60">
        <w:rPr>
          <w:rFonts w:ascii="Courier New" w:hAnsi="Courier New" w:cs="Courier New" w:hint="eastAsia"/>
          <w:b/>
          <w:szCs w:val="20"/>
        </w:rPr>
        <w:t>리턴</w:t>
      </w:r>
      <w:r w:rsidRPr="00503A60">
        <w:rPr>
          <w:rFonts w:ascii="Courier New" w:hAnsi="Courier New" w:cs="Courier New" w:hint="eastAsia"/>
          <w:b/>
          <w:szCs w:val="20"/>
        </w:rPr>
        <w:t xml:space="preserve">  </w:t>
      </w:r>
      <w:r w:rsidRPr="00503A60">
        <w:rPr>
          <w:rFonts w:ascii="Courier New" w:hAnsi="Courier New" w:cs="Courier New" w:hint="eastAsia"/>
          <w:b/>
          <w:szCs w:val="20"/>
        </w:rPr>
        <w:t>작업거리를</w:t>
      </w:r>
      <w:r w:rsidRPr="00503A60">
        <w:rPr>
          <w:rFonts w:ascii="Courier New" w:hAnsi="Courier New" w:cs="Courier New" w:hint="eastAsia"/>
          <w:b/>
          <w:szCs w:val="20"/>
        </w:rPr>
        <w:t xml:space="preserve"> </w:t>
      </w:r>
      <w:r w:rsidRPr="00503A60">
        <w:rPr>
          <w:rFonts w:ascii="Courier New" w:hAnsi="Courier New" w:cs="Courier New" w:hint="eastAsia"/>
          <w:b/>
          <w:szCs w:val="20"/>
        </w:rPr>
        <w:t>스레드에</w:t>
      </w:r>
      <w:r w:rsidRPr="00503A60">
        <w:rPr>
          <w:rFonts w:ascii="Courier New" w:hAnsi="Courier New" w:cs="Courier New" w:hint="eastAsia"/>
          <w:b/>
          <w:szCs w:val="20"/>
        </w:rPr>
        <w:t xml:space="preserve"> </w:t>
      </w:r>
      <w:r w:rsidRPr="00503A60">
        <w:rPr>
          <w:rFonts w:ascii="Courier New" w:hAnsi="Courier New" w:cs="Courier New" w:hint="eastAsia"/>
          <w:b/>
          <w:szCs w:val="20"/>
        </w:rPr>
        <w:t>넘겨주고</w:t>
      </w:r>
      <w:r w:rsidRPr="00503A60">
        <w:rPr>
          <w:rFonts w:ascii="Courier New" w:hAnsi="Courier New" w:cs="Courier New" w:hint="eastAsia"/>
          <w:b/>
          <w:szCs w:val="20"/>
        </w:rPr>
        <w:t xml:space="preserve"> </w:t>
      </w:r>
      <w:r w:rsidRPr="00503A60">
        <w:rPr>
          <w:rFonts w:ascii="Courier New" w:hAnsi="Courier New" w:cs="Courier New" w:hint="eastAsia"/>
          <w:b/>
          <w:szCs w:val="20"/>
        </w:rPr>
        <w:t>메인스레드</w:t>
      </w:r>
      <w:r w:rsidRPr="00503A60">
        <w:rPr>
          <w:rFonts w:ascii="Courier New" w:hAnsi="Courier New" w:cs="Courier New" w:hint="eastAsia"/>
          <w:b/>
          <w:szCs w:val="20"/>
        </w:rPr>
        <w:t xml:space="preserve"> </w:t>
      </w:r>
      <w:r w:rsidRPr="00503A60">
        <w:rPr>
          <w:rFonts w:ascii="Courier New" w:hAnsi="Courier New" w:cs="Courier New" w:hint="eastAsia"/>
          <w:b/>
          <w:szCs w:val="20"/>
        </w:rPr>
        <w:t>계속</w:t>
      </w:r>
      <w:r w:rsidRPr="00503A60">
        <w:rPr>
          <w:rFonts w:ascii="Courier New" w:hAnsi="Courier New" w:cs="Courier New" w:hint="eastAsia"/>
          <w:b/>
          <w:szCs w:val="20"/>
        </w:rPr>
        <w:t xml:space="preserve"> </w:t>
      </w:r>
      <w:r w:rsidRPr="00503A60">
        <w:rPr>
          <w:rFonts w:ascii="Courier New" w:hAnsi="Courier New" w:cs="Courier New" w:hint="eastAsia"/>
          <w:b/>
          <w:szCs w:val="20"/>
        </w:rPr>
        <w:t>사용자</w:t>
      </w:r>
      <w:r w:rsidRPr="00503A60">
        <w:rPr>
          <w:rFonts w:ascii="Courier New" w:hAnsi="Courier New" w:cs="Courier New" w:hint="eastAsia"/>
          <w:b/>
          <w:szCs w:val="20"/>
        </w:rPr>
        <w:t xml:space="preserve"> </w:t>
      </w:r>
      <w:r w:rsidRPr="00503A60">
        <w:rPr>
          <w:rFonts w:ascii="Courier New" w:hAnsi="Courier New" w:cs="Courier New" w:hint="eastAsia"/>
          <w:b/>
          <w:szCs w:val="20"/>
        </w:rPr>
        <w:t>입력</w:t>
      </w:r>
      <w:r w:rsidRPr="00503A60">
        <w:rPr>
          <w:rFonts w:ascii="Courier New" w:hAnsi="Courier New" w:cs="Courier New" w:hint="eastAsia"/>
          <w:b/>
          <w:szCs w:val="20"/>
        </w:rPr>
        <w:t xml:space="preserve"> </w:t>
      </w:r>
      <w:r w:rsidRPr="00503A60">
        <w:rPr>
          <w:rFonts w:ascii="Courier New" w:hAnsi="Courier New" w:cs="Courier New" w:hint="eastAsia"/>
          <w:b/>
          <w:szCs w:val="20"/>
        </w:rPr>
        <w:t>처리한다</w:t>
      </w:r>
      <w:r w:rsidRPr="00503A60">
        <w:rPr>
          <w:rFonts w:ascii="Courier New" w:hAnsi="Courier New" w:cs="Courier New" w:hint="eastAsia"/>
          <w:b/>
          <w:szCs w:val="20"/>
        </w:rPr>
        <w:t>.</w:t>
      </w:r>
    </w:p>
    <w:p w:rsidR="000A3FC5" w:rsidRPr="00503A60" w:rsidRDefault="000A3FC5" w:rsidP="00E15936">
      <w:pPr>
        <w:rPr>
          <w:rFonts w:ascii="Courier New" w:hAnsi="Courier New" w:cs="Courier New"/>
          <w:b/>
          <w:szCs w:val="20"/>
        </w:rPr>
      </w:pPr>
      <w:r w:rsidRPr="00503A60">
        <w:rPr>
          <w:rFonts w:ascii="Courier New" w:hAnsi="Courier New" w:cs="Courier New" w:hint="eastAsia"/>
          <w:b/>
          <w:szCs w:val="20"/>
        </w:rPr>
        <w:t>10</w:t>
      </w:r>
      <w:r w:rsidRPr="00503A60">
        <w:rPr>
          <w:rFonts w:ascii="Courier New" w:hAnsi="Courier New" w:cs="Courier New" w:hint="eastAsia"/>
          <w:b/>
          <w:szCs w:val="20"/>
        </w:rPr>
        <w:t>초후에</w:t>
      </w:r>
      <w:r w:rsidRPr="00503A60">
        <w:rPr>
          <w:rFonts w:ascii="Courier New" w:hAnsi="Courier New" w:cs="Courier New" w:hint="eastAsia"/>
          <w:b/>
          <w:szCs w:val="20"/>
        </w:rPr>
        <w:t xml:space="preserve"> </w:t>
      </w:r>
      <w:r w:rsidRPr="00503A60">
        <w:rPr>
          <w:rFonts w:ascii="Courier New" w:hAnsi="Courier New" w:cs="Courier New" w:hint="eastAsia"/>
          <w:b/>
          <w:szCs w:val="20"/>
        </w:rPr>
        <w:t>토스트가뜬다</w:t>
      </w:r>
      <w:r w:rsidR="00844779" w:rsidRPr="00503A60">
        <w:rPr>
          <w:rFonts w:ascii="Courier New" w:hAnsi="Courier New" w:cs="Courier New" w:hint="eastAsia"/>
          <w:b/>
          <w:szCs w:val="20"/>
        </w:rPr>
        <w:t xml:space="preserve"> ANR</w:t>
      </w:r>
      <w:r w:rsidR="00844779" w:rsidRPr="00503A60">
        <w:rPr>
          <w:rFonts w:ascii="Courier New" w:hAnsi="Courier New" w:cs="Courier New" w:hint="eastAsia"/>
          <w:b/>
          <w:szCs w:val="20"/>
        </w:rPr>
        <w:t>은</w:t>
      </w:r>
      <w:r w:rsidR="00844779" w:rsidRPr="00503A60">
        <w:rPr>
          <w:rFonts w:ascii="Courier New" w:hAnsi="Courier New" w:cs="Courier New" w:hint="eastAsia"/>
          <w:b/>
          <w:szCs w:val="20"/>
        </w:rPr>
        <w:t xml:space="preserve"> </w:t>
      </w:r>
      <w:r w:rsidR="00844779" w:rsidRPr="00503A60">
        <w:rPr>
          <w:rFonts w:ascii="Courier New" w:hAnsi="Courier New" w:cs="Courier New" w:hint="eastAsia"/>
          <w:b/>
          <w:szCs w:val="20"/>
        </w:rPr>
        <w:t>발생안한다</w:t>
      </w:r>
    </w:p>
    <w:p w:rsidR="00E15936" w:rsidRPr="00E15936" w:rsidRDefault="00433304" w:rsidP="00E15936">
      <w:pPr>
        <w:rPr>
          <w:rFonts w:ascii="Courier New" w:hAnsi="Courier New" w:cs="Courier New"/>
          <w:szCs w:val="20"/>
        </w:rPr>
      </w:pPr>
      <w:r>
        <w:rPr>
          <w:rFonts w:ascii="Courier New" w:hAnsi="Courier New" w:cs="Courier New" w:hint="eastAsia"/>
          <w:szCs w:val="20"/>
        </w:rPr>
        <w:t>쓰레드에서는</w:t>
      </w:r>
      <w:r>
        <w:rPr>
          <w:rFonts w:ascii="Courier New" w:hAnsi="Courier New" w:cs="Courier New" w:hint="eastAsia"/>
          <w:szCs w:val="20"/>
        </w:rPr>
        <w:t xml:space="preserve"> UI</w:t>
      </w:r>
      <w:r>
        <w:rPr>
          <w:rFonts w:ascii="Courier New" w:hAnsi="Courier New" w:cs="Courier New" w:hint="eastAsia"/>
          <w:szCs w:val="20"/>
        </w:rPr>
        <w:t>관련된</w:t>
      </w:r>
      <w:r>
        <w:rPr>
          <w:rFonts w:ascii="Courier New" w:hAnsi="Courier New" w:cs="Courier New" w:hint="eastAsia"/>
          <w:szCs w:val="20"/>
        </w:rPr>
        <w:t xml:space="preserve"> </w:t>
      </w:r>
      <w:r>
        <w:rPr>
          <w:rFonts w:ascii="Courier New" w:hAnsi="Courier New" w:cs="Courier New" w:hint="eastAsia"/>
          <w:szCs w:val="20"/>
        </w:rPr>
        <w:t>어떠한</w:t>
      </w:r>
      <w:r>
        <w:rPr>
          <w:rFonts w:ascii="Courier New" w:hAnsi="Courier New" w:cs="Courier New" w:hint="eastAsia"/>
          <w:szCs w:val="20"/>
        </w:rPr>
        <w:t xml:space="preserve"> </w:t>
      </w:r>
      <w:r>
        <w:rPr>
          <w:rFonts w:ascii="Courier New" w:hAnsi="Courier New" w:cs="Courier New" w:hint="eastAsia"/>
          <w:szCs w:val="20"/>
        </w:rPr>
        <w:t>동작도</w:t>
      </w:r>
      <w:r>
        <w:rPr>
          <w:rFonts w:ascii="Courier New" w:hAnsi="Courier New" w:cs="Courier New" w:hint="eastAsia"/>
          <w:szCs w:val="20"/>
        </w:rPr>
        <w:t xml:space="preserve"> </w:t>
      </w:r>
      <w:r>
        <w:rPr>
          <w:rFonts w:ascii="Courier New" w:hAnsi="Courier New" w:cs="Courier New" w:hint="eastAsia"/>
          <w:szCs w:val="20"/>
        </w:rPr>
        <w:t>할수</w:t>
      </w:r>
      <w:r>
        <w:rPr>
          <w:rFonts w:ascii="Courier New" w:hAnsi="Courier New" w:cs="Courier New" w:hint="eastAsia"/>
          <w:szCs w:val="20"/>
        </w:rPr>
        <w:t xml:space="preserve"> </w:t>
      </w:r>
      <w:r>
        <w:rPr>
          <w:rFonts w:ascii="Courier New" w:hAnsi="Courier New" w:cs="Courier New" w:hint="eastAsia"/>
          <w:szCs w:val="20"/>
        </w:rPr>
        <w:t>없으며</w:t>
      </w:r>
      <w:r>
        <w:rPr>
          <w:rFonts w:ascii="Courier New" w:hAnsi="Courier New" w:cs="Courier New" w:hint="eastAsia"/>
          <w:szCs w:val="20"/>
        </w:rPr>
        <w:t xml:space="preserve"> </w:t>
      </w:r>
      <w:r>
        <w:rPr>
          <w:rFonts w:ascii="Courier New" w:hAnsi="Courier New" w:cs="Courier New" w:hint="eastAsia"/>
          <w:szCs w:val="20"/>
        </w:rPr>
        <w:t>토스트를</w:t>
      </w:r>
      <w:r>
        <w:rPr>
          <w:rFonts w:ascii="Courier New" w:hAnsi="Courier New" w:cs="Courier New" w:hint="eastAsia"/>
          <w:szCs w:val="20"/>
        </w:rPr>
        <w:t xml:space="preserve"> </w:t>
      </w:r>
      <w:r>
        <w:rPr>
          <w:rFonts w:ascii="Courier New" w:hAnsi="Courier New" w:cs="Courier New" w:hint="eastAsia"/>
          <w:szCs w:val="20"/>
        </w:rPr>
        <w:t>출력하는것도</w:t>
      </w:r>
      <w:r>
        <w:rPr>
          <w:rFonts w:ascii="Courier New" w:hAnsi="Courier New" w:cs="Courier New" w:hint="eastAsia"/>
          <w:szCs w:val="20"/>
        </w:rPr>
        <w:t xml:space="preserve"> </w:t>
      </w:r>
      <w:r>
        <w:rPr>
          <w:rFonts w:ascii="Courier New" w:hAnsi="Courier New" w:cs="Courier New" w:hint="eastAsia"/>
          <w:szCs w:val="20"/>
        </w:rPr>
        <w:t>허용안한다</w:t>
      </w:r>
      <w:r>
        <w:rPr>
          <w:rFonts w:ascii="Courier New" w:hAnsi="Courier New" w:cs="Courier New" w:hint="eastAsia"/>
          <w:szCs w:val="20"/>
        </w:rPr>
        <w:t xml:space="preserve"> </w:t>
      </w:r>
    </w:p>
    <w:p w:rsidR="00E15936" w:rsidRPr="00E15936" w:rsidRDefault="00DE14F8" w:rsidP="00E15936">
      <w:pPr>
        <w:rPr>
          <w:rFonts w:ascii="Courier New" w:hAnsi="Courier New" w:cs="Courier New"/>
          <w:szCs w:val="20"/>
        </w:rPr>
      </w:pPr>
      <w:r w:rsidRPr="00DE14F8">
        <w:rPr>
          <w:rFonts w:ascii="Arial" w:hAnsi="Arial" w:cs="Arial"/>
          <w:noProof/>
          <w:color w:val="000000"/>
          <w:sz w:val="15"/>
          <w:szCs w:val="15"/>
        </w:rPr>
        <w:pict>
          <v:rect id="_x0000_s1113" style="position:absolute;left:0;text-align:left;margin-left:315.05pt;margin-top:2.6pt;width:142.3pt;height:125.55pt;z-index:251749376">
            <v:textbox>
              <w:txbxContent>
                <w:p w:rsidR="00E05E9B" w:rsidRDefault="00E05E9B">
                  <w:r>
                    <w:rPr>
                      <w:rFonts w:hint="eastAsia"/>
                    </w:rPr>
                    <w:t>옆에 와같이 하는것이</w:t>
                  </w:r>
                </w:p>
                <w:p w:rsidR="00E05E9B" w:rsidRDefault="00E05E9B">
                  <w:r>
                    <w:rPr>
                      <w:rFonts w:hint="eastAsia"/>
                    </w:rPr>
                    <w:t>이상적인 방법이다</w:t>
                  </w:r>
                </w:p>
                <w:p w:rsidR="00E05E9B" w:rsidRDefault="00E05E9B"/>
                <w:p w:rsidR="00E05E9B" w:rsidRDefault="00E05E9B">
                  <w:r>
                    <w:rPr>
                      <w:rFonts w:hint="eastAsia"/>
                    </w:rPr>
                    <w:t>DB셀렉팅같은거 플러그새워서 매번안하게 해라..</w:t>
                  </w:r>
                </w:p>
              </w:txbxContent>
            </v:textbox>
          </v:rect>
        </w:pict>
      </w:r>
      <w:r w:rsidR="007C4ACE">
        <w:rPr>
          <w:rFonts w:ascii="Arial" w:hAnsi="Arial" w:cs="Arial"/>
          <w:noProof/>
          <w:color w:val="000000"/>
          <w:sz w:val="15"/>
          <w:szCs w:val="15"/>
        </w:rPr>
        <w:drawing>
          <wp:inline distT="0" distB="0" distL="0" distR="0">
            <wp:extent cx="3792169" cy="1686273"/>
            <wp:effectExtent l="19050" t="0" r="0" b="0"/>
            <wp:docPr id="6" name="그림 2" descr="http://lh5.ggpht.com/_BKDW2Q0ulcI/TDLrw6ITNnI/AAAAAAAAApU/S1Dkd4LrPi8/s912/2010-07-06%2017.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5.ggpht.com/_BKDW2Q0ulcI/TDLrw6ITNnI/AAAAAAAAApU/S1Dkd4LrPi8/s912/2010-07-06%2017.37.44.jpg"/>
                    <pic:cNvPicPr>
                      <a:picLocks noChangeAspect="1" noChangeArrowheads="1"/>
                    </pic:cNvPicPr>
                  </pic:nvPicPr>
                  <pic:blipFill>
                    <a:blip r:embed="rId23"/>
                    <a:srcRect l="11806" t="29082" b="18707"/>
                    <a:stretch>
                      <a:fillRect/>
                    </a:stretch>
                  </pic:blipFill>
                  <pic:spPr bwMode="auto">
                    <a:xfrm>
                      <a:off x="0" y="0"/>
                      <a:ext cx="3792169" cy="1686273"/>
                    </a:xfrm>
                    <a:prstGeom prst="rect">
                      <a:avLst/>
                    </a:prstGeom>
                    <a:noFill/>
                    <a:ln w="9525">
                      <a:noFill/>
                      <a:miter lim="800000"/>
                      <a:headEnd/>
                      <a:tailEnd/>
                    </a:ln>
                  </pic:spPr>
                </pic:pic>
              </a:graphicData>
            </a:graphic>
          </wp:inline>
        </w:drawing>
      </w:r>
    </w:p>
    <w:p w:rsidR="00E15936" w:rsidRDefault="003E4DE0" w:rsidP="00E15936">
      <w:pPr>
        <w:rPr>
          <w:rFonts w:ascii="Courier New" w:hAnsi="Courier New" w:cs="Courier New"/>
          <w:b/>
          <w:sz w:val="38"/>
          <w:szCs w:val="20"/>
        </w:rPr>
      </w:pPr>
      <w:r w:rsidRPr="003E4DE0">
        <w:rPr>
          <w:rFonts w:ascii="Courier New" w:hAnsi="Courier New" w:cs="Courier New" w:hint="eastAsia"/>
          <w:b/>
          <w:sz w:val="38"/>
          <w:szCs w:val="20"/>
        </w:rPr>
        <w:lastRenderedPageBreak/>
        <w:t>LogTime</w:t>
      </w:r>
    </w:p>
    <w:p w:rsidR="00543B5D" w:rsidRPr="00543B5D" w:rsidRDefault="00543B5D" w:rsidP="00E15936">
      <w:pPr>
        <w:rPr>
          <w:rFonts w:ascii="Courier New" w:hAnsi="Courier New" w:cs="Courier New"/>
          <w:szCs w:val="20"/>
        </w:rPr>
      </w:pPr>
      <w:r w:rsidRPr="00543B5D">
        <w:rPr>
          <w:rFonts w:ascii="Courier New" w:hAnsi="Courier New" w:cs="Courier New" w:hint="eastAsia"/>
          <w:szCs w:val="20"/>
        </w:rPr>
        <w:t>복잡한연산</w:t>
      </w:r>
      <w:r>
        <w:rPr>
          <w:rFonts w:ascii="Courier New" w:hAnsi="Courier New" w:cs="Courier New" w:hint="eastAsia"/>
          <w:szCs w:val="20"/>
        </w:rPr>
        <w:t>/</w:t>
      </w:r>
      <w:r>
        <w:rPr>
          <w:rFonts w:ascii="Courier New" w:hAnsi="Courier New" w:cs="Courier New" w:hint="eastAsia"/>
          <w:szCs w:val="20"/>
        </w:rPr>
        <w:t>긴</w:t>
      </w:r>
      <w:r>
        <w:rPr>
          <w:rFonts w:ascii="Courier New" w:hAnsi="Courier New" w:cs="Courier New" w:hint="eastAsia"/>
          <w:szCs w:val="20"/>
        </w:rPr>
        <w:t>xml</w:t>
      </w:r>
      <w:r>
        <w:rPr>
          <w:rFonts w:ascii="Courier New" w:hAnsi="Courier New" w:cs="Courier New" w:hint="eastAsia"/>
          <w:szCs w:val="20"/>
        </w:rPr>
        <w:t>파싱</w:t>
      </w:r>
      <w:r>
        <w:rPr>
          <w:rFonts w:ascii="Courier New" w:hAnsi="Courier New" w:cs="Courier New" w:hint="eastAsia"/>
          <w:szCs w:val="20"/>
        </w:rPr>
        <w:t>/DB</w:t>
      </w:r>
      <w:r>
        <w:rPr>
          <w:rFonts w:ascii="Courier New" w:hAnsi="Courier New" w:cs="Courier New" w:hint="eastAsia"/>
          <w:szCs w:val="20"/>
        </w:rPr>
        <w:t>작업</w:t>
      </w:r>
      <w:r>
        <w:rPr>
          <w:rFonts w:ascii="Courier New" w:hAnsi="Courier New" w:cs="Courier New" w:hint="eastAsia"/>
          <w:szCs w:val="20"/>
        </w:rPr>
        <w:t>/</w:t>
      </w:r>
      <w:r>
        <w:rPr>
          <w:rFonts w:ascii="Courier New" w:hAnsi="Courier New" w:cs="Courier New" w:hint="eastAsia"/>
          <w:szCs w:val="20"/>
        </w:rPr>
        <w:t>네트워크입출력</w:t>
      </w:r>
      <w:r>
        <w:rPr>
          <w:rFonts w:ascii="Courier New" w:hAnsi="Courier New" w:cs="Courier New" w:hint="eastAsia"/>
          <w:szCs w:val="20"/>
        </w:rPr>
        <w:t xml:space="preserve"> </w:t>
      </w:r>
      <w:r>
        <w:rPr>
          <w:rFonts w:ascii="Courier New" w:hAnsi="Courier New" w:cs="Courier New" w:hint="eastAsia"/>
          <w:szCs w:val="20"/>
        </w:rPr>
        <w:t>처럼</w:t>
      </w:r>
      <w:r>
        <w:rPr>
          <w:rFonts w:ascii="Courier New" w:hAnsi="Courier New" w:cs="Courier New" w:hint="eastAsia"/>
          <w:szCs w:val="20"/>
        </w:rPr>
        <w:t xml:space="preserve"> </w:t>
      </w:r>
      <w:r>
        <w:rPr>
          <w:rFonts w:ascii="Courier New" w:hAnsi="Courier New" w:cs="Courier New" w:hint="eastAsia"/>
          <w:szCs w:val="20"/>
        </w:rPr>
        <w:t>본질적으로</w:t>
      </w:r>
      <w:r>
        <w:rPr>
          <w:rFonts w:ascii="Courier New" w:hAnsi="Courier New" w:cs="Courier New" w:hint="eastAsia"/>
          <w:szCs w:val="20"/>
        </w:rPr>
        <w:t xml:space="preserve"> </w:t>
      </w:r>
      <w:r>
        <w:rPr>
          <w:rFonts w:ascii="Courier New" w:hAnsi="Courier New" w:cs="Courier New" w:hint="eastAsia"/>
          <w:szCs w:val="20"/>
        </w:rPr>
        <w:t>오래걸리는작업들</w:t>
      </w:r>
      <w:r>
        <w:rPr>
          <w:rFonts w:ascii="Courier New" w:hAnsi="Courier New" w:cs="Courier New" w:hint="eastAsia"/>
          <w:szCs w:val="20"/>
        </w:rPr>
        <w:t xml:space="preserve">.. </w:t>
      </w:r>
      <w:r>
        <w:rPr>
          <w:rFonts w:ascii="Courier New" w:hAnsi="Courier New" w:cs="Courier New" w:hint="eastAsia"/>
          <w:szCs w:val="20"/>
        </w:rPr>
        <w:t>처리</w:t>
      </w:r>
      <w:r>
        <w:rPr>
          <w:rFonts w:ascii="Courier New" w:hAnsi="Courier New" w:cs="Courier New" w:hint="eastAsia"/>
          <w:szCs w:val="20"/>
        </w:rPr>
        <w:t>.</w:t>
      </w:r>
    </w:p>
    <w:p w:rsidR="00543B5D" w:rsidRDefault="00543B5D" w:rsidP="00543B5D">
      <w:pPr>
        <w:wordWrap/>
        <w:adjustRightInd w:val="0"/>
        <w:jc w:val="left"/>
        <w:rPr>
          <w:rFonts w:ascii="Courier New" w:hAnsi="Courier New" w:cs="Courier New"/>
          <w:kern w:val="0"/>
          <w:szCs w:val="20"/>
        </w:rPr>
      </w:pPr>
    </w:p>
    <w:p w:rsidR="005A210F" w:rsidRDefault="005A210F" w:rsidP="00543B5D">
      <w:pPr>
        <w:wordWrap/>
        <w:adjustRightInd w:val="0"/>
        <w:jc w:val="left"/>
        <w:rPr>
          <w:rFonts w:ascii="Courier New" w:hAnsi="Courier New" w:cs="Courier New"/>
          <w:kern w:val="0"/>
          <w:szCs w:val="20"/>
        </w:rPr>
      </w:pPr>
      <w:r>
        <w:rPr>
          <w:rFonts w:ascii="Courier New" w:hAnsi="Courier New" w:cs="Courier New" w:hint="eastAsia"/>
          <w:kern w:val="0"/>
          <w:szCs w:val="20"/>
        </w:rPr>
        <w:t>일반적인</w:t>
      </w:r>
      <w:r>
        <w:rPr>
          <w:rFonts w:ascii="Courier New" w:hAnsi="Courier New" w:cs="Courier New" w:hint="eastAsia"/>
          <w:kern w:val="0"/>
          <w:szCs w:val="20"/>
        </w:rPr>
        <w:t xml:space="preserve"> </w:t>
      </w:r>
      <w:r>
        <w:rPr>
          <w:rFonts w:ascii="Courier New" w:hAnsi="Courier New" w:cs="Courier New" w:hint="eastAsia"/>
          <w:kern w:val="0"/>
          <w:szCs w:val="20"/>
        </w:rPr>
        <w:t>타이머</w:t>
      </w:r>
      <w:r>
        <w:rPr>
          <w:rFonts w:ascii="Courier New" w:hAnsi="Courier New" w:cs="Courier New" w:hint="eastAsia"/>
          <w:kern w:val="0"/>
          <w:szCs w:val="20"/>
        </w:rPr>
        <w:t xml:space="preserve"> </w:t>
      </w:r>
      <w:r>
        <w:rPr>
          <w:rFonts w:ascii="Courier New" w:hAnsi="Courier New" w:cs="Courier New" w:hint="eastAsia"/>
          <w:kern w:val="0"/>
          <w:szCs w:val="20"/>
        </w:rPr>
        <w:t>방법</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thread_longtime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btnUpdate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update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btnUpdate.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543B5D" w:rsidRDefault="00DE14F8" w:rsidP="00543B5D">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14" style="position:absolute;margin-left:84.1pt;margin-top:1.7pt;width:298.95pt;height:42.6pt;z-index:251750400" filled="f" strokecolor="red" strokeweight="1pt"/>
        </w:pict>
      </w:r>
      <w:r w:rsidR="00543B5D">
        <w:rPr>
          <w:rFonts w:ascii="Courier New" w:hAnsi="Courier New" w:cs="Courier New"/>
          <w:color w:val="000000"/>
          <w:kern w:val="0"/>
          <w:szCs w:val="20"/>
        </w:rPr>
        <w:tab/>
      </w:r>
      <w:r w:rsidR="00543B5D">
        <w:rPr>
          <w:rFonts w:ascii="Courier New" w:hAnsi="Courier New" w:cs="Courier New"/>
          <w:color w:val="000000"/>
          <w:kern w:val="0"/>
          <w:szCs w:val="20"/>
        </w:rPr>
        <w:tab/>
      </w:r>
      <w:r w:rsidR="00543B5D">
        <w:rPr>
          <w:rFonts w:ascii="Courier New" w:hAnsi="Courier New" w:cs="Courier New"/>
          <w:color w:val="000000"/>
          <w:kern w:val="0"/>
          <w:szCs w:val="20"/>
        </w:rPr>
        <w:tab/>
      </w:r>
      <w:r w:rsidR="00543B5D">
        <w:rPr>
          <w:rFonts w:ascii="Courier New" w:hAnsi="Courier New" w:cs="Courier New"/>
          <w:b/>
          <w:bCs/>
          <w:color w:val="7F0055"/>
          <w:kern w:val="0"/>
          <w:szCs w:val="20"/>
        </w:rPr>
        <w:t>public</w:t>
      </w:r>
      <w:r w:rsidR="00543B5D">
        <w:rPr>
          <w:rFonts w:ascii="Courier New" w:hAnsi="Courier New" w:cs="Courier New"/>
          <w:color w:val="000000"/>
          <w:kern w:val="0"/>
          <w:szCs w:val="20"/>
        </w:rPr>
        <w:t xml:space="preserve"> </w:t>
      </w:r>
      <w:r w:rsidR="00543B5D">
        <w:rPr>
          <w:rFonts w:ascii="Courier New" w:hAnsi="Courier New" w:cs="Courier New"/>
          <w:b/>
          <w:bCs/>
          <w:color w:val="7F0055"/>
          <w:kern w:val="0"/>
          <w:szCs w:val="20"/>
        </w:rPr>
        <w:t>void</w:t>
      </w:r>
      <w:r w:rsidR="00543B5D">
        <w:rPr>
          <w:rFonts w:ascii="Courier New" w:hAnsi="Courier New" w:cs="Courier New"/>
          <w:color w:val="000000"/>
          <w:kern w:val="0"/>
          <w:szCs w:val="20"/>
        </w:rPr>
        <w:t xml:space="preserve"> </w:t>
      </w:r>
      <w:r w:rsidR="00543B5D">
        <w:rPr>
          <w:rFonts w:ascii="Courier New" w:hAnsi="Courier New" w:cs="Courier New"/>
          <w:b/>
          <w:bCs/>
          <w:color w:val="008000"/>
          <w:kern w:val="0"/>
          <w:szCs w:val="20"/>
        </w:rPr>
        <w:t>onClick</w:t>
      </w:r>
      <w:r w:rsidR="00543B5D">
        <w:rPr>
          <w:rFonts w:ascii="Courier New" w:hAnsi="Courier New" w:cs="Courier New"/>
          <w:color w:val="000000"/>
          <w:kern w:val="0"/>
          <w:szCs w:val="20"/>
        </w:rPr>
        <w:t>(</w:t>
      </w:r>
      <w:r w:rsidR="00543B5D">
        <w:rPr>
          <w:rFonts w:ascii="Courier New" w:hAnsi="Courier New" w:cs="Courier New"/>
          <w:b/>
          <w:bCs/>
          <w:color w:val="005032"/>
          <w:kern w:val="0"/>
          <w:szCs w:val="20"/>
        </w:rPr>
        <w:t>View</w:t>
      </w:r>
      <w:r w:rsidR="00543B5D">
        <w:rPr>
          <w:rFonts w:ascii="Courier New" w:hAnsi="Courier New" w:cs="Courier New"/>
          <w:color w:val="000000"/>
          <w:kern w:val="0"/>
          <w:szCs w:val="20"/>
        </w:rPr>
        <w:t xml:space="preserve"> v)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mValue</w:t>
      </w:r>
      <w:r>
        <w:rPr>
          <w:rFonts w:ascii="Courier New" w:hAnsi="Courier New" w:cs="Courier New"/>
          <w:color w:val="000000"/>
          <w:kern w:val="0"/>
          <w:szCs w:val="20"/>
        </w:rPr>
        <w:t xml:space="preserve"> = 0;</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543B5D" w:rsidRDefault="00DE14F8" w:rsidP="00543B5D">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116" type="#_x0000_t32" style="position:absolute;margin-left:228.1pt;margin-top:10.3pt;width:17.85pt;height:38.6pt;flip:x;z-index:251752448" o:connectortype="straight">
            <v:stroke endarrow="block"/>
          </v:shape>
        </w:pict>
      </w:r>
      <w:r w:rsidR="00543B5D">
        <w:rPr>
          <w:rFonts w:ascii="Courier New" w:hAnsi="Courier New" w:cs="Courier New"/>
          <w:color w:val="000000"/>
          <w:kern w:val="0"/>
          <w:szCs w:val="20"/>
        </w:rPr>
        <w:tab/>
      </w:r>
      <w:r w:rsidR="00543B5D">
        <w:rPr>
          <w:rFonts w:ascii="Courier New" w:hAnsi="Courier New" w:cs="Courier New"/>
          <w:color w:val="000000"/>
          <w:kern w:val="0"/>
          <w:szCs w:val="20"/>
        </w:rPr>
        <w:tab/>
      </w:r>
      <w:r w:rsidR="00543B5D">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43B5D" w:rsidRDefault="00DE14F8" w:rsidP="00543B5D">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15" style="position:absolute;margin-left:-21.3pt;margin-top:8.65pt;width:455pt;height:137.05pt;z-index:251751424" filled="f" strokecolor="red" strokeweight="1pt"/>
        </w:pic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mValue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Integer</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w:t>
      </w:r>
      <w:r>
        <w:rPr>
          <w:rFonts w:ascii="Courier New" w:hAnsi="Courier New" w:cs="Courier New"/>
          <w:color w:val="0000C0"/>
          <w:kern w:val="0"/>
          <w:szCs w:val="20"/>
        </w:rPr>
        <w:t>mValue</w:t>
      </w:r>
      <w:r>
        <w:rPr>
          <w:rFonts w:ascii="Courier New" w:hAnsi="Courier New" w:cs="Courier New"/>
          <w:color w:val="000000"/>
          <w:kern w:val="0"/>
          <w:szCs w:val="20"/>
        </w:rPr>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(50);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 xml:space="preserve"> &lt; 100) {</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543B5D" w:rsidRDefault="00543B5D" w:rsidP="00543B5D">
      <w:pPr>
        <w:wordWrap/>
        <w:adjustRightInd w:val="0"/>
        <w:jc w:val="left"/>
        <w:rPr>
          <w:rFonts w:ascii="Courier New" w:hAnsi="Courier New" w:cs="Courier New"/>
          <w:kern w:val="0"/>
          <w:szCs w:val="20"/>
        </w:rPr>
      </w:pPr>
      <w:r>
        <w:rPr>
          <w:rFonts w:ascii="Courier New" w:hAnsi="Courier New" w:cs="Courier New"/>
          <w:color w:val="000000"/>
          <w:kern w:val="0"/>
          <w:szCs w:val="20"/>
        </w:rPr>
        <w:t>}</w:t>
      </w:r>
    </w:p>
    <w:p w:rsidR="003E4DE0" w:rsidRDefault="003E4DE0" w:rsidP="00E15936">
      <w:pPr>
        <w:rPr>
          <w:rFonts w:ascii="Courier New" w:hAnsi="Courier New" w:cs="Courier New"/>
          <w:b/>
          <w:szCs w:val="20"/>
        </w:rPr>
      </w:pPr>
    </w:p>
    <w:p w:rsidR="0055457C" w:rsidRDefault="0055457C" w:rsidP="00E15936">
      <w:pPr>
        <w:rPr>
          <w:rFonts w:ascii="Courier New" w:hAnsi="Courier New" w:cs="Courier New"/>
          <w:b/>
          <w:szCs w:val="20"/>
        </w:rPr>
      </w:pPr>
      <w:r>
        <w:rPr>
          <w:rFonts w:ascii="Courier New" w:hAnsi="Courier New" w:cs="Courier New" w:hint="eastAsia"/>
          <w:b/>
          <w:szCs w:val="20"/>
        </w:rPr>
        <w:t>이렇게</w:t>
      </w:r>
      <w:r>
        <w:rPr>
          <w:rFonts w:ascii="Courier New" w:hAnsi="Courier New" w:cs="Courier New" w:hint="eastAsia"/>
          <w:b/>
          <w:szCs w:val="20"/>
        </w:rPr>
        <w:t xml:space="preserve"> </w:t>
      </w:r>
      <w:r>
        <w:rPr>
          <w:rFonts w:ascii="Courier New" w:hAnsi="Courier New" w:cs="Courier New" w:hint="eastAsia"/>
          <w:b/>
          <w:szCs w:val="20"/>
        </w:rPr>
        <w:t>쓰레드로</w:t>
      </w:r>
      <w:r>
        <w:rPr>
          <w:rFonts w:ascii="Courier New" w:hAnsi="Courier New" w:cs="Courier New" w:hint="eastAsia"/>
          <w:b/>
          <w:szCs w:val="20"/>
        </w:rPr>
        <w:t xml:space="preserve"> </w:t>
      </w:r>
      <w:r>
        <w:rPr>
          <w:rFonts w:ascii="Courier New" w:hAnsi="Courier New" w:cs="Courier New" w:hint="eastAsia"/>
          <w:b/>
          <w:szCs w:val="20"/>
        </w:rPr>
        <w:t>구현을</w:t>
      </w:r>
      <w:r>
        <w:rPr>
          <w:rFonts w:ascii="Courier New" w:hAnsi="Courier New" w:cs="Courier New" w:hint="eastAsia"/>
          <w:b/>
          <w:szCs w:val="20"/>
        </w:rPr>
        <w:t xml:space="preserve"> </w:t>
      </w:r>
      <w:r>
        <w:rPr>
          <w:rFonts w:ascii="Courier New" w:hAnsi="Courier New" w:cs="Courier New" w:hint="eastAsia"/>
          <w:b/>
          <w:szCs w:val="20"/>
        </w:rPr>
        <w:t>하면</w:t>
      </w:r>
      <w:r>
        <w:rPr>
          <w:rFonts w:ascii="Courier New" w:hAnsi="Courier New" w:cs="Courier New" w:hint="eastAsia"/>
          <w:b/>
          <w:szCs w:val="20"/>
        </w:rPr>
        <w:t xml:space="preserve"> </w:t>
      </w:r>
      <w:r>
        <w:rPr>
          <w:rFonts w:ascii="Courier New" w:hAnsi="Courier New" w:cs="Courier New" w:hint="eastAsia"/>
          <w:b/>
          <w:szCs w:val="20"/>
        </w:rPr>
        <w:t>오류가난다</w:t>
      </w:r>
    </w:p>
    <w:p w:rsidR="0055457C" w:rsidRPr="0055457C" w:rsidRDefault="0055457C" w:rsidP="0055457C">
      <w:pPr>
        <w:rPr>
          <w:rFonts w:ascii="Courier New" w:hAnsi="Courier New" w:cs="Courier New"/>
          <w:szCs w:val="20"/>
        </w:rPr>
      </w:pPr>
      <w:r w:rsidRPr="0055457C">
        <w:rPr>
          <w:rFonts w:ascii="Courier New" w:hAnsi="Courier New" w:cs="Courier New"/>
          <w:szCs w:val="20"/>
        </w:rPr>
        <w:t>class UpdateThread extends Thread {</w:t>
      </w:r>
    </w:p>
    <w:p w:rsidR="0055457C" w:rsidRPr="0055457C" w:rsidRDefault="0055457C" w:rsidP="0055457C">
      <w:pPr>
        <w:rPr>
          <w:rFonts w:ascii="Courier New" w:hAnsi="Courier New" w:cs="Courier New"/>
          <w:szCs w:val="20"/>
        </w:rPr>
      </w:pPr>
      <w:r w:rsidRPr="0055457C">
        <w:rPr>
          <w:rFonts w:ascii="Courier New" w:hAnsi="Courier New" w:cs="Courier New"/>
          <w:szCs w:val="20"/>
        </w:rPr>
        <w:tab/>
      </w:r>
      <w:r w:rsidRPr="0055457C">
        <w:rPr>
          <w:rFonts w:ascii="Courier New" w:hAnsi="Courier New" w:cs="Courier New"/>
          <w:szCs w:val="20"/>
        </w:rPr>
        <w:tab/>
        <w:t>public void run() {</w:t>
      </w:r>
    </w:p>
    <w:p w:rsidR="0055457C" w:rsidRDefault="0055457C" w:rsidP="0055457C">
      <w:pPr>
        <w:wordWrap/>
        <w:adjustRightInd w:val="0"/>
        <w:jc w:val="left"/>
        <w:rPr>
          <w:rFonts w:ascii="Courier New" w:hAnsi="Courier New" w:cs="Courier New"/>
          <w:kern w:val="0"/>
          <w:szCs w:val="20"/>
        </w:rPr>
      </w:pPr>
      <w:r w:rsidRPr="0055457C">
        <w:rPr>
          <w:rFonts w:ascii="Courier New" w:hAnsi="Courier New" w:cs="Courier New"/>
          <w:szCs w:val="20"/>
        </w:rPr>
        <w:tab/>
      </w:r>
      <w:r w:rsidRPr="0055457C">
        <w:rPr>
          <w:rFonts w:ascii="Courier New" w:hAnsi="Courier New" w:cs="Courier New"/>
          <w:szCs w:val="20"/>
        </w:rPr>
        <w:tab/>
      </w:r>
      <w:r w:rsidRPr="0055457C">
        <w:rPr>
          <w:rFonts w:ascii="Courier New" w:hAnsi="Courier New" w:cs="Courier New"/>
          <w:szCs w:val="20"/>
        </w:rPr>
        <w:tab/>
      </w:r>
      <w:r>
        <w:rPr>
          <w:rFonts w:ascii="Courier New" w:hAnsi="Courier New" w:cs="Courier New"/>
          <w:color w:val="0000C0"/>
          <w:kern w:val="0"/>
          <w:szCs w:val="20"/>
        </w:rPr>
        <w:t>mValue</w:t>
      </w:r>
      <w:r>
        <w:rPr>
          <w:rFonts w:ascii="Courier New" w:hAnsi="Courier New" w:cs="Courier New"/>
          <w:color w:val="000000"/>
          <w:kern w:val="0"/>
          <w:szCs w:val="20"/>
        </w:rPr>
        <w:t>++;</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Integer</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w:t>
      </w:r>
      <w:r>
        <w:rPr>
          <w:rFonts w:ascii="Courier New" w:hAnsi="Courier New" w:cs="Courier New"/>
          <w:color w:val="0000C0"/>
          <w:kern w:val="0"/>
          <w:szCs w:val="20"/>
        </w:rPr>
        <w:t>mValue</w:t>
      </w:r>
      <w:r>
        <w:rPr>
          <w:rFonts w:ascii="Courier New" w:hAnsi="Courier New" w:cs="Courier New"/>
          <w:color w:val="000000"/>
          <w:kern w:val="0"/>
          <w:szCs w:val="20"/>
        </w:rPr>
        <w:t>));</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(50);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 xml:space="preserve"> &lt; 100) {</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55457C" w:rsidRDefault="0055457C" w:rsidP="0055457C">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55457C" w:rsidRPr="0055457C" w:rsidRDefault="0055457C" w:rsidP="0055457C">
      <w:pPr>
        <w:rPr>
          <w:rFonts w:ascii="Courier New" w:hAnsi="Courier New" w:cs="Courier New"/>
          <w:szCs w:val="20"/>
        </w:rPr>
      </w:pPr>
      <w:r w:rsidRPr="0055457C">
        <w:rPr>
          <w:rFonts w:ascii="Courier New" w:hAnsi="Courier New" w:cs="Courier New"/>
          <w:szCs w:val="20"/>
        </w:rPr>
        <w:tab/>
      </w:r>
      <w:r w:rsidRPr="0055457C">
        <w:rPr>
          <w:rFonts w:ascii="Courier New" w:hAnsi="Courier New" w:cs="Courier New"/>
          <w:szCs w:val="20"/>
        </w:rPr>
        <w:tab/>
        <w:t>}</w:t>
      </w:r>
    </w:p>
    <w:p w:rsidR="0055457C" w:rsidRPr="0055457C" w:rsidRDefault="0055457C" w:rsidP="0055457C">
      <w:pPr>
        <w:rPr>
          <w:rFonts w:ascii="Courier New" w:hAnsi="Courier New" w:cs="Courier New"/>
          <w:szCs w:val="20"/>
        </w:rPr>
      </w:pPr>
      <w:r w:rsidRPr="0055457C">
        <w:rPr>
          <w:rFonts w:ascii="Courier New" w:hAnsi="Courier New" w:cs="Courier New"/>
          <w:szCs w:val="20"/>
        </w:rPr>
        <w:tab/>
        <w:t>}</w:t>
      </w:r>
    </w:p>
    <w:p w:rsidR="00E15936" w:rsidRDefault="00E15936" w:rsidP="00E15936">
      <w:pPr>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rsidP="00E15936">
      <w:pPr>
        <w:tabs>
          <w:tab w:val="left" w:pos="6324"/>
        </w:tabs>
        <w:rPr>
          <w:rFonts w:ascii="Courier New" w:hAnsi="Courier New" w:cs="Courier New"/>
          <w:szCs w:val="20"/>
        </w:rPr>
      </w:pPr>
    </w:p>
    <w:p w:rsidR="00BF0C4F" w:rsidRDefault="00BF0C4F">
      <w:pPr>
        <w:widowControl/>
        <w:wordWrap/>
        <w:autoSpaceDE/>
        <w:autoSpaceDN/>
        <w:jc w:val="left"/>
        <w:rPr>
          <w:rFonts w:ascii="Courier New" w:hAnsi="Courier New" w:cs="Courier New"/>
          <w:szCs w:val="20"/>
        </w:rPr>
      </w:pPr>
      <w:r>
        <w:rPr>
          <w:rFonts w:ascii="Courier New" w:hAnsi="Courier New" w:cs="Courier New"/>
          <w:szCs w:val="20"/>
        </w:rPr>
        <w:br w:type="page"/>
      </w:r>
    </w:p>
    <w:p w:rsidR="00BF0C4F" w:rsidRPr="00513C8D" w:rsidRDefault="000018D3" w:rsidP="00BF0C4F">
      <w:pPr>
        <w:wordWrap/>
        <w:adjustRightInd w:val="0"/>
        <w:jc w:val="left"/>
        <w:rPr>
          <w:rFonts w:ascii="Courier New" w:hAnsi="Courier New" w:cs="Courier New"/>
          <w:b/>
          <w:bCs/>
          <w:color w:val="000000" w:themeColor="text1"/>
          <w:kern w:val="0"/>
          <w:sz w:val="24"/>
          <w:szCs w:val="20"/>
        </w:rPr>
      </w:pPr>
      <w:r w:rsidRPr="00513C8D">
        <w:rPr>
          <w:rFonts w:ascii="Courier New" w:hAnsi="Courier New" w:cs="Courier New" w:hint="eastAsia"/>
          <w:b/>
          <w:bCs/>
          <w:noProof/>
          <w:color w:val="000000" w:themeColor="text1"/>
          <w:kern w:val="0"/>
          <w:sz w:val="24"/>
          <w:szCs w:val="20"/>
        </w:rPr>
        <w:lastRenderedPageBreak/>
        <w:drawing>
          <wp:anchor distT="0" distB="0" distL="114300" distR="114300" simplePos="0" relativeHeight="251753472" behindDoc="0" locked="0" layoutInCell="1" allowOverlap="1">
            <wp:simplePos x="0" y="0"/>
            <wp:positionH relativeFrom="column">
              <wp:posOffset>3793693</wp:posOffset>
            </wp:positionH>
            <wp:positionV relativeFrom="paragraph">
              <wp:posOffset>-187680</wp:posOffset>
            </wp:positionV>
            <wp:extent cx="1495196" cy="1543507"/>
            <wp:effectExtent l="19050" t="0" r="0" b="0"/>
            <wp:wrapNone/>
            <wp:docPr id="1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1495196" cy="1543507"/>
                    </a:xfrm>
                    <a:prstGeom prst="rect">
                      <a:avLst/>
                    </a:prstGeom>
                    <a:noFill/>
                    <a:ln w="9525">
                      <a:noFill/>
                      <a:miter lim="800000"/>
                      <a:headEnd/>
                      <a:tailEnd/>
                    </a:ln>
                  </pic:spPr>
                </pic:pic>
              </a:graphicData>
            </a:graphic>
          </wp:anchor>
        </w:drawing>
      </w:r>
      <w:r w:rsidR="00BF0C4F" w:rsidRPr="00513C8D">
        <w:rPr>
          <w:rFonts w:ascii="Courier New" w:hAnsi="Courier New" w:cs="Courier New" w:hint="eastAsia"/>
          <w:b/>
          <w:bCs/>
          <w:color w:val="000000" w:themeColor="text1"/>
          <w:kern w:val="0"/>
          <w:sz w:val="24"/>
          <w:szCs w:val="20"/>
        </w:rPr>
        <w:t>대화상자를</w:t>
      </w:r>
      <w:r w:rsidR="00BF0C4F" w:rsidRPr="00513C8D">
        <w:rPr>
          <w:rFonts w:ascii="Courier New" w:hAnsi="Courier New" w:cs="Courier New" w:hint="eastAsia"/>
          <w:b/>
          <w:bCs/>
          <w:color w:val="000000" w:themeColor="text1"/>
          <w:kern w:val="0"/>
          <w:sz w:val="24"/>
          <w:szCs w:val="20"/>
        </w:rPr>
        <w:t xml:space="preserve"> </w:t>
      </w:r>
      <w:r w:rsidR="00BF0C4F" w:rsidRPr="00513C8D">
        <w:rPr>
          <w:rFonts w:ascii="Courier New" w:hAnsi="Courier New" w:cs="Courier New" w:hint="eastAsia"/>
          <w:b/>
          <w:bCs/>
          <w:color w:val="000000" w:themeColor="text1"/>
          <w:kern w:val="0"/>
          <w:sz w:val="24"/>
          <w:szCs w:val="20"/>
        </w:rPr>
        <w:t>통해</w:t>
      </w:r>
      <w:r w:rsidR="00BF0C4F" w:rsidRPr="00513C8D">
        <w:rPr>
          <w:rFonts w:ascii="Courier New" w:hAnsi="Courier New" w:cs="Courier New" w:hint="eastAsia"/>
          <w:b/>
          <w:bCs/>
          <w:color w:val="000000" w:themeColor="text1"/>
          <w:kern w:val="0"/>
          <w:sz w:val="24"/>
          <w:szCs w:val="20"/>
        </w:rPr>
        <w:t xml:space="preserve"> </w:t>
      </w:r>
      <w:r w:rsidR="00BF0C4F" w:rsidRPr="00513C8D">
        <w:rPr>
          <w:rFonts w:ascii="Courier New" w:hAnsi="Courier New" w:cs="Courier New" w:hint="eastAsia"/>
          <w:b/>
          <w:bCs/>
          <w:color w:val="000000" w:themeColor="text1"/>
          <w:kern w:val="0"/>
          <w:sz w:val="24"/>
          <w:szCs w:val="20"/>
        </w:rPr>
        <w:t>표시</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mText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ProgressDialog</w:t>
      </w:r>
      <w:r>
        <w:rPr>
          <w:rFonts w:ascii="Courier New" w:hAnsi="Courier New" w:cs="Courier New"/>
          <w:color w:val="000000"/>
          <w:kern w:val="0"/>
          <w:szCs w:val="20"/>
        </w:rPr>
        <w:t xml:space="preserve"> </w:t>
      </w:r>
      <w:r>
        <w:rPr>
          <w:rFonts w:ascii="Courier New" w:hAnsi="Courier New" w:cs="Courier New"/>
          <w:color w:val="0000C0"/>
          <w:kern w:val="0"/>
          <w:szCs w:val="20"/>
        </w:rPr>
        <w:t>mProgress</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0000C0"/>
          <w:kern w:val="0"/>
          <w:szCs w:val="20"/>
        </w:rPr>
        <w:t>mQuit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thread_longtime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text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btnUpdate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update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btnUpdate.</w:t>
      </w:r>
      <w:r>
        <w:rPr>
          <w:rFonts w:ascii="Courier New" w:hAnsi="Courier New" w:cs="Courier New"/>
          <w:b/>
          <w:bCs/>
          <w:color w:val="00800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BF0C4F" w:rsidRDefault="00DE14F8" w:rsidP="00BF0C4F">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17" style="position:absolute;margin-left:193.55pt;margin-top:9.35pt;width:107.7pt;height:15pt;z-index:251754496" filled="f" strokecolor="red" strokeweight="1.5pt"/>
        </w:pict>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C0"/>
          <w:kern w:val="0"/>
          <w:szCs w:val="20"/>
        </w:rPr>
        <w:t>mValue</w:t>
      </w:r>
      <w:r w:rsidR="00BF0C4F">
        <w:rPr>
          <w:rFonts w:ascii="Courier New" w:hAnsi="Courier New" w:cs="Courier New"/>
          <w:color w:val="000000"/>
          <w:kern w:val="0"/>
          <w:szCs w:val="20"/>
        </w:rPr>
        <w:t xml:space="preserve"> = 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showDialog</w:t>
      </w:r>
      <w:r>
        <w:rPr>
          <w:rFonts w:ascii="Courier New" w:hAnsi="Courier New" w:cs="Courier New"/>
          <w:color w:val="000000"/>
          <w:kern w:val="0"/>
          <w:szCs w:val="20"/>
        </w:rPr>
        <w:t>(0);</w:t>
      </w:r>
    </w:p>
    <w:p w:rsidR="00BF0C4F" w:rsidRDefault="00DE14F8" w:rsidP="00BF0C4F">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shape id="_x0000_s1119" type="#_x0000_t32" style="position:absolute;margin-left:171.05pt;margin-top:1.7pt;width:22.5pt;height:67.4pt;flip:x;z-index:251756544" o:connectortype="straight">
            <v:stroke endarrow="block"/>
          </v:shape>
        </w:pict>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C0"/>
          <w:kern w:val="0"/>
          <w:szCs w:val="20"/>
        </w:rPr>
        <w:t>mQuit</w:t>
      </w:r>
      <w:r w:rsidR="00BF0C4F">
        <w:rPr>
          <w:rFonts w:ascii="Courier New" w:hAnsi="Courier New" w:cs="Courier New"/>
          <w:color w:val="000000"/>
          <w:kern w:val="0"/>
          <w:szCs w:val="20"/>
        </w:rPr>
        <w:t xml:space="preserve"> = </w:t>
      </w:r>
      <w:r w:rsidR="00BF0C4F">
        <w:rPr>
          <w:rFonts w:ascii="Courier New" w:hAnsi="Courier New" w:cs="Courier New"/>
          <w:b/>
          <w:bCs/>
          <w:color w:val="7F0055"/>
          <w:kern w:val="0"/>
          <w:szCs w:val="20"/>
        </w:rPr>
        <w:t>false</w:t>
      </w:r>
      <w:r w:rsidR="00BF0C4F">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DE14F8" w:rsidP="00BF0C4F">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18" style="position:absolute;margin-left:-5.3pt;margin-top:7.3pt;width:443.05pt;height:239.6pt;z-index:251755520" filled="f" strokecolor="red" strokeweight="1.5pt"/>
        </w:pic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005032"/>
          <w:kern w:val="0"/>
          <w:szCs w:val="20"/>
        </w:rPr>
        <w:t>Dialog</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onCreateDialog</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id)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switch</w:t>
      </w:r>
      <w:r>
        <w:rPr>
          <w:rFonts w:ascii="Courier New" w:hAnsi="Courier New" w:cs="Courier New"/>
          <w:color w:val="000000"/>
          <w:kern w:val="0"/>
          <w:szCs w:val="20"/>
        </w:rPr>
        <w:t xml:space="preserve"> (id)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case</w:t>
      </w:r>
      <w:r>
        <w:rPr>
          <w:rFonts w:ascii="Courier New" w:hAnsi="Courier New" w:cs="Courier New"/>
          <w:color w:val="000000"/>
          <w:kern w:val="0"/>
          <w:szCs w:val="20"/>
        </w:rPr>
        <w:t xml:space="preserve"> 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ProgressDialog</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setProgressStyle</w:t>
      </w:r>
      <w:r>
        <w:rPr>
          <w:rFonts w:ascii="Courier New" w:hAnsi="Courier New" w:cs="Courier New"/>
          <w:color w:val="000000"/>
          <w:kern w:val="0"/>
          <w:szCs w:val="20"/>
        </w:rPr>
        <w:t>(</w:t>
      </w:r>
      <w:r>
        <w:rPr>
          <w:rFonts w:ascii="Courier New" w:hAnsi="Courier New" w:cs="Courier New"/>
          <w:b/>
          <w:bCs/>
          <w:color w:val="005032"/>
          <w:kern w:val="0"/>
          <w:szCs w:val="20"/>
        </w:rPr>
        <w:t>ProgressDialog</w:t>
      </w:r>
      <w:r>
        <w:rPr>
          <w:rFonts w:ascii="Courier New" w:hAnsi="Courier New" w:cs="Courier New"/>
          <w:color w:val="000000"/>
          <w:kern w:val="0"/>
          <w:szCs w:val="20"/>
        </w:rPr>
        <w:t>.</w:t>
      </w:r>
      <w:r>
        <w:rPr>
          <w:rFonts w:ascii="Courier New" w:hAnsi="Courier New" w:cs="Courier New"/>
          <w:i/>
          <w:iCs/>
          <w:color w:val="0000C0"/>
          <w:kern w:val="0"/>
          <w:szCs w:val="20"/>
        </w:rPr>
        <w:t>STYLE_HORIZONTAL</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setTitle</w:t>
      </w:r>
      <w:r>
        <w:rPr>
          <w:rFonts w:ascii="Courier New" w:hAnsi="Courier New" w:cs="Courier New"/>
          <w:color w:val="000000"/>
          <w:kern w:val="0"/>
          <w:szCs w:val="20"/>
        </w:rPr>
        <w:t>(</w:t>
      </w:r>
      <w:r>
        <w:rPr>
          <w:rFonts w:ascii="Courier New" w:hAnsi="Courier New" w:cs="Courier New"/>
          <w:color w:val="2A00FF"/>
          <w:kern w:val="0"/>
          <w:szCs w:val="20"/>
        </w:rPr>
        <w:t>"Updating"</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setMessage</w:t>
      </w:r>
      <w:r>
        <w:rPr>
          <w:rFonts w:ascii="Courier New" w:hAnsi="Courier New" w:cs="Courier New"/>
          <w:color w:val="000000"/>
          <w:kern w:val="0"/>
          <w:szCs w:val="20"/>
        </w:rPr>
        <w:t>(</w:t>
      </w:r>
      <w:r>
        <w:rPr>
          <w:rFonts w:ascii="Courier New" w:hAnsi="Courier New" w:cs="Courier New"/>
          <w:color w:val="2A00FF"/>
          <w:kern w:val="0"/>
          <w:szCs w:val="20"/>
        </w:rPr>
        <w:t>"Wait..."</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setCancelable</w:t>
      </w:r>
      <w:r>
        <w:rPr>
          <w:rFonts w:ascii="Courier New" w:hAnsi="Courier New" w:cs="Courier New"/>
          <w:color w:val="000000"/>
          <w:kern w:val="0"/>
          <w:szCs w:val="20"/>
        </w:rPr>
        <w: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mProgress</w:t>
      </w:r>
      <w:r>
        <w:rPr>
          <w:rFonts w:ascii="Courier New" w:hAnsi="Courier New" w:cs="Courier New"/>
          <w:color w:val="000000"/>
          <w:kern w:val="0"/>
          <w:szCs w:val="20"/>
        </w:rPr>
        <w:t>.</w:t>
      </w:r>
      <w:r>
        <w:rPr>
          <w:rFonts w:ascii="Courier New" w:hAnsi="Courier New" w:cs="Courier New"/>
          <w:b/>
          <w:bCs/>
          <w:color w:val="008000"/>
          <w:kern w:val="0"/>
          <w:szCs w:val="20"/>
        </w:rPr>
        <w:t>setButton</w:t>
      </w:r>
      <w:r>
        <w:rPr>
          <w:rFonts w:ascii="Courier New" w:hAnsi="Courier New" w:cs="Courier New"/>
          <w:color w:val="000000"/>
          <w:kern w:val="0"/>
          <w:szCs w:val="20"/>
        </w:rPr>
        <w:t>(</w:t>
      </w:r>
      <w:r>
        <w:rPr>
          <w:rFonts w:ascii="Courier New" w:hAnsi="Courier New" w:cs="Courier New"/>
          <w:color w:val="2A00FF"/>
          <w:kern w:val="0"/>
          <w:szCs w:val="20"/>
        </w:rPr>
        <w:t>"Cancel"</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DialogInterface.</w:t>
      </w:r>
      <w:r>
        <w:rPr>
          <w:rFonts w:ascii="Courier New" w:hAnsi="Courier New" w:cs="Courier New"/>
          <w:b/>
          <w:bCs/>
          <w:color w:val="008000"/>
          <w:kern w:val="0"/>
          <w:szCs w:val="20"/>
        </w:rPr>
        <w:t>OnClickListener</w:t>
      </w:r>
      <w:r>
        <w:rPr>
          <w:rFonts w:ascii="Courier New" w:hAnsi="Courier New" w:cs="Courier New"/>
          <w:color w:val="000000"/>
          <w:kern w:val="0"/>
          <w:szCs w:val="20"/>
        </w:rPr>
        <w:t>()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onClick</w:t>
      </w:r>
      <w:r>
        <w:rPr>
          <w:rFonts w:ascii="Courier New" w:hAnsi="Courier New" w:cs="Courier New"/>
          <w:color w:val="000000"/>
          <w:kern w:val="0"/>
          <w:szCs w:val="20"/>
        </w:rPr>
        <w:t xml:space="preserve">(DialogInterface dialog, </w:t>
      </w:r>
      <w:r>
        <w:rPr>
          <w:rFonts w:ascii="Courier New" w:hAnsi="Courier New" w:cs="Courier New"/>
          <w:b/>
          <w:bCs/>
          <w:color w:val="7F0055"/>
          <w:kern w:val="0"/>
          <w:szCs w:val="20"/>
        </w:rPr>
        <w:t>int</w:t>
      </w:r>
      <w:r>
        <w:rPr>
          <w:rFonts w:ascii="Courier New" w:hAnsi="Courier New" w:cs="Courier New"/>
          <w:color w:val="000000"/>
          <w:kern w:val="0"/>
          <w:szCs w:val="20"/>
        </w:rPr>
        <w:t xml:space="preserve"> whichButton)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mQuit</w:t>
      </w:r>
      <w:r>
        <w:rPr>
          <w:rFonts w:ascii="Courier New" w:hAnsi="Courier New" w:cs="Courier New"/>
          <w:color w:val="000000"/>
          <w:kern w:val="0"/>
          <w:szCs w:val="20"/>
        </w:rPr>
        <w:t xml:space="preserve">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dismissDialog</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color w:val="0000C0"/>
          <w:kern w:val="0"/>
          <w:szCs w:val="20"/>
        </w:rPr>
        <w:t>mProgress</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return</w:t>
      </w:r>
      <w:r>
        <w:rPr>
          <w:rFonts w:ascii="Courier New" w:hAnsi="Courier New" w:cs="Courier New"/>
          <w:color w:val="000000"/>
          <w:kern w:val="0"/>
          <w:szCs w:val="20"/>
        </w:rPr>
        <w:t xml:space="preserve"> </w:t>
      </w:r>
      <w:r>
        <w:rPr>
          <w:rFonts w:ascii="Courier New" w:hAnsi="Courier New" w:cs="Courier New"/>
          <w:b/>
          <w:bCs/>
          <w:color w:val="7F0055"/>
          <w:kern w:val="0"/>
          <w:szCs w:val="20"/>
        </w:rPr>
        <w:t>null</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Handler</w:t>
      </w:r>
      <w:r>
        <w:rPr>
          <w:rFonts w:ascii="Courier New" w:hAnsi="Courier New" w:cs="Courier New"/>
          <w:color w:val="000000"/>
          <w:kern w:val="0"/>
          <w:szCs w:val="20"/>
        </w:rPr>
        <w:t xml:space="preserve"> </w:t>
      </w:r>
      <w:r>
        <w:rPr>
          <w:rFonts w:ascii="Courier New" w:hAnsi="Courier New" w:cs="Courier New"/>
          <w:color w:val="0000C0"/>
          <w:kern w:val="0"/>
          <w:szCs w:val="20"/>
        </w:rPr>
        <w:t>mHandler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Handler</w:t>
      </w:r>
      <w:r>
        <w:rPr>
          <w:rFonts w:ascii="Courier New" w:hAnsi="Courier New" w:cs="Courier New"/>
          <w:color w:val="000000"/>
          <w:kern w:val="0"/>
          <w:szCs w:val="20"/>
        </w:rPr>
        <w:t>()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handleMessage</w:t>
      </w:r>
      <w:r>
        <w:rPr>
          <w:rFonts w:ascii="Courier New" w:hAnsi="Courier New" w:cs="Courier New"/>
          <w:color w:val="000000"/>
          <w:kern w:val="0"/>
          <w:szCs w:val="20"/>
        </w:rPr>
        <w:t>(</w:t>
      </w:r>
      <w:r>
        <w:rPr>
          <w:rFonts w:ascii="Courier New" w:hAnsi="Courier New" w:cs="Courier New"/>
          <w:b/>
          <w:bCs/>
          <w:color w:val="005032"/>
          <w:kern w:val="0"/>
          <w:szCs w:val="20"/>
        </w:rPr>
        <w:t>Message</w:t>
      </w:r>
      <w:r>
        <w:rPr>
          <w:rFonts w:ascii="Courier New" w:hAnsi="Courier New" w:cs="Courier New"/>
          <w:color w:val="000000"/>
          <w:kern w:val="0"/>
          <w:szCs w:val="20"/>
        </w:rPr>
        <w:t xml:space="preserve"> msg)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mValue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mText</w:t>
      </w:r>
      <w:r>
        <w:rPr>
          <w:rFonts w:ascii="Courier New" w:hAnsi="Courier New" w:cs="Courier New"/>
          <w:color w:val="000000"/>
          <w:kern w:val="0"/>
          <w:szCs w:val="20"/>
        </w:rPr>
        <w:t>.</w:t>
      </w:r>
      <w:r>
        <w:rPr>
          <w:rFonts w:ascii="Courier New" w:hAnsi="Courier New" w:cs="Courier New"/>
          <w:b/>
          <w:bCs/>
          <w:color w:val="00800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Integer</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w:t>
      </w:r>
      <w:r>
        <w:rPr>
          <w:rFonts w:ascii="Courier New" w:hAnsi="Courier New" w:cs="Courier New"/>
          <w:color w:val="0000C0"/>
          <w:kern w:val="0"/>
          <w:szCs w:val="20"/>
        </w:rPr>
        <w:t>mValue</w:t>
      </w:r>
      <w:r>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 </w:t>
      </w:r>
      <w:r>
        <w:rPr>
          <w:rFonts w:ascii="Courier New" w:hAnsi="Courier New" w:cs="Courier New"/>
          <w:b/>
          <w:bCs/>
          <w:color w:val="005032"/>
          <w:kern w:val="0"/>
          <w:szCs w:val="20"/>
        </w:rPr>
        <w:t>Thread</w:t>
      </w:r>
      <w:r>
        <w:rPr>
          <w:rFonts w:ascii="Courier New" w:hAnsi="Courier New" w:cs="Courier New"/>
          <w:color w:val="000000"/>
          <w:kern w:val="0"/>
          <w:szCs w:val="20"/>
        </w:rPr>
        <w:t>.</w:t>
      </w:r>
      <w:r>
        <w:rPr>
          <w:rFonts w:ascii="Courier New" w:hAnsi="Courier New" w:cs="Courier New"/>
          <w:i/>
          <w:iCs/>
          <w:color w:val="000000"/>
          <w:kern w:val="0"/>
          <w:szCs w:val="20"/>
        </w:rPr>
        <w:t>sleep</w:t>
      </w:r>
      <w:r>
        <w:rPr>
          <w:rFonts w:ascii="Courier New" w:hAnsi="Courier New" w:cs="Courier New"/>
          <w:color w:val="000000"/>
          <w:kern w:val="0"/>
          <w:szCs w:val="20"/>
        </w:rPr>
        <w:t xml:space="preserve">(50); } </w:t>
      </w:r>
      <w:r>
        <w:rPr>
          <w:rFonts w:ascii="Courier New" w:hAnsi="Courier New" w:cs="Courier New"/>
          <w:b/>
          <w:bCs/>
          <w:color w:val="7F0055"/>
          <w:kern w:val="0"/>
          <w:szCs w:val="20"/>
        </w:rPr>
        <w:t>catch</w:t>
      </w:r>
      <w:r>
        <w:rPr>
          <w:rFonts w:ascii="Courier New" w:hAnsi="Courier New" w:cs="Courier New"/>
          <w:color w:val="000000"/>
          <w:kern w:val="0"/>
          <w:szCs w:val="20"/>
        </w:rPr>
        <w:t xml:space="preserve"> (</w:t>
      </w:r>
      <w:r>
        <w:rPr>
          <w:rFonts w:ascii="Courier New" w:hAnsi="Courier New" w:cs="Courier New"/>
          <w:b/>
          <w:bCs/>
          <w:color w:val="005032"/>
          <w:kern w:val="0"/>
          <w:szCs w:val="20"/>
        </w:rPr>
        <w:t>InterruptedException</w:t>
      </w:r>
      <w:r>
        <w:rPr>
          <w:rFonts w:ascii="Courier New" w:hAnsi="Courier New" w:cs="Courier New"/>
          <w:color w:val="000000"/>
          <w:kern w:val="0"/>
          <w:szCs w:val="20"/>
        </w:rPr>
        <w:t xml:space="preserve"> 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color w:val="0000C0"/>
          <w:kern w:val="0"/>
          <w:szCs w:val="20"/>
        </w:rPr>
        <w:t>mValue</w:t>
      </w:r>
      <w:r>
        <w:rPr>
          <w:rFonts w:ascii="Courier New" w:hAnsi="Courier New" w:cs="Courier New"/>
          <w:color w:val="000000"/>
          <w:kern w:val="0"/>
          <w:szCs w:val="20"/>
        </w:rPr>
        <w:t xml:space="preserve"> &lt; 100 &amp;&amp; </w:t>
      </w:r>
      <w:r>
        <w:rPr>
          <w:rFonts w:ascii="Courier New" w:hAnsi="Courier New" w:cs="Courier New"/>
          <w:color w:val="0000C0"/>
          <w:kern w:val="0"/>
          <w:szCs w:val="20"/>
        </w:rPr>
        <w:t>mQuit</w:t>
      </w:r>
      <w:r>
        <w:rPr>
          <w:rFonts w:ascii="Courier New" w:hAnsi="Courier New" w:cs="Courier New"/>
          <w:color w:val="000000"/>
          <w:kern w:val="0"/>
          <w:szCs w:val="20"/>
        </w:rPr>
        <w:t xml:space="preserve"> == </w:t>
      </w:r>
      <w:r>
        <w:rPr>
          <w:rFonts w:ascii="Courier New" w:hAnsi="Courier New" w:cs="Courier New"/>
          <w:b/>
          <w:bCs/>
          <w:color w:val="7F0055"/>
          <w:kern w:val="0"/>
          <w:szCs w:val="20"/>
        </w:rPr>
        <w:t>false</w:t>
      </w:r>
      <w:r>
        <w:rPr>
          <w:rFonts w:ascii="Courier New" w:hAnsi="Courier New" w:cs="Courier New"/>
          <w:color w:val="000000"/>
          <w:kern w:val="0"/>
          <w:szCs w:val="20"/>
        </w:rPr>
        <w:t>) {</w:t>
      </w:r>
    </w:p>
    <w:p w:rsidR="00BF0C4F" w:rsidRDefault="00DE14F8" w:rsidP="00BF0C4F">
      <w:pPr>
        <w:wordWrap/>
        <w:adjustRightInd w:val="0"/>
        <w:jc w:val="left"/>
        <w:rPr>
          <w:rFonts w:ascii="Courier New" w:hAnsi="Courier New" w:cs="Courier New"/>
          <w:kern w:val="0"/>
          <w:szCs w:val="20"/>
        </w:rPr>
      </w:pPr>
      <w:r w:rsidRPr="00DE14F8">
        <w:rPr>
          <w:rFonts w:ascii="Courier New" w:hAnsi="Courier New" w:cs="Courier New"/>
          <w:noProof/>
          <w:color w:val="000000"/>
          <w:kern w:val="0"/>
          <w:szCs w:val="20"/>
        </w:rPr>
        <w:pict>
          <v:rect id="_x0000_s1120" style="position:absolute;margin-left:190pt;margin-top:.35pt;width:189pt;height:23.65pt;z-index:251757568" filled="f" strokecolor="red" strokeweight="1.5pt"/>
        </w:pict>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00"/>
          <w:kern w:val="0"/>
          <w:szCs w:val="20"/>
        </w:rPr>
        <w:tab/>
      </w:r>
      <w:r w:rsidR="00BF0C4F">
        <w:rPr>
          <w:rFonts w:ascii="Courier New" w:hAnsi="Courier New" w:cs="Courier New"/>
          <w:color w:val="0000C0"/>
          <w:kern w:val="0"/>
          <w:szCs w:val="20"/>
        </w:rPr>
        <w:t>mProgress</w:t>
      </w:r>
      <w:r w:rsidR="00BF0C4F">
        <w:rPr>
          <w:rFonts w:ascii="Courier New" w:hAnsi="Courier New" w:cs="Courier New"/>
          <w:color w:val="000000"/>
          <w:kern w:val="0"/>
          <w:szCs w:val="20"/>
        </w:rPr>
        <w:t>.</w:t>
      </w:r>
      <w:r w:rsidR="00BF0C4F">
        <w:rPr>
          <w:rFonts w:ascii="Courier New" w:hAnsi="Courier New" w:cs="Courier New"/>
          <w:b/>
          <w:bCs/>
          <w:color w:val="008000"/>
          <w:kern w:val="0"/>
          <w:szCs w:val="20"/>
        </w:rPr>
        <w:t>setProgress</w:t>
      </w:r>
      <w:r w:rsidR="00BF0C4F">
        <w:rPr>
          <w:rFonts w:ascii="Courier New" w:hAnsi="Courier New" w:cs="Courier New"/>
          <w:color w:val="000000"/>
          <w:kern w:val="0"/>
          <w:szCs w:val="20"/>
        </w:rPr>
        <w:t>(</w:t>
      </w:r>
      <w:r w:rsidR="00BF0C4F">
        <w:rPr>
          <w:rFonts w:ascii="Courier New" w:hAnsi="Courier New" w:cs="Courier New"/>
          <w:color w:val="0000C0"/>
          <w:kern w:val="0"/>
          <w:szCs w:val="20"/>
        </w:rPr>
        <w:t>mValue</w:t>
      </w:r>
      <w:r w:rsidR="00BF0C4F">
        <w:rPr>
          <w:rFonts w:ascii="Courier New" w:hAnsi="Courier New" w:cs="Courier New"/>
          <w:color w:val="000000"/>
          <w:kern w:val="0"/>
          <w:szCs w:val="20"/>
        </w:rPr>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mHandler</w:t>
      </w:r>
      <w:r>
        <w:rPr>
          <w:rFonts w:ascii="Courier New" w:hAnsi="Courier New" w:cs="Courier New"/>
          <w:color w:val="000000"/>
          <w:kern w:val="0"/>
          <w:szCs w:val="20"/>
        </w:rPr>
        <w:t>.</w:t>
      </w:r>
      <w:r>
        <w:rPr>
          <w:rFonts w:ascii="Courier New" w:hAnsi="Courier New" w:cs="Courier New"/>
          <w:b/>
          <w:bCs/>
          <w:color w:val="008000"/>
          <w:kern w:val="0"/>
          <w:szCs w:val="20"/>
        </w:rPr>
        <w:t>sendEmptyMessage</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dismissDialog</w:t>
      </w:r>
      <w:r>
        <w:rPr>
          <w:rFonts w:ascii="Courier New" w:hAnsi="Courier New" w:cs="Courier New"/>
          <w:color w:val="000000"/>
          <w:kern w:val="0"/>
          <w:szCs w:val="20"/>
        </w:rPr>
        <w:t>(0);</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BF0C4F" w:rsidRDefault="00BF0C4F" w:rsidP="00BF0C4F">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00"/>
          <w:kern w:val="0"/>
          <w:szCs w:val="20"/>
        </w:rPr>
        <w:tab/>
        <w:t>}</w:t>
      </w:r>
    </w:p>
    <w:p w:rsidR="00BF0C4F" w:rsidRPr="00CE7931" w:rsidRDefault="00CE7931" w:rsidP="00BF0C4F">
      <w:pPr>
        <w:wordWrap/>
        <w:adjustRightInd w:val="0"/>
        <w:jc w:val="left"/>
        <w:rPr>
          <w:rFonts w:ascii="Courier New" w:hAnsi="Courier New" w:cs="Courier New"/>
          <w:b/>
          <w:kern w:val="0"/>
          <w:sz w:val="30"/>
          <w:szCs w:val="20"/>
        </w:rPr>
      </w:pPr>
      <w:r w:rsidRPr="00CE7931">
        <w:rPr>
          <w:rFonts w:ascii="Courier New" w:hAnsi="Courier New" w:cs="Courier New" w:hint="eastAsia"/>
          <w:b/>
          <w:kern w:val="0"/>
          <w:sz w:val="30"/>
          <w:szCs w:val="20"/>
        </w:rPr>
        <w:lastRenderedPageBreak/>
        <w:t>쓰레드로</w:t>
      </w:r>
      <w:r w:rsidRPr="00CE7931">
        <w:rPr>
          <w:rFonts w:ascii="Courier New" w:hAnsi="Courier New" w:cs="Courier New" w:hint="eastAsia"/>
          <w:b/>
          <w:kern w:val="0"/>
          <w:sz w:val="30"/>
          <w:szCs w:val="20"/>
        </w:rPr>
        <w:t xml:space="preserve"> </w:t>
      </w:r>
      <w:r w:rsidRPr="00CE7931">
        <w:rPr>
          <w:rFonts w:ascii="Courier New" w:hAnsi="Courier New" w:cs="Courier New" w:hint="eastAsia"/>
          <w:b/>
          <w:kern w:val="0"/>
          <w:sz w:val="30"/>
          <w:szCs w:val="20"/>
        </w:rPr>
        <w:t>분배를하자</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class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callactivity</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extends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Activity</w:t>
      </w:r>
      <w:r w:rsidRPr="00150BD3">
        <w:rPr>
          <w:rFonts w:ascii="Courier New" w:hAnsi="Courier New" w:cs="Courier New"/>
          <w:color w:val="000000"/>
          <w:kern w:val="0"/>
          <w:sz w:val="16"/>
          <w:szCs w:val="20"/>
        </w:rPr>
        <w:t xml:space="preserv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int</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TextView</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mText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ProgressDialog</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boolean</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UpdateThread</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mThread</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onCreate</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Bundle</w:t>
      </w:r>
      <w:r w:rsidRPr="00150BD3">
        <w:rPr>
          <w:rFonts w:ascii="Courier New" w:hAnsi="Courier New" w:cs="Courier New"/>
          <w:color w:val="000000"/>
          <w:kern w:val="0"/>
          <w:sz w:val="16"/>
          <w:szCs w:val="20"/>
        </w:rPr>
        <w:t xml:space="preserve"> savedInstanceState)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super</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onCreate</w:t>
      </w:r>
      <w:r w:rsidRPr="00150BD3">
        <w:rPr>
          <w:rFonts w:ascii="Courier New" w:hAnsi="Courier New" w:cs="Courier New"/>
          <w:color w:val="000000"/>
          <w:kern w:val="0"/>
          <w:sz w:val="16"/>
          <w:szCs w:val="20"/>
        </w:rPr>
        <w:t>(savedInstanceState);</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setContentView</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R</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layout</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thread_longtime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mText</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TextView</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findViewById</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R</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id</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text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Button</w:t>
      </w:r>
      <w:r w:rsidRPr="00150BD3">
        <w:rPr>
          <w:rFonts w:ascii="Courier New" w:hAnsi="Courier New" w:cs="Courier New"/>
          <w:color w:val="000000"/>
          <w:kern w:val="0"/>
          <w:sz w:val="16"/>
          <w:szCs w:val="20"/>
        </w:rPr>
        <w:t xml:space="preserve"> btnUpdate = (</w:t>
      </w:r>
      <w:r w:rsidRPr="00150BD3">
        <w:rPr>
          <w:rFonts w:ascii="Courier New" w:hAnsi="Courier New" w:cs="Courier New"/>
          <w:b/>
          <w:bCs/>
          <w:color w:val="005032"/>
          <w:kern w:val="0"/>
          <w:sz w:val="16"/>
          <w:szCs w:val="20"/>
        </w:rPr>
        <w:t>Button</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findViewById</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R</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id</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update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btnUpdate.</w:t>
      </w:r>
      <w:r w:rsidRPr="00150BD3">
        <w:rPr>
          <w:rFonts w:ascii="Courier New" w:hAnsi="Courier New" w:cs="Courier New"/>
          <w:b/>
          <w:bCs/>
          <w:color w:val="008000"/>
          <w:kern w:val="0"/>
          <w:sz w:val="16"/>
          <w:szCs w:val="20"/>
        </w:rPr>
        <w:t>setOnClickListener</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Button</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OnClickListener</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onClick</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View</w:t>
      </w:r>
      <w:r w:rsidRPr="00150BD3">
        <w:rPr>
          <w:rFonts w:ascii="Courier New" w:hAnsi="Courier New" w:cs="Courier New"/>
          <w:color w:val="000000"/>
          <w:kern w:val="0"/>
          <w:sz w:val="16"/>
          <w:szCs w:val="20"/>
        </w:rPr>
        <w:t xml:space="preserve"> v)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 xml:space="preserve"> = 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showDialog</w:t>
      </w:r>
      <w:r w:rsidRPr="00150BD3">
        <w:rPr>
          <w:rFonts w:ascii="Courier New" w:hAnsi="Courier New" w:cs="Courier New"/>
          <w:color w:val="000000"/>
          <w:kern w:val="0"/>
          <w:sz w:val="16"/>
          <w:szCs w:val="20"/>
        </w:rPr>
        <w:t>(0);</w:t>
      </w:r>
    </w:p>
    <w:p w:rsidR="006D3CE2" w:rsidRPr="00150BD3" w:rsidRDefault="00DE14F8" w:rsidP="006D3CE2">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21" style="position:absolute;margin-left:193.95pt;margin-top:9.4pt;width:189pt;height:23.65pt;z-index:251758592" filled="f" strokecolor="red" strokeweight="1.5pt"/>
        </w:pict>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00"/>
          <w:kern w:val="0"/>
          <w:sz w:val="16"/>
          <w:szCs w:val="20"/>
        </w:rPr>
        <w:tab/>
      </w:r>
      <w:r w:rsidR="006D3CE2" w:rsidRPr="00150BD3">
        <w:rPr>
          <w:rFonts w:ascii="Courier New" w:hAnsi="Courier New" w:cs="Courier New"/>
          <w:color w:val="0000C0"/>
          <w:kern w:val="0"/>
          <w:sz w:val="16"/>
          <w:szCs w:val="20"/>
        </w:rPr>
        <w:t>mQuit</w:t>
      </w:r>
      <w:r w:rsidR="006D3CE2" w:rsidRPr="00150BD3">
        <w:rPr>
          <w:rFonts w:ascii="Courier New" w:hAnsi="Courier New" w:cs="Courier New"/>
          <w:color w:val="000000"/>
          <w:kern w:val="0"/>
          <w:sz w:val="16"/>
          <w:szCs w:val="20"/>
        </w:rPr>
        <w:t xml:space="preserve"> = </w:t>
      </w:r>
      <w:r w:rsidR="006D3CE2" w:rsidRPr="00150BD3">
        <w:rPr>
          <w:rFonts w:ascii="Courier New" w:hAnsi="Courier New" w:cs="Courier New"/>
          <w:b/>
          <w:bCs/>
          <w:color w:val="7F0055"/>
          <w:kern w:val="0"/>
          <w:sz w:val="16"/>
          <w:szCs w:val="20"/>
        </w:rPr>
        <w:t>false</w:t>
      </w:r>
      <w:r w:rsidR="006D3CE2"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mThread</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UpdateThread</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mThread</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start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protected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Dialog</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onCreateDialog</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int</w:t>
      </w:r>
      <w:r w:rsidRPr="00150BD3">
        <w:rPr>
          <w:rFonts w:ascii="Courier New" w:hAnsi="Courier New" w:cs="Courier New"/>
          <w:color w:val="000000"/>
          <w:kern w:val="0"/>
          <w:sz w:val="16"/>
          <w:szCs w:val="20"/>
        </w:rPr>
        <w:t xml:space="preserve"> id)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switch</w:t>
      </w:r>
      <w:r w:rsidRPr="00150BD3">
        <w:rPr>
          <w:rFonts w:ascii="Courier New" w:hAnsi="Courier New" w:cs="Courier New"/>
          <w:color w:val="000000"/>
          <w:kern w:val="0"/>
          <w:sz w:val="16"/>
          <w:szCs w:val="20"/>
        </w:rPr>
        <w:t xml:space="preserve"> (id)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case</w:t>
      </w:r>
      <w:r w:rsidRPr="00150BD3">
        <w:rPr>
          <w:rFonts w:ascii="Courier New" w:hAnsi="Courier New" w:cs="Courier New"/>
          <w:color w:val="000000"/>
          <w:kern w:val="0"/>
          <w:sz w:val="16"/>
          <w:szCs w:val="20"/>
        </w:rPr>
        <w:t xml:space="preserve"> 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ProgressDialog</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this</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setProgressStyle</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ProgressDialog</w:t>
      </w:r>
      <w:r w:rsidRPr="00150BD3">
        <w:rPr>
          <w:rFonts w:ascii="Courier New" w:hAnsi="Courier New" w:cs="Courier New"/>
          <w:color w:val="000000"/>
          <w:kern w:val="0"/>
          <w:sz w:val="16"/>
          <w:szCs w:val="20"/>
        </w:rPr>
        <w:t>.</w:t>
      </w:r>
      <w:r w:rsidRPr="00150BD3">
        <w:rPr>
          <w:rFonts w:ascii="Courier New" w:hAnsi="Courier New" w:cs="Courier New"/>
          <w:i/>
          <w:iCs/>
          <w:color w:val="0000C0"/>
          <w:kern w:val="0"/>
          <w:sz w:val="16"/>
          <w:szCs w:val="20"/>
        </w:rPr>
        <w:t>STYLE_HORIZONTAL</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setTitle</w:t>
      </w:r>
      <w:r w:rsidRPr="00150BD3">
        <w:rPr>
          <w:rFonts w:ascii="Courier New" w:hAnsi="Courier New" w:cs="Courier New"/>
          <w:color w:val="000000"/>
          <w:kern w:val="0"/>
          <w:sz w:val="16"/>
          <w:szCs w:val="20"/>
        </w:rPr>
        <w:t>(</w:t>
      </w:r>
      <w:r w:rsidRPr="00150BD3">
        <w:rPr>
          <w:rFonts w:ascii="Courier New" w:hAnsi="Courier New" w:cs="Courier New"/>
          <w:color w:val="2A00FF"/>
          <w:kern w:val="0"/>
          <w:sz w:val="16"/>
          <w:szCs w:val="20"/>
        </w:rPr>
        <w:t>"Updating"</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setMessage</w:t>
      </w:r>
      <w:r w:rsidRPr="00150BD3">
        <w:rPr>
          <w:rFonts w:ascii="Courier New" w:hAnsi="Courier New" w:cs="Courier New"/>
          <w:color w:val="000000"/>
          <w:kern w:val="0"/>
          <w:sz w:val="16"/>
          <w:szCs w:val="20"/>
        </w:rPr>
        <w:t>(</w:t>
      </w:r>
      <w:r w:rsidRPr="00150BD3">
        <w:rPr>
          <w:rFonts w:ascii="Courier New" w:hAnsi="Courier New" w:cs="Courier New"/>
          <w:color w:val="2A00FF"/>
          <w:kern w:val="0"/>
          <w:sz w:val="16"/>
          <w:szCs w:val="20"/>
        </w:rPr>
        <w:t>"Wait..."</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setCancelable</w:t>
      </w:r>
      <w:r w:rsidRPr="00150BD3">
        <w:rPr>
          <w:rFonts w:ascii="Courier New" w:hAnsi="Courier New" w:cs="Courier New"/>
          <w:color w:val="000000"/>
          <w:kern w:val="0"/>
          <w:sz w:val="16"/>
          <w:szCs w:val="20"/>
        </w:rPr>
        <w:t>(</w:t>
      </w:r>
      <w:r w:rsidRPr="00150BD3">
        <w:rPr>
          <w:rFonts w:ascii="Courier New" w:hAnsi="Courier New" w:cs="Courier New"/>
          <w:b/>
          <w:bCs/>
          <w:color w:val="7F0055"/>
          <w:kern w:val="0"/>
          <w:sz w:val="16"/>
          <w:szCs w:val="20"/>
        </w:rPr>
        <w:t>false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setButton</w:t>
      </w:r>
      <w:r w:rsidRPr="00150BD3">
        <w:rPr>
          <w:rFonts w:ascii="Courier New" w:hAnsi="Courier New" w:cs="Courier New"/>
          <w:color w:val="000000"/>
          <w:kern w:val="0"/>
          <w:sz w:val="16"/>
          <w:szCs w:val="20"/>
        </w:rPr>
        <w:t>(</w:t>
      </w:r>
      <w:r w:rsidRPr="00150BD3">
        <w:rPr>
          <w:rFonts w:ascii="Courier New" w:hAnsi="Courier New" w:cs="Courier New"/>
          <w:color w:val="2A00FF"/>
          <w:kern w:val="0"/>
          <w:sz w:val="16"/>
          <w:szCs w:val="20"/>
        </w:rPr>
        <w:t>"Cancel"</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DialogInterface.</w:t>
      </w:r>
      <w:r w:rsidRPr="00150BD3">
        <w:rPr>
          <w:rFonts w:ascii="Courier New" w:hAnsi="Courier New" w:cs="Courier New"/>
          <w:b/>
          <w:bCs/>
          <w:color w:val="008000"/>
          <w:kern w:val="0"/>
          <w:sz w:val="16"/>
          <w:szCs w:val="20"/>
        </w:rPr>
        <w:t>OnClickListener</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onClick</w:t>
      </w:r>
      <w:r w:rsidRPr="00150BD3">
        <w:rPr>
          <w:rFonts w:ascii="Courier New" w:hAnsi="Courier New" w:cs="Courier New"/>
          <w:color w:val="000000"/>
          <w:kern w:val="0"/>
          <w:sz w:val="16"/>
          <w:szCs w:val="20"/>
        </w:rPr>
        <w:t xml:space="preserve">(DialogInterface dialog, </w:t>
      </w:r>
      <w:r w:rsidRPr="00150BD3">
        <w:rPr>
          <w:rFonts w:ascii="Courier New" w:hAnsi="Courier New" w:cs="Courier New"/>
          <w:b/>
          <w:bCs/>
          <w:color w:val="7F0055"/>
          <w:kern w:val="0"/>
          <w:sz w:val="16"/>
          <w:szCs w:val="20"/>
        </w:rPr>
        <w:t>int</w:t>
      </w:r>
      <w:r w:rsidRPr="00150BD3">
        <w:rPr>
          <w:rFonts w:ascii="Courier New" w:hAnsi="Courier New" w:cs="Courier New"/>
          <w:color w:val="000000"/>
          <w:kern w:val="0"/>
          <w:sz w:val="16"/>
          <w:szCs w:val="20"/>
        </w:rPr>
        <w:t xml:space="preserve"> whichButton)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true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dismissDialog</w:t>
      </w:r>
      <w:r w:rsidRPr="00150BD3">
        <w:rPr>
          <w:rFonts w:ascii="Courier New" w:hAnsi="Courier New" w:cs="Courier New"/>
          <w:color w:val="000000"/>
          <w:kern w:val="0"/>
          <w:sz w:val="16"/>
          <w:szCs w:val="20"/>
        </w:rPr>
        <w:t>(0);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return</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return</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null</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Handler</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mHandler</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new</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Handler</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handleMessage</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Message</w:t>
      </w:r>
      <w:r w:rsidRPr="00150BD3">
        <w:rPr>
          <w:rFonts w:ascii="Courier New" w:hAnsi="Courier New" w:cs="Courier New"/>
          <w:color w:val="000000"/>
          <w:kern w:val="0"/>
          <w:sz w:val="16"/>
          <w:szCs w:val="20"/>
        </w:rPr>
        <w:t xml:space="preserve"> msg)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 xml:space="preserve"> = msg.</w:t>
      </w:r>
      <w:r w:rsidRPr="00150BD3">
        <w:rPr>
          <w:rFonts w:ascii="Courier New" w:hAnsi="Courier New" w:cs="Courier New"/>
          <w:color w:val="0000C0"/>
          <w:kern w:val="0"/>
          <w:sz w:val="16"/>
          <w:szCs w:val="20"/>
        </w:rPr>
        <w:t>arg1</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mText</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setText</w:t>
      </w:r>
      <w:r w:rsidRPr="00150BD3">
        <w:rPr>
          <w:rFonts w:ascii="Courier New" w:hAnsi="Courier New" w:cs="Courier New"/>
          <w:color w:val="000000"/>
          <w:kern w:val="0"/>
          <w:sz w:val="16"/>
          <w:szCs w:val="20"/>
        </w:rPr>
        <w:t>(</w:t>
      </w:r>
      <w:r w:rsidRPr="00150BD3">
        <w:rPr>
          <w:rFonts w:ascii="Courier New" w:hAnsi="Courier New" w:cs="Courier New"/>
          <w:b/>
          <w:bCs/>
          <w:color w:val="005032"/>
          <w:kern w:val="0"/>
          <w:sz w:val="16"/>
          <w:szCs w:val="20"/>
        </w:rPr>
        <w:t>Integer</w:t>
      </w:r>
      <w:r w:rsidRPr="00150BD3">
        <w:rPr>
          <w:rFonts w:ascii="Courier New" w:hAnsi="Courier New" w:cs="Courier New"/>
          <w:color w:val="000000"/>
          <w:kern w:val="0"/>
          <w:sz w:val="16"/>
          <w:szCs w:val="20"/>
        </w:rPr>
        <w:t>.</w:t>
      </w:r>
      <w:r w:rsidRPr="00150BD3">
        <w:rPr>
          <w:rFonts w:ascii="Courier New" w:hAnsi="Courier New" w:cs="Courier New"/>
          <w:i/>
          <w:iCs/>
          <w:color w:val="000000"/>
          <w:kern w:val="0"/>
          <w:sz w:val="16"/>
          <w:szCs w:val="20"/>
        </w:rPr>
        <w:t>toString</w:t>
      </w:r>
      <w:r w:rsidRPr="00150BD3">
        <w:rPr>
          <w:rFonts w:ascii="Courier New" w:hAnsi="Courier New" w:cs="Courier New"/>
          <w:color w:val="000000"/>
          <w:kern w:val="0"/>
          <w:sz w:val="16"/>
          <w:szCs w:val="20"/>
        </w:rPr>
        <w:t>(</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if</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 xml:space="preserve"> &lt; 100)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mProgress</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setProgress</w:t>
      </w:r>
      <w:r w:rsidRPr="00150BD3">
        <w:rPr>
          <w:rFonts w:ascii="Courier New" w:hAnsi="Courier New" w:cs="Courier New"/>
          <w:color w:val="000000"/>
          <w:kern w:val="0"/>
          <w:sz w:val="16"/>
          <w:szCs w:val="20"/>
        </w:rPr>
        <w:t>(</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 xml:space="preserve">} </w:t>
      </w:r>
      <w:r w:rsidRPr="00150BD3">
        <w:rPr>
          <w:rFonts w:ascii="Courier New" w:hAnsi="Courier New" w:cs="Courier New"/>
          <w:b/>
          <w:bCs/>
          <w:color w:val="7F0055"/>
          <w:kern w:val="0"/>
          <w:sz w:val="16"/>
          <w:szCs w:val="20"/>
        </w:rPr>
        <w:t>else</w:t>
      </w:r>
      <w:r w:rsidRPr="00150BD3">
        <w:rPr>
          <w:rFonts w:ascii="Courier New" w:hAnsi="Courier New" w:cs="Courier New"/>
          <w:color w:val="000000"/>
          <w:kern w:val="0"/>
          <w:sz w:val="16"/>
          <w:szCs w:val="20"/>
        </w:rPr>
        <w:t xml:space="preserv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true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8000"/>
          <w:kern w:val="0"/>
          <w:sz w:val="16"/>
          <w:szCs w:val="20"/>
        </w:rPr>
        <w:t>dismissDialog</w:t>
      </w:r>
      <w:r w:rsidRPr="00150BD3">
        <w:rPr>
          <w:rFonts w:ascii="Courier New" w:hAnsi="Courier New" w:cs="Courier New"/>
          <w:color w:val="000000"/>
          <w:kern w:val="0"/>
          <w:sz w:val="16"/>
          <w:szCs w:val="20"/>
        </w:rPr>
        <w:t>(0);</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DE14F8" w:rsidP="006D3CE2">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22" style="position:absolute;margin-left:.45pt;margin-top:8.35pt;width:441.9pt;height:127.3pt;z-index:251759616" filled="f" strokecolor="red" strokeweight="1.5pt"/>
        </w:pic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class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UpdateThread</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extends</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Thread</w:t>
      </w:r>
      <w:r w:rsidRPr="00150BD3">
        <w:rPr>
          <w:rFonts w:ascii="Courier New" w:hAnsi="Courier New" w:cs="Courier New"/>
          <w:color w:val="000000"/>
          <w:kern w:val="0"/>
          <w:sz w:val="16"/>
          <w:szCs w:val="20"/>
        </w:rPr>
        <w:t xml:space="preserv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public</w:t>
      </w:r>
      <w:r w:rsidRPr="00150BD3">
        <w:rPr>
          <w:rFonts w:ascii="Courier New" w:hAnsi="Courier New" w:cs="Courier New"/>
          <w:color w:val="000000"/>
          <w:kern w:val="0"/>
          <w:sz w:val="16"/>
          <w:szCs w:val="20"/>
        </w:rPr>
        <w:t xml:space="preserve"> </w:t>
      </w:r>
      <w:r w:rsidRPr="00150BD3">
        <w:rPr>
          <w:rFonts w:ascii="Courier New" w:hAnsi="Courier New" w:cs="Courier New"/>
          <w:b/>
          <w:bCs/>
          <w:color w:val="7F0055"/>
          <w:kern w:val="0"/>
          <w:sz w:val="16"/>
          <w:szCs w:val="20"/>
        </w:rPr>
        <w:t>void</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8000"/>
          <w:kern w:val="0"/>
          <w:sz w:val="16"/>
          <w:szCs w:val="20"/>
        </w:rPr>
        <w:t>run</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while</w:t>
      </w:r>
      <w:r w:rsidRPr="00150BD3">
        <w:rPr>
          <w:rFonts w:ascii="Courier New" w:hAnsi="Courier New" w:cs="Courier New"/>
          <w:color w:val="000000"/>
          <w:kern w:val="0"/>
          <w:sz w:val="16"/>
          <w:szCs w:val="20"/>
        </w:rPr>
        <w:t xml:space="preserve"> (</w:t>
      </w:r>
      <w:r w:rsidRPr="00150BD3">
        <w:rPr>
          <w:rFonts w:ascii="Courier New" w:hAnsi="Courier New" w:cs="Courier New"/>
          <w:color w:val="0000C0"/>
          <w:kern w:val="0"/>
          <w:sz w:val="16"/>
          <w:szCs w:val="20"/>
        </w:rPr>
        <w:t>mQuit</w:t>
      </w:r>
      <w:r w:rsidRPr="00150BD3">
        <w:rPr>
          <w:rFonts w:ascii="Courier New" w:hAnsi="Courier New" w:cs="Courier New"/>
          <w:color w:val="000000"/>
          <w:kern w:val="0"/>
          <w:sz w:val="16"/>
          <w:szCs w:val="20"/>
        </w:rPr>
        <w:t xml:space="preserve"> == </w:t>
      </w:r>
      <w:r w:rsidRPr="00150BD3">
        <w:rPr>
          <w:rFonts w:ascii="Courier New" w:hAnsi="Courier New" w:cs="Courier New"/>
          <w:b/>
          <w:bCs/>
          <w:color w:val="7F0055"/>
          <w:kern w:val="0"/>
          <w:sz w:val="16"/>
          <w:szCs w:val="20"/>
        </w:rPr>
        <w:t>false</w:t>
      </w:r>
      <w:r w:rsidRPr="00150BD3">
        <w:rPr>
          <w:rFonts w:ascii="Courier New" w:hAnsi="Courier New" w:cs="Courier New"/>
          <w:color w:val="000000"/>
          <w:kern w:val="0"/>
          <w:sz w:val="16"/>
          <w:szCs w:val="20"/>
        </w:rPr>
        <w:t>)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005032"/>
          <w:kern w:val="0"/>
          <w:sz w:val="16"/>
          <w:szCs w:val="20"/>
        </w:rPr>
        <w:t>Message</w:t>
      </w:r>
      <w:r w:rsidRPr="00150BD3">
        <w:rPr>
          <w:rFonts w:ascii="Courier New" w:hAnsi="Courier New" w:cs="Courier New"/>
          <w:color w:val="000000"/>
          <w:kern w:val="0"/>
          <w:sz w:val="16"/>
          <w:szCs w:val="20"/>
        </w:rPr>
        <w:t xml:space="preserve"> msg = </w:t>
      </w:r>
      <w:r w:rsidRPr="00150BD3">
        <w:rPr>
          <w:rFonts w:ascii="Courier New" w:hAnsi="Courier New" w:cs="Courier New"/>
          <w:color w:val="0000C0"/>
          <w:kern w:val="0"/>
          <w:sz w:val="16"/>
          <w:szCs w:val="20"/>
        </w:rPr>
        <w:t>mHandler</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obtainMessage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msg.</w:t>
      </w:r>
      <w:r w:rsidRPr="00150BD3">
        <w:rPr>
          <w:rFonts w:ascii="Courier New" w:hAnsi="Courier New" w:cs="Courier New"/>
          <w:color w:val="0000C0"/>
          <w:kern w:val="0"/>
          <w:sz w:val="16"/>
          <w:szCs w:val="20"/>
        </w:rPr>
        <w:t>arg1</w:t>
      </w:r>
      <w:r w:rsidRPr="00150BD3">
        <w:rPr>
          <w:rFonts w:ascii="Courier New" w:hAnsi="Courier New" w:cs="Courier New"/>
          <w:color w:val="000000"/>
          <w:kern w:val="0"/>
          <w:sz w:val="16"/>
          <w:szCs w:val="20"/>
        </w:rPr>
        <w:t xml:space="preserve"> = </w:t>
      </w:r>
      <w:r w:rsidRPr="00150BD3">
        <w:rPr>
          <w:rFonts w:ascii="Courier New" w:hAnsi="Courier New" w:cs="Courier New"/>
          <w:color w:val="0000C0"/>
          <w:kern w:val="0"/>
          <w:sz w:val="16"/>
          <w:szCs w:val="20"/>
        </w:rPr>
        <w:t>mValue</w:t>
      </w:r>
      <w:r w:rsidRPr="00150BD3">
        <w:rPr>
          <w:rFonts w:ascii="Courier New" w:hAnsi="Courier New" w:cs="Courier New"/>
          <w:color w:val="000000"/>
          <w:kern w:val="0"/>
          <w:sz w:val="16"/>
          <w:szCs w:val="20"/>
        </w:rPr>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C0"/>
          <w:kern w:val="0"/>
          <w:sz w:val="16"/>
          <w:szCs w:val="20"/>
        </w:rPr>
        <w:t>mHandler</w:t>
      </w:r>
      <w:r w:rsidRPr="00150BD3">
        <w:rPr>
          <w:rFonts w:ascii="Courier New" w:hAnsi="Courier New" w:cs="Courier New"/>
          <w:color w:val="000000"/>
          <w:kern w:val="0"/>
          <w:sz w:val="16"/>
          <w:szCs w:val="20"/>
        </w:rPr>
        <w:t>.</w:t>
      </w:r>
      <w:r w:rsidRPr="00150BD3">
        <w:rPr>
          <w:rFonts w:ascii="Courier New" w:hAnsi="Courier New" w:cs="Courier New"/>
          <w:b/>
          <w:bCs/>
          <w:color w:val="008000"/>
          <w:kern w:val="0"/>
          <w:sz w:val="16"/>
          <w:szCs w:val="20"/>
        </w:rPr>
        <w:t>sendMessage</w:t>
      </w:r>
      <w:r w:rsidRPr="00150BD3">
        <w:rPr>
          <w:rFonts w:ascii="Courier New" w:hAnsi="Courier New" w:cs="Courier New"/>
          <w:color w:val="000000"/>
          <w:kern w:val="0"/>
          <w:sz w:val="16"/>
          <w:szCs w:val="20"/>
        </w:rPr>
        <w:t>(msg);</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b/>
          <w:bCs/>
          <w:color w:val="7F0055"/>
          <w:kern w:val="0"/>
          <w:sz w:val="16"/>
          <w:szCs w:val="20"/>
        </w:rPr>
        <w:t>try</w:t>
      </w:r>
      <w:r w:rsidRPr="00150BD3">
        <w:rPr>
          <w:rFonts w:ascii="Courier New" w:hAnsi="Courier New" w:cs="Courier New"/>
          <w:color w:val="000000"/>
          <w:kern w:val="0"/>
          <w:sz w:val="16"/>
          <w:szCs w:val="20"/>
        </w:rPr>
        <w:t xml:space="preserve"> { </w:t>
      </w:r>
      <w:r w:rsidRPr="00150BD3">
        <w:rPr>
          <w:rFonts w:ascii="Courier New" w:hAnsi="Courier New" w:cs="Courier New"/>
          <w:b/>
          <w:bCs/>
          <w:color w:val="005032"/>
          <w:kern w:val="0"/>
          <w:sz w:val="16"/>
          <w:szCs w:val="20"/>
        </w:rPr>
        <w:t>Thread</w:t>
      </w:r>
      <w:r w:rsidRPr="00150BD3">
        <w:rPr>
          <w:rFonts w:ascii="Courier New" w:hAnsi="Courier New" w:cs="Courier New"/>
          <w:color w:val="000000"/>
          <w:kern w:val="0"/>
          <w:sz w:val="16"/>
          <w:szCs w:val="20"/>
        </w:rPr>
        <w:t>.</w:t>
      </w:r>
      <w:r w:rsidRPr="00150BD3">
        <w:rPr>
          <w:rFonts w:ascii="Courier New" w:hAnsi="Courier New" w:cs="Courier New"/>
          <w:i/>
          <w:iCs/>
          <w:color w:val="000000"/>
          <w:kern w:val="0"/>
          <w:sz w:val="16"/>
          <w:szCs w:val="20"/>
        </w:rPr>
        <w:t>sleep</w:t>
      </w:r>
      <w:r w:rsidRPr="00150BD3">
        <w:rPr>
          <w:rFonts w:ascii="Courier New" w:hAnsi="Courier New" w:cs="Courier New"/>
          <w:color w:val="000000"/>
          <w:kern w:val="0"/>
          <w:sz w:val="16"/>
          <w:szCs w:val="20"/>
        </w:rPr>
        <w:t xml:space="preserve">(50); } </w:t>
      </w:r>
      <w:r w:rsidRPr="00150BD3">
        <w:rPr>
          <w:rFonts w:ascii="Courier New" w:hAnsi="Courier New" w:cs="Courier New"/>
          <w:b/>
          <w:bCs/>
          <w:color w:val="7F0055"/>
          <w:kern w:val="0"/>
          <w:sz w:val="16"/>
          <w:szCs w:val="20"/>
        </w:rPr>
        <w:t>catch</w:t>
      </w:r>
      <w:r w:rsidRPr="00150BD3">
        <w:rPr>
          <w:rFonts w:ascii="Courier New" w:hAnsi="Courier New" w:cs="Courier New"/>
          <w:color w:val="000000"/>
          <w:kern w:val="0"/>
          <w:sz w:val="16"/>
          <w:szCs w:val="20"/>
        </w:rPr>
        <w:t xml:space="preserve"> (</w:t>
      </w:r>
      <w:r w:rsidRPr="00150BD3">
        <w:rPr>
          <w:rFonts w:ascii="Courier New" w:hAnsi="Courier New" w:cs="Courier New"/>
          <w:b/>
          <w:bCs/>
          <w:color w:val="005032"/>
          <w:kern w:val="0"/>
          <w:sz w:val="16"/>
          <w:szCs w:val="20"/>
        </w:rPr>
        <w:t>InterruptedException</w:t>
      </w:r>
      <w:r w:rsidRPr="00150BD3">
        <w:rPr>
          <w:rFonts w:ascii="Courier New" w:hAnsi="Courier New" w:cs="Courier New"/>
          <w:color w:val="000000"/>
          <w:kern w:val="0"/>
          <w:sz w:val="16"/>
          <w:szCs w:val="20"/>
        </w:rPr>
        <w:t xml:space="preserve"> e) {;}</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r w:rsidR="00B16BF0">
        <w:rPr>
          <w:rFonts w:ascii="Courier New" w:hAnsi="Courier New" w:cs="Courier New" w:hint="eastAsia"/>
          <w:color w:val="000000"/>
          <w:kern w:val="0"/>
          <w:sz w:val="16"/>
          <w:szCs w:val="20"/>
        </w:rPr>
        <w:tab/>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6D3CE2" w:rsidRPr="00150BD3" w:rsidRDefault="006D3CE2" w:rsidP="006D3CE2">
      <w:pPr>
        <w:wordWrap/>
        <w:adjustRightInd w:val="0"/>
        <w:jc w:val="left"/>
        <w:rPr>
          <w:rFonts w:ascii="Courier New" w:hAnsi="Courier New" w:cs="Courier New"/>
          <w:kern w:val="0"/>
          <w:sz w:val="16"/>
          <w:szCs w:val="20"/>
        </w:rPr>
      </w:pPr>
      <w:r w:rsidRPr="00150BD3">
        <w:rPr>
          <w:rFonts w:ascii="Courier New" w:hAnsi="Courier New" w:cs="Courier New"/>
          <w:color w:val="000000"/>
          <w:kern w:val="0"/>
          <w:sz w:val="16"/>
          <w:szCs w:val="20"/>
        </w:rPr>
        <w:tab/>
      </w:r>
      <w:r w:rsidRPr="00150BD3">
        <w:rPr>
          <w:rFonts w:ascii="Courier New" w:hAnsi="Courier New" w:cs="Courier New"/>
          <w:color w:val="000000"/>
          <w:kern w:val="0"/>
          <w:sz w:val="16"/>
          <w:szCs w:val="20"/>
        </w:rPr>
        <w:tab/>
        <w:t>}</w:t>
      </w:r>
    </w:p>
    <w:p w:rsidR="007A3EA8" w:rsidRDefault="006D3CE2" w:rsidP="006D3CE2">
      <w:pPr>
        <w:tabs>
          <w:tab w:val="left" w:pos="6324"/>
        </w:tabs>
        <w:rPr>
          <w:rFonts w:ascii="Courier New" w:hAnsi="Courier New" w:cs="Courier New"/>
          <w:szCs w:val="20"/>
        </w:rPr>
      </w:pPr>
      <w:r w:rsidRPr="00150BD3">
        <w:rPr>
          <w:rFonts w:ascii="Courier New" w:hAnsi="Courier New" w:cs="Courier New"/>
          <w:color w:val="000000"/>
          <w:kern w:val="0"/>
          <w:sz w:val="16"/>
          <w:szCs w:val="20"/>
        </w:rPr>
        <w:tab/>
        <w:t>}</w:t>
      </w:r>
      <w:r w:rsidR="00E15936">
        <w:rPr>
          <w:rFonts w:ascii="Courier New" w:hAnsi="Courier New" w:cs="Courier New"/>
          <w:szCs w:val="20"/>
        </w:rPr>
        <w:tab/>
      </w:r>
    </w:p>
    <w:p w:rsidR="00875D5E" w:rsidRDefault="00875D5E">
      <w:pPr>
        <w:widowControl/>
        <w:wordWrap/>
        <w:autoSpaceDE/>
        <w:autoSpaceDN/>
        <w:jc w:val="left"/>
        <w:rPr>
          <w:rFonts w:ascii="Courier New" w:hAnsi="Courier New" w:cs="Courier New"/>
          <w:szCs w:val="20"/>
        </w:rPr>
      </w:pPr>
      <w:r>
        <w:rPr>
          <w:rFonts w:ascii="Courier New" w:hAnsi="Courier New" w:cs="Courier New"/>
          <w:szCs w:val="20"/>
        </w:rPr>
        <w:br w:type="page"/>
      </w:r>
    </w:p>
    <w:p w:rsidR="00875D5E" w:rsidRDefault="005F485E" w:rsidP="006D3CE2">
      <w:pPr>
        <w:tabs>
          <w:tab w:val="left" w:pos="6324"/>
        </w:tabs>
        <w:rPr>
          <w:rFonts w:ascii="Courier New" w:hAnsi="Courier New" w:cs="Courier New"/>
          <w:b/>
          <w:sz w:val="36"/>
          <w:szCs w:val="20"/>
        </w:rPr>
      </w:pPr>
      <w:r w:rsidRPr="00B74207">
        <w:rPr>
          <w:rFonts w:ascii="Courier New" w:hAnsi="Courier New" w:cs="Courier New" w:hint="eastAsia"/>
          <w:b/>
          <w:sz w:val="36"/>
          <w:szCs w:val="20"/>
        </w:rPr>
        <w:lastRenderedPageBreak/>
        <w:t>AsyncTask</w:t>
      </w:r>
      <w:r w:rsidR="00314A1F">
        <w:rPr>
          <w:rFonts w:ascii="Courier New" w:hAnsi="Courier New" w:cs="Courier New" w:hint="eastAsia"/>
          <w:b/>
          <w:sz w:val="36"/>
          <w:szCs w:val="20"/>
        </w:rPr>
        <w:t xml:space="preserve">  (</w:t>
      </w:r>
      <w:r w:rsidR="00314A1F">
        <w:rPr>
          <w:rFonts w:ascii="Courier New" w:hAnsi="Courier New" w:cs="Courier New" w:hint="eastAsia"/>
          <w:b/>
          <w:sz w:val="36"/>
          <w:szCs w:val="20"/>
        </w:rPr>
        <w:t>추상클래스</w:t>
      </w:r>
      <w:r w:rsidR="00314A1F">
        <w:rPr>
          <w:rFonts w:ascii="Courier New" w:hAnsi="Courier New" w:cs="Courier New" w:hint="eastAsia"/>
          <w:b/>
          <w:sz w:val="36"/>
          <w:szCs w:val="20"/>
        </w:rPr>
        <w:t>)</w:t>
      </w:r>
    </w:p>
    <w:p w:rsidR="00B74207" w:rsidRDefault="002F1B64" w:rsidP="006D3CE2">
      <w:pPr>
        <w:tabs>
          <w:tab w:val="left" w:pos="6324"/>
        </w:tabs>
        <w:rPr>
          <w:rFonts w:ascii="Courier New" w:hAnsi="Courier New" w:cs="Courier New"/>
          <w:szCs w:val="20"/>
        </w:rPr>
      </w:pPr>
      <w:r>
        <w:rPr>
          <w:rFonts w:ascii="Courier New" w:hAnsi="Courier New" w:cs="Courier New" w:hint="eastAsia"/>
          <w:szCs w:val="20"/>
        </w:rPr>
        <w:t>백그라운드</w:t>
      </w:r>
      <w:r>
        <w:rPr>
          <w:rFonts w:ascii="Courier New" w:hAnsi="Courier New" w:cs="Courier New" w:hint="eastAsia"/>
          <w:szCs w:val="20"/>
        </w:rPr>
        <w:t xml:space="preserve"> </w:t>
      </w: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하기위해서</w:t>
      </w:r>
      <w:r>
        <w:rPr>
          <w:rFonts w:ascii="Courier New" w:hAnsi="Courier New" w:cs="Courier New" w:hint="eastAsia"/>
          <w:szCs w:val="20"/>
        </w:rPr>
        <w:t xml:space="preserve"> </w:t>
      </w:r>
      <w:r>
        <w:rPr>
          <w:rFonts w:ascii="Courier New" w:hAnsi="Courier New" w:cs="Courier New" w:hint="eastAsia"/>
          <w:szCs w:val="20"/>
        </w:rPr>
        <w:t>스레드</w:t>
      </w:r>
      <w:r>
        <w:rPr>
          <w:rFonts w:ascii="Courier New" w:hAnsi="Courier New" w:cs="Courier New" w:hint="eastAsia"/>
          <w:szCs w:val="20"/>
        </w:rPr>
        <w:t xml:space="preserve"> </w:t>
      </w:r>
      <w:r>
        <w:rPr>
          <w:rFonts w:ascii="Courier New" w:hAnsi="Courier New" w:cs="Courier New" w:hint="eastAsia"/>
          <w:szCs w:val="20"/>
        </w:rPr>
        <w:t>핸들러등을</w:t>
      </w:r>
      <w:r>
        <w:rPr>
          <w:rFonts w:ascii="Courier New" w:hAnsi="Courier New" w:cs="Courier New" w:hint="eastAsia"/>
          <w:szCs w:val="20"/>
        </w:rPr>
        <w:t xml:space="preserve"> </w:t>
      </w:r>
      <w:r>
        <w:rPr>
          <w:rFonts w:ascii="Courier New" w:hAnsi="Courier New" w:cs="Courier New" w:hint="eastAsia"/>
          <w:szCs w:val="20"/>
        </w:rPr>
        <w:t>각각</w:t>
      </w:r>
      <w:r>
        <w:rPr>
          <w:rFonts w:ascii="Courier New" w:hAnsi="Courier New" w:cs="Courier New" w:hint="eastAsia"/>
          <w:szCs w:val="20"/>
        </w:rPr>
        <w:t xml:space="preserve"> </w:t>
      </w:r>
      <w:r>
        <w:rPr>
          <w:rFonts w:ascii="Courier New" w:hAnsi="Courier New" w:cs="Courier New" w:hint="eastAsia"/>
          <w:szCs w:val="20"/>
        </w:rPr>
        <w:t>만들어야</w:t>
      </w:r>
      <w:r>
        <w:rPr>
          <w:rFonts w:ascii="Courier New" w:hAnsi="Courier New" w:cs="Courier New" w:hint="eastAsia"/>
          <w:szCs w:val="20"/>
        </w:rPr>
        <w:t xml:space="preserve"> </w:t>
      </w:r>
      <w:r>
        <w:rPr>
          <w:rFonts w:ascii="Courier New" w:hAnsi="Courier New" w:cs="Courier New" w:hint="eastAsia"/>
          <w:szCs w:val="20"/>
        </w:rPr>
        <w:t>하고</w:t>
      </w:r>
      <w:r>
        <w:rPr>
          <w:rFonts w:ascii="Courier New" w:hAnsi="Courier New" w:cs="Courier New" w:hint="eastAsia"/>
          <w:szCs w:val="20"/>
        </w:rPr>
        <w:t xml:space="preserve"> </w:t>
      </w:r>
      <w:r>
        <w:rPr>
          <w:rFonts w:ascii="Courier New" w:hAnsi="Courier New" w:cs="Courier New" w:hint="eastAsia"/>
          <w:szCs w:val="20"/>
        </w:rPr>
        <w:t>작업중에</w:t>
      </w:r>
      <w:r>
        <w:rPr>
          <w:rFonts w:ascii="Courier New" w:hAnsi="Courier New" w:cs="Courier New" w:hint="eastAsia"/>
          <w:szCs w:val="20"/>
        </w:rPr>
        <w:t xml:space="preserve"> </w:t>
      </w:r>
      <w:r>
        <w:rPr>
          <w:rFonts w:ascii="Courier New" w:hAnsi="Courier New" w:cs="Courier New" w:hint="eastAsia"/>
          <w:szCs w:val="20"/>
        </w:rPr>
        <w:t>핸들러를</w:t>
      </w:r>
      <w:r>
        <w:rPr>
          <w:rFonts w:ascii="Courier New" w:hAnsi="Courier New" w:cs="Courier New" w:hint="eastAsia"/>
          <w:szCs w:val="20"/>
        </w:rPr>
        <w:t xml:space="preserve"> </w:t>
      </w:r>
      <w:r>
        <w:rPr>
          <w:rFonts w:ascii="Courier New" w:hAnsi="Courier New" w:cs="Courier New" w:hint="eastAsia"/>
          <w:szCs w:val="20"/>
        </w:rPr>
        <w:t>주기적으로</w:t>
      </w:r>
      <w:r>
        <w:rPr>
          <w:rFonts w:ascii="Courier New" w:hAnsi="Courier New" w:cs="Courier New" w:hint="eastAsia"/>
          <w:szCs w:val="20"/>
        </w:rPr>
        <w:t xml:space="preserve"> </w:t>
      </w:r>
      <w:r>
        <w:rPr>
          <w:rFonts w:ascii="Courier New" w:hAnsi="Courier New" w:cs="Courier New" w:hint="eastAsia"/>
          <w:szCs w:val="20"/>
        </w:rPr>
        <w:t>호출해야하는</w:t>
      </w:r>
      <w:r>
        <w:rPr>
          <w:rFonts w:ascii="Courier New" w:hAnsi="Courier New" w:cs="Courier New" w:hint="eastAsia"/>
          <w:szCs w:val="20"/>
        </w:rPr>
        <w:t xml:space="preserve"> </w:t>
      </w:r>
      <w:r>
        <w:rPr>
          <w:rFonts w:ascii="Courier New" w:hAnsi="Courier New" w:cs="Courier New" w:hint="eastAsia"/>
          <w:szCs w:val="20"/>
        </w:rPr>
        <w:t>번거로움이</w:t>
      </w:r>
      <w:r>
        <w:rPr>
          <w:rFonts w:ascii="Courier New" w:hAnsi="Courier New" w:cs="Courier New" w:hint="eastAsia"/>
          <w:szCs w:val="20"/>
        </w:rPr>
        <w:t xml:space="preserve"> </w:t>
      </w:r>
      <w:r>
        <w:rPr>
          <w:rFonts w:ascii="Courier New" w:hAnsi="Courier New" w:cs="Courier New" w:hint="eastAsia"/>
          <w:szCs w:val="20"/>
        </w:rPr>
        <w:t>있는데</w:t>
      </w:r>
      <w:r>
        <w:rPr>
          <w:rFonts w:ascii="Courier New" w:hAnsi="Courier New" w:cs="Courier New" w:hint="eastAsia"/>
          <w:szCs w:val="20"/>
        </w:rPr>
        <w:t xml:space="preserve"> </w:t>
      </w:r>
      <w:r>
        <w:rPr>
          <w:rFonts w:ascii="Courier New" w:hAnsi="Courier New" w:cs="Courier New" w:hint="eastAsia"/>
          <w:szCs w:val="20"/>
        </w:rPr>
        <w:t>이</w:t>
      </w:r>
      <w:r>
        <w:rPr>
          <w:rFonts w:ascii="Courier New" w:hAnsi="Courier New" w:cs="Courier New" w:hint="eastAsia"/>
          <w:szCs w:val="20"/>
        </w:rPr>
        <w:t xml:space="preserve"> </w:t>
      </w:r>
      <w:r>
        <w:rPr>
          <w:rFonts w:ascii="Courier New" w:hAnsi="Courier New" w:cs="Courier New" w:hint="eastAsia"/>
          <w:szCs w:val="20"/>
        </w:rPr>
        <w:t>작업들을</w:t>
      </w:r>
      <w:r>
        <w:rPr>
          <w:rFonts w:ascii="Courier New" w:hAnsi="Courier New" w:cs="Courier New" w:hint="eastAsia"/>
          <w:szCs w:val="20"/>
        </w:rPr>
        <w:t xml:space="preserve"> </w:t>
      </w:r>
      <w:r>
        <w:rPr>
          <w:rFonts w:ascii="Courier New" w:hAnsi="Courier New" w:cs="Courier New" w:hint="eastAsia"/>
          <w:szCs w:val="20"/>
        </w:rPr>
        <w:t>대신</w:t>
      </w:r>
      <w:r>
        <w:rPr>
          <w:rFonts w:ascii="Courier New" w:hAnsi="Courier New" w:cs="Courier New" w:hint="eastAsia"/>
          <w:szCs w:val="20"/>
        </w:rPr>
        <w:t xml:space="preserve"> </w:t>
      </w:r>
      <w:r>
        <w:rPr>
          <w:rFonts w:ascii="Courier New" w:hAnsi="Courier New" w:cs="Courier New" w:hint="eastAsia"/>
          <w:szCs w:val="20"/>
        </w:rPr>
        <w:t>수행해</w:t>
      </w:r>
      <w:r>
        <w:rPr>
          <w:rFonts w:ascii="Courier New" w:hAnsi="Courier New" w:cs="Courier New" w:hint="eastAsia"/>
          <w:szCs w:val="20"/>
        </w:rPr>
        <w:t xml:space="preserve"> </w:t>
      </w:r>
      <w:r>
        <w:rPr>
          <w:rFonts w:ascii="Courier New" w:hAnsi="Courier New" w:cs="Courier New" w:hint="eastAsia"/>
          <w:szCs w:val="20"/>
        </w:rPr>
        <w:t>주는</w:t>
      </w:r>
      <w:r>
        <w:rPr>
          <w:rFonts w:ascii="Courier New" w:hAnsi="Courier New" w:cs="Courier New" w:hint="eastAsia"/>
          <w:szCs w:val="20"/>
        </w:rPr>
        <w:t xml:space="preserve"> </w:t>
      </w:r>
      <w:r>
        <w:rPr>
          <w:rFonts w:ascii="Courier New" w:hAnsi="Courier New" w:cs="Courier New" w:hint="eastAsia"/>
          <w:szCs w:val="20"/>
        </w:rPr>
        <w:t>도움이</w:t>
      </w:r>
      <w:r>
        <w:rPr>
          <w:rFonts w:ascii="Courier New" w:hAnsi="Courier New" w:cs="Courier New" w:hint="eastAsia"/>
          <w:szCs w:val="20"/>
        </w:rPr>
        <w:t xml:space="preserve"> </w:t>
      </w:r>
      <w:r>
        <w:rPr>
          <w:rFonts w:ascii="Courier New" w:hAnsi="Courier New" w:cs="Courier New" w:hint="eastAsia"/>
          <w:szCs w:val="20"/>
        </w:rPr>
        <w:t>클래스가</w:t>
      </w:r>
      <w:r>
        <w:rPr>
          <w:rFonts w:ascii="Courier New" w:hAnsi="Courier New" w:cs="Courier New" w:hint="eastAsia"/>
          <w:szCs w:val="20"/>
        </w:rPr>
        <w:t xml:space="preserve"> </w:t>
      </w:r>
      <w:r>
        <w:rPr>
          <w:rFonts w:ascii="Courier New" w:hAnsi="Courier New" w:cs="Courier New" w:hint="eastAsia"/>
          <w:szCs w:val="20"/>
        </w:rPr>
        <w:t>새로</w:t>
      </w:r>
      <w:r>
        <w:rPr>
          <w:rFonts w:ascii="Courier New" w:hAnsi="Courier New" w:cs="Courier New" w:hint="eastAsia"/>
          <w:szCs w:val="20"/>
        </w:rPr>
        <w:t xml:space="preserve"> </w:t>
      </w:r>
      <w:r>
        <w:rPr>
          <w:rFonts w:ascii="Courier New" w:hAnsi="Courier New" w:cs="Courier New" w:hint="eastAsia"/>
          <w:szCs w:val="20"/>
        </w:rPr>
        <w:t>추가되었다</w:t>
      </w:r>
    </w:p>
    <w:p w:rsidR="001A3875" w:rsidRDefault="001A3875" w:rsidP="006D3CE2">
      <w:pPr>
        <w:tabs>
          <w:tab w:val="left" w:pos="6324"/>
        </w:tabs>
        <w:rPr>
          <w:rFonts w:ascii="Courier New" w:hAnsi="Courier New" w:cs="Courier New"/>
          <w:szCs w:val="20"/>
        </w:rPr>
      </w:pPr>
    </w:p>
    <w:p w:rsidR="00222B71" w:rsidRDefault="00222B71" w:rsidP="006D3CE2">
      <w:pPr>
        <w:tabs>
          <w:tab w:val="left" w:pos="6324"/>
        </w:tabs>
        <w:rPr>
          <w:rFonts w:ascii="Courier New" w:hAnsi="Courier New" w:cs="Courier New"/>
          <w:szCs w:val="20"/>
        </w:rPr>
      </w:pPr>
    </w:p>
    <w:p w:rsidR="00222B71" w:rsidRPr="002377E4" w:rsidRDefault="00222B71" w:rsidP="006D3CE2">
      <w:pPr>
        <w:tabs>
          <w:tab w:val="left" w:pos="6324"/>
        </w:tabs>
        <w:rPr>
          <w:rFonts w:ascii="Courier New" w:hAnsi="Courier New" w:cs="Courier New"/>
          <w:b/>
          <w:szCs w:val="20"/>
        </w:rPr>
      </w:pPr>
      <w:r w:rsidRPr="002377E4">
        <w:rPr>
          <w:rFonts w:ascii="Courier New" w:hAnsi="Courier New" w:cs="Courier New" w:hint="eastAsia"/>
          <w:b/>
          <w:szCs w:val="20"/>
        </w:rPr>
        <w:t>내부적으로</w:t>
      </w:r>
      <w:r w:rsidRPr="002377E4">
        <w:rPr>
          <w:rFonts w:ascii="Courier New" w:hAnsi="Courier New" w:cs="Courier New" w:hint="eastAsia"/>
          <w:b/>
          <w:szCs w:val="20"/>
        </w:rPr>
        <w:t xml:space="preserve"> </w:t>
      </w:r>
      <w:r w:rsidRPr="002377E4">
        <w:rPr>
          <w:rFonts w:ascii="Courier New" w:hAnsi="Courier New" w:cs="Courier New" w:hint="eastAsia"/>
          <w:b/>
          <w:szCs w:val="20"/>
        </w:rPr>
        <w:t>작업</w:t>
      </w:r>
      <w:r w:rsidRPr="002377E4">
        <w:rPr>
          <w:rFonts w:ascii="Courier New" w:hAnsi="Courier New" w:cs="Courier New" w:hint="eastAsia"/>
          <w:b/>
          <w:szCs w:val="20"/>
        </w:rPr>
        <w:t xml:space="preserve"> </w:t>
      </w:r>
      <w:r w:rsidRPr="002377E4">
        <w:rPr>
          <w:rFonts w:ascii="Courier New" w:hAnsi="Courier New" w:cs="Courier New" w:hint="eastAsia"/>
          <w:b/>
          <w:szCs w:val="20"/>
        </w:rPr>
        <w:t>스레드를</w:t>
      </w:r>
      <w:r w:rsidRPr="002377E4">
        <w:rPr>
          <w:rFonts w:ascii="Courier New" w:hAnsi="Courier New" w:cs="Courier New" w:hint="eastAsia"/>
          <w:b/>
          <w:szCs w:val="20"/>
        </w:rPr>
        <w:t xml:space="preserve"> </w:t>
      </w:r>
      <w:r w:rsidRPr="002377E4">
        <w:rPr>
          <w:rFonts w:ascii="Courier New" w:hAnsi="Courier New" w:cs="Courier New" w:hint="eastAsia"/>
          <w:b/>
          <w:szCs w:val="20"/>
        </w:rPr>
        <w:t>생성하며</w:t>
      </w:r>
      <w:r w:rsidRPr="002377E4">
        <w:rPr>
          <w:rFonts w:ascii="Courier New" w:hAnsi="Courier New" w:cs="Courier New" w:hint="eastAsia"/>
          <w:b/>
          <w:szCs w:val="20"/>
        </w:rPr>
        <w:t xml:space="preserve"> </w:t>
      </w:r>
      <w:r w:rsidRPr="002377E4">
        <w:rPr>
          <w:rFonts w:ascii="Courier New" w:hAnsi="Courier New" w:cs="Courier New" w:hint="eastAsia"/>
          <w:b/>
          <w:szCs w:val="20"/>
        </w:rPr>
        <w:t>필요할때마다</w:t>
      </w:r>
      <w:r w:rsidRPr="002377E4">
        <w:rPr>
          <w:rFonts w:ascii="Courier New" w:hAnsi="Courier New" w:cs="Courier New" w:hint="eastAsia"/>
          <w:b/>
          <w:szCs w:val="20"/>
        </w:rPr>
        <w:t xml:space="preserve"> UI</w:t>
      </w:r>
      <w:r w:rsidRPr="002377E4">
        <w:rPr>
          <w:rFonts w:ascii="Courier New" w:hAnsi="Courier New" w:cs="Courier New" w:hint="eastAsia"/>
          <w:b/>
          <w:szCs w:val="20"/>
        </w:rPr>
        <w:t>스레드에서</w:t>
      </w:r>
      <w:r w:rsidRPr="002377E4">
        <w:rPr>
          <w:rFonts w:ascii="Courier New" w:hAnsi="Courier New" w:cs="Courier New" w:hint="eastAsia"/>
          <w:b/>
          <w:szCs w:val="20"/>
        </w:rPr>
        <w:t xml:space="preserve"> </w:t>
      </w:r>
      <w:r w:rsidRPr="002377E4">
        <w:rPr>
          <w:rFonts w:ascii="Courier New" w:hAnsi="Courier New" w:cs="Courier New" w:hint="eastAsia"/>
          <w:b/>
          <w:szCs w:val="20"/>
        </w:rPr>
        <w:t>실행되는</w:t>
      </w:r>
      <w:r w:rsidRPr="002377E4">
        <w:rPr>
          <w:rFonts w:ascii="Courier New" w:hAnsi="Courier New" w:cs="Courier New" w:hint="eastAsia"/>
          <w:b/>
          <w:szCs w:val="20"/>
        </w:rPr>
        <w:t xml:space="preserve"> </w:t>
      </w:r>
      <w:r w:rsidRPr="002377E4">
        <w:rPr>
          <w:rFonts w:ascii="Courier New" w:hAnsi="Courier New" w:cs="Courier New" w:hint="eastAsia"/>
          <w:b/>
          <w:szCs w:val="20"/>
        </w:rPr>
        <w:t>콜백</w:t>
      </w:r>
      <w:r w:rsidRPr="002377E4">
        <w:rPr>
          <w:rFonts w:ascii="Courier New" w:hAnsi="Courier New" w:cs="Courier New" w:hint="eastAsia"/>
          <w:b/>
          <w:szCs w:val="20"/>
        </w:rPr>
        <w:t xml:space="preserve"> </w:t>
      </w:r>
      <w:r w:rsidRPr="002377E4">
        <w:rPr>
          <w:rFonts w:ascii="Courier New" w:hAnsi="Courier New" w:cs="Courier New" w:hint="eastAsia"/>
          <w:b/>
          <w:szCs w:val="20"/>
        </w:rPr>
        <w:t>메서드를</w:t>
      </w:r>
      <w:r w:rsidRPr="002377E4">
        <w:rPr>
          <w:rFonts w:ascii="Courier New" w:hAnsi="Courier New" w:cs="Courier New" w:hint="eastAsia"/>
          <w:b/>
          <w:szCs w:val="20"/>
        </w:rPr>
        <w:t xml:space="preserve"> </w:t>
      </w:r>
      <w:r w:rsidRPr="002377E4">
        <w:rPr>
          <w:rFonts w:ascii="Courier New" w:hAnsi="Courier New" w:cs="Courier New" w:hint="eastAsia"/>
          <w:b/>
          <w:szCs w:val="20"/>
        </w:rPr>
        <w:t>호출한다</w:t>
      </w:r>
      <w:r w:rsidRPr="002377E4">
        <w:rPr>
          <w:rFonts w:ascii="Courier New" w:hAnsi="Courier New" w:cs="Courier New" w:hint="eastAsia"/>
          <w:b/>
          <w:szCs w:val="20"/>
        </w:rPr>
        <w:t xml:space="preserve"> </w:t>
      </w:r>
      <w:r w:rsidRPr="002377E4">
        <w:rPr>
          <w:rFonts w:ascii="Courier New" w:hAnsi="Courier New" w:cs="Courier New" w:hint="eastAsia"/>
          <w:b/>
          <w:szCs w:val="20"/>
        </w:rPr>
        <w:t>콜백메서드에서</w:t>
      </w:r>
      <w:r w:rsidRPr="002377E4">
        <w:rPr>
          <w:rFonts w:ascii="Courier New" w:hAnsi="Courier New" w:cs="Courier New" w:hint="eastAsia"/>
          <w:b/>
          <w:szCs w:val="20"/>
        </w:rPr>
        <w:t xml:space="preserve"> </w:t>
      </w:r>
      <w:r w:rsidRPr="002377E4">
        <w:rPr>
          <w:rFonts w:ascii="Courier New" w:hAnsi="Courier New" w:cs="Courier New" w:hint="eastAsia"/>
          <w:b/>
          <w:szCs w:val="20"/>
        </w:rPr>
        <w:t>정해진</w:t>
      </w:r>
      <w:r w:rsidRPr="002377E4">
        <w:rPr>
          <w:rFonts w:ascii="Courier New" w:hAnsi="Courier New" w:cs="Courier New" w:hint="eastAsia"/>
          <w:b/>
          <w:szCs w:val="20"/>
        </w:rPr>
        <w:t xml:space="preserve"> </w:t>
      </w:r>
      <w:r w:rsidRPr="002377E4">
        <w:rPr>
          <w:rFonts w:ascii="Courier New" w:hAnsi="Courier New" w:cs="Courier New" w:hint="eastAsia"/>
          <w:b/>
          <w:szCs w:val="20"/>
        </w:rPr>
        <w:t>작업만</w:t>
      </w:r>
      <w:r w:rsidRPr="002377E4">
        <w:rPr>
          <w:rFonts w:ascii="Courier New" w:hAnsi="Courier New" w:cs="Courier New" w:hint="eastAsia"/>
          <w:b/>
          <w:szCs w:val="20"/>
        </w:rPr>
        <w:t xml:space="preserve"> </w:t>
      </w:r>
      <w:r w:rsidRPr="002377E4">
        <w:rPr>
          <w:rFonts w:ascii="Courier New" w:hAnsi="Courier New" w:cs="Courier New" w:hint="eastAsia"/>
          <w:b/>
          <w:szCs w:val="20"/>
        </w:rPr>
        <w:t>처리하면</w:t>
      </w:r>
      <w:r w:rsidRPr="002377E4">
        <w:rPr>
          <w:rFonts w:ascii="Courier New" w:hAnsi="Courier New" w:cs="Courier New" w:hint="eastAsia"/>
          <w:b/>
          <w:szCs w:val="20"/>
        </w:rPr>
        <w:t xml:space="preserve"> </w:t>
      </w:r>
      <w:r w:rsidRPr="002377E4">
        <w:rPr>
          <w:rFonts w:ascii="Courier New" w:hAnsi="Courier New" w:cs="Courier New" w:hint="eastAsia"/>
          <w:b/>
          <w:szCs w:val="20"/>
        </w:rPr>
        <w:t>간단하게</w:t>
      </w:r>
      <w:r w:rsidRPr="002377E4">
        <w:rPr>
          <w:rFonts w:ascii="Courier New" w:hAnsi="Courier New" w:cs="Courier New" w:hint="eastAsia"/>
          <w:b/>
          <w:szCs w:val="20"/>
        </w:rPr>
        <w:t xml:space="preserve"> </w:t>
      </w:r>
      <w:r w:rsidRPr="002377E4">
        <w:rPr>
          <w:rFonts w:ascii="Courier New" w:hAnsi="Courier New" w:cs="Courier New" w:hint="eastAsia"/>
          <w:b/>
          <w:szCs w:val="20"/>
        </w:rPr>
        <w:t>백그라운드</w:t>
      </w:r>
      <w:r w:rsidRPr="002377E4">
        <w:rPr>
          <w:rFonts w:ascii="Courier New" w:hAnsi="Courier New" w:cs="Courier New" w:hint="eastAsia"/>
          <w:b/>
          <w:szCs w:val="20"/>
        </w:rPr>
        <w:t xml:space="preserve"> </w:t>
      </w:r>
      <w:r w:rsidRPr="002377E4">
        <w:rPr>
          <w:rFonts w:ascii="Courier New" w:hAnsi="Courier New" w:cs="Courier New" w:hint="eastAsia"/>
          <w:b/>
          <w:szCs w:val="20"/>
        </w:rPr>
        <w:t>작업을</w:t>
      </w:r>
      <w:r w:rsidRPr="002377E4">
        <w:rPr>
          <w:rFonts w:ascii="Courier New" w:hAnsi="Courier New" w:cs="Courier New" w:hint="eastAsia"/>
          <w:b/>
          <w:szCs w:val="20"/>
        </w:rPr>
        <w:t xml:space="preserve"> </w:t>
      </w:r>
      <w:r w:rsidRPr="002377E4">
        <w:rPr>
          <w:rFonts w:ascii="Courier New" w:hAnsi="Courier New" w:cs="Courier New" w:hint="eastAsia"/>
          <w:b/>
          <w:szCs w:val="20"/>
        </w:rPr>
        <w:t>수행할수있다</w:t>
      </w:r>
      <w:r w:rsidRPr="002377E4">
        <w:rPr>
          <w:rFonts w:ascii="Courier New" w:hAnsi="Courier New" w:cs="Courier New" w:hint="eastAsia"/>
          <w:b/>
          <w:szCs w:val="20"/>
        </w:rPr>
        <w:t>.</w:t>
      </w:r>
    </w:p>
    <w:p w:rsidR="00222B71" w:rsidRDefault="00222B71" w:rsidP="006D3CE2">
      <w:pPr>
        <w:tabs>
          <w:tab w:val="left" w:pos="6324"/>
        </w:tabs>
        <w:rPr>
          <w:rFonts w:ascii="Courier New" w:hAnsi="Courier New" w:cs="Courier New"/>
          <w:szCs w:val="20"/>
        </w:rPr>
      </w:pPr>
    </w:p>
    <w:p w:rsidR="001A3875" w:rsidRDefault="001A3875" w:rsidP="006D3CE2">
      <w:pPr>
        <w:tabs>
          <w:tab w:val="left" w:pos="6324"/>
        </w:tabs>
        <w:rPr>
          <w:rFonts w:ascii="Courier New" w:hAnsi="Courier New" w:cs="Courier New"/>
          <w:szCs w:val="20"/>
        </w:rPr>
      </w:pPr>
      <w:r>
        <w:rPr>
          <w:rFonts w:ascii="Courier New" w:hAnsi="Courier New" w:cs="Courier New" w:hint="eastAsia"/>
          <w:szCs w:val="20"/>
        </w:rPr>
        <w:t>추상클래스이기</w:t>
      </w:r>
      <w:r>
        <w:rPr>
          <w:rFonts w:ascii="Courier New" w:hAnsi="Courier New" w:cs="Courier New" w:hint="eastAsia"/>
          <w:szCs w:val="20"/>
        </w:rPr>
        <w:t xml:space="preserve"> </w:t>
      </w:r>
      <w:r>
        <w:rPr>
          <w:rFonts w:ascii="Courier New" w:hAnsi="Courier New" w:cs="Courier New" w:hint="eastAsia"/>
          <w:szCs w:val="20"/>
        </w:rPr>
        <w:t>때문에</w:t>
      </w:r>
      <w:r>
        <w:rPr>
          <w:rFonts w:ascii="Courier New" w:hAnsi="Courier New" w:cs="Courier New" w:hint="eastAsia"/>
          <w:szCs w:val="20"/>
        </w:rPr>
        <w:t xml:space="preserve"> </w:t>
      </w:r>
      <w:r>
        <w:rPr>
          <w:rFonts w:ascii="Courier New" w:hAnsi="Courier New" w:cs="Courier New" w:hint="eastAsia"/>
          <w:szCs w:val="20"/>
        </w:rPr>
        <w:t>구현한다음에</w:t>
      </w:r>
      <w:r>
        <w:rPr>
          <w:rFonts w:ascii="Courier New" w:hAnsi="Courier New" w:cs="Courier New" w:hint="eastAsia"/>
          <w:szCs w:val="20"/>
        </w:rPr>
        <w:t xml:space="preserve"> </w:t>
      </w:r>
      <w:r>
        <w:rPr>
          <w:rFonts w:ascii="Courier New" w:hAnsi="Courier New" w:cs="Courier New" w:hint="eastAsia"/>
          <w:szCs w:val="20"/>
        </w:rPr>
        <w:t>콜백메서드를</w:t>
      </w:r>
      <w:r>
        <w:rPr>
          <w:rFonts w:ascii="Courier New" w:hAnsi="Courier New" w:cs="Courier New" w:hint="eastAsia"/>
          <w:szCs w:val="20"/>
        </w:rPr>
        <w:t xml:space="preserve"> </w:t>
      </w:r>
      <w:r>
        <w:rPr>
          <w:rFonts w:ascii="Courier New" w:hAnsi="Courier New" w:cs="Courier New" w:hint="eastAsia"/>
          <w:szCs w:val="20"/>
        </w:rPr>
        <w:t>호출한다</w:t>
      </w:r>
      <w:r>
        <w:rPr>
          <w:rFonts w:ascii="Courier New" w:hAnsi="Courier New" w:cs="Courier New" w:hint="eastAsia"/>
          <w:szCs w:val="20"/>
        </w:rPr>
        <w:t xml:space="preserve"> </w:t>
      </w:r>
    </w:p>
    <w:p w:rsidR="00A707DB" w:rsidRDefault="00A707DB" w:rsidP="006D3CE2">
      <w:pPr>
        <w:tabs>
          <w:tab w:val="left" w:pos="6324"/>
        </w:tabs>
        <w:rPr>
          <w:rFonts w:ascii="Courier New" w:hAnsi="Courier New" w:cs="Courier New"/>
          <w:szCs w:val="20"/>
        </w:rPr>
      </w:pPr>
    </w:p>
    <w:p w:rsidR="00A707DB" w:rsidRDefault="00A707DB" w:rsidP="00A707DB">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Params </w:t>
      </w:r>
      <w:r>
        <w:rPr>
          <w:rFonts w:ascii="Courier New" w:hAnsi="Courier New" w:cs="Courier New" w:hint="eastAsia"/>
          <w:szCs w:val="20"/>
        </w:rPr>
        <w:t>실행시에</w:t>
      </w:r>
      <w:r>
        <w:rPr>
          <w:rFonts w:ascii="Courier New" w:hAnsi="Courier New" w:cs="Courier New" w:hint="eastAsia"/>
          <w:szCs w:val="20"/>
        </w:rPr>
        <w:t xml:space="preserve"> </w:t>
      </w:r>
      <w:r>
        <w:rPr>
          <w:rFonts w:ascii="Courier New" w:hAnsi="Courier New" w:cs="Courier New" w:hint="eastAsia"/>
          <w:szCs w:val="20"/>
        </w:rPr>
        <w:t>전달할</w:t>
      </w:r>
      <w:r>
        <w:rPr>
          <w:rFonts w:ascii="Courier New" w:hAnsi="Courier New" w:cs="Courier New" w:hint="eastAsia"/>
          <w:szCs w:val="20"/>
        </w:rPr>
        <w:t xml:space="preserve"> </w:t>
      </w:r>
      <w:r>
        <w:rPr>
          <w:rFonts w:ascii="Courier New" w:hAnsi="Courier New" w:cs="Courier New" w:hint="eastAsia"/>
          <w:szCs w:val="20"/>
        </w:rPr>
        <w:t>인수의</w:t>
      </w:r>
      <w:r>
        <w:rPr>
          <w:rFonts w:ascii="Courier New" w:hAnsi="Courier New" w:cs="Courier New" w:hint="eastAsia"/>
          <w:szCs w:val="20"/>
        </w:rPr>
        <w:t xml:space="preserve"> </w:t>
      </w:r>
      <w:r>
        <w:rPr>
          <w:rFonts w:ascii="Courier New" w:hAnsi="Courier New" w:cs="Courier New" w:hint="eastAsia"/>
          <w:szCs w:val="20"/>
        </w:rPr>
        <w:t>타입이다</w:t>
      </w:r>
      <w:r>
        <w:rPr>
          <w:rFonts w:ascii="Courier New" w:hAnsi="Courier New" w:cs="Courier New" w:hint="eastAsia"/>
          <w:szCs w:val="20"/>
        </w:rPr>
        <w:t xml:space="preserve">. </w:t>
      </w:r>
      <w:r>
        <w:rPr>
          <w:rFonts w:ascii="Courier New" w:hAnsi="Courier New" w:cs="Courier New" w:hint="eastAsia"/>
          <w:szCs w:val="20"/>
        </w:rPr>
        <w:t>즉</w:t>
      </w:r>
      <w:r>
        <w:rPr>
          <w:rFonts w:ascii="Courier New" w:hAnsi="Courier New" w:cs="Courier New" w:hint="eastAsia"/>
          <w:szCs w:val="20"/>
        </w:rPr>
        <w:t xml:space="preserve"> </w:t>
      </w:r>
      <w:r>
        <w:rPr>
          <w:rFonts w:ascii="Courier New" w:hAnsi="Courier New" w:cs="Courier New" w:hint="eastAsia"/>
          <w:szCs w:val="20"/>
        </w:rPr>
        <w:t>배경</w:t>
      </w:r>
      <w:r>
        <w:rPr>
          <w:rFonts w:ascii="Courier New" w:hAnsi="Courier New" w:cs="Courier New" w:hint="eastAsia"/>
          <w:szCs w:val="20"/>
        </w:rPr>
        <w:t xml:space="preserve"> </w:t>
      </w:r>
      <w:r>
        <w:rPr>
          <w:rFonts w:ascii="Courier New" w:hAnsi="Courier New" w:cs="Courier New" w:hint="eastAsia"/>
          <w:szCs w:val="20"/>
        </w:rPr>
        <w:t>작업거리이다</w:t>
      </w:r>
      <w:r>
        <w:rPr>
          <w:rFonts w:ascii="Courier New" w:hAnsi="Courier New" w:cs="Courier New" w:hint="eastAsia"/>
          <w:szCs w:val="20"/>
        </w:rPr>
        <w:t>.</w:t>
      </w:r>
    </w:p>
    <w:p w:rsidR="00A707DB" w:rsidRDefault="00A707DB" w:rsidP="00A707DB">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Progress </w:t>
      </w:r>
      <w:r>
        <w:rPr>
          <w:rFonts w:ascii="Courier New" w:hAnsi="Courier New" w:cs="Courier New" w:hint="eastAsia"/>
          <w:szCs w:val="20"/>
        </w:rPr>
        <w:t>매작업</w:t>
      </w:r>
      <w:r>
        <w:rPr>
          <w:rFonts w:ascii="Courier New" w:hAnsi="Courier New" w:cs="Courier New" w:hint="eastAsia"/>
          <w:szCs w:val="20"/>
        </w:rPr>
        <w:t xml:space="preserve"> </w:t>
      </w:r>
      <w:r>
        <w:rPr>
          <w:rFonts w:ascii="Courier New" w:hAnsi="Courier New" w:cs="Courier New" w:hint="eastAsia"/>
          <w:szCs w:val="20"/>
        </w:rPr>
        <w:t>단계마다</w:t>
      </w:r>
      <w:r>
        <w:rPr>
          <w:rFonts w:ascii="Courier New" w:hAnsi="Courier New" w:cs="Courier New" w:hint="eastAsia"/>
          <w:szCs w:val="20"/>
        </w:rPr>
        <w:t xml:space="preserve"> </w:t>
      </w:r>
      <w:r>
        <w:rPr>
          <w:rFonts w:ascii="Courier New" w:hAnsi="Courier New" w:cs="Courier New" w:hint="eastAsia"/>
          <w:szCs w:val="20"/>
        </w:rPr>
        <w:t>진행</w:t>
      </w:r>
      <w:r>
        <w:rPr>
          <w:rFonts w:ascii="Courier New" w:hAnsi="Courier New" w:cs="Courier New" w:hint="eastAsia"/>
          <w:szCs w:val="20"/>
        </w:rPr>
        <w:t xml:space="preserve"> </w:t>
      </w:r>
      <w:r>
        <w:rPr>
          <w:rFonts w:ascii="Courier New" w:hAnsi="Courier New" w:cs="Courier New" w:hint="eastAsia"/>
          <w:szCs w:val="20"/>
        </w:rPr>
        <w:t>상태를</w:t>
      </w:r>
      <w:r>
        <w:rPr>
          <w:rFonts w:ascii="Courier New" w:hAnsi="Courier New" w:cs="Courier New" w:hint="eastAsia"/>
          <w:szCs w:val="20"/>
        </w:rPr>
        <w:t xml:space="preserve"> </w:t>
      </w:r>
      <w:r>
        <w:rPr>
          <w:rFonts w:ascii="Courier New" w:hAnsi="Courier New" w:cs="Courier New" w:hint="eastAsia"/>
          <w:szCs w:val="20"/>
        </w:rPr>
        <w:t>표기하기</w:t>
      </w:r>
      <w:r>
        <w:rPr>
          <w:rFonts w:ascii="Courier New" w:hAnsi="Courier New" w:cs="Courier New" w:hint="eastAsia"/>
          <w:szCs w:val="20"/>
        </w:rPr>
        <w:t xml:space="preserve"> </w:t>
      </w:r>
      <w:r>
        <w:rPr>
          <w:rFonts w:ascii="Courier New" w:hAnsi="Courier New" w:cs="Courier New" w:hint="eastAsia"/>
          <w:szCs w:val="20"/>
        </w:rPr>
        <w:t>위한</w:t>
      </w:r>
      <w:r>
        <w:rPr>
          <w:rFonts w:ascii="Courier New" w:hAnsi="Courier New" w:cs="Courier New" w:hint="eastAsia"/>
          <w:szCs w:val="20"/>
        </w:rPr>
        <w:t xml:space="preserve"> </w:t>
      </w:r>
      <w:r>
        <w:rPr>
          <w:rFonts w:ascii="Courier New" w:hAnsi="Courier New" w:cs="Courier New" w:hint="eastAsia"/>
          <w:szCs w:val="20"/>
        </w:rPr>
        <w:t>타입이다</w:t>
      </w:r>
      <w:r>
        <w:rPr>
          <w:rFonts w:ascii="Courier New" w:hAnsi="Courier New" w:cs="Courier New" w:hint="eastAsia"/>
          <w:szCs w:val="20"/>
        </w:rPr>
        <w:t>.</w:t>
      </w:r>
    </w:p>
    <w:p w:rsidR="00A707DB" w:rsidRDefault="00A707DB" w:rsidP="00A707DB">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Result </w:t>
      </w:r>
      <w:r>
        <w:rPr>
          <w:rFonts w:ascii="Courier New" w:hAnsi="Courier New" w:cs="Courier New" w:hint="eastAsia"/>
          <w:szCs w:val="20"/>
        </w:rPr>
        <w:t>작업의</w:t>
      </w:r>
      <w:r>
        <w:rPr>
          <w:rFonts w:ascii="Courier New" w:hAnsi="Courier New" w:cs="Courier New" w:hint="eastAsia"/>
          <w:szCs w:val="20"/>
        </w:rPr>
        <w:t xml:space="preserve"> </w:t>
      </w:r>
      <w:r>
        <w:rPr>
          <w:rFonts w:ascii="Courier New" w:hAnsi="Courier New" w:cs="Courier New" w:hint="eastAsia"/>
          <w:szCs w:val="20"/>
        </w:rPr>
        <w:t>결과로</w:t>
      </w:r>
      <w:r>
        <w:rPr>
          <w:rFonts w:ascii="Courier New" w:hAnsi="Courier New" w:cs="Courier New" w:hint="eastAsia"/>
          <w:szCs w:val="20"/>
        </w:rPr>
        <w:t xml:space="preserve"> </w:t>
      </w:r>
      <w:r>
        <w:rPr>
          <w:rFonts w:ascii="Courier New" w:hAnsi="Courier New" w:cs="Courier New" w:hint="eastAsia"/>
          <w:szCs w:val="20"/>
        </w:rPr>
        <w:t>리턴될</w:t>
      </w:r>
      <w:r>
        <w:rPr>
          <w:rFonts w:ascii="Courier New" w:hAnsi="Courier New" w:cs="Courier New" w:hint="eastAsia"/>
          <w:szCs w:val="20"/>
        </w:rPr>
        <w:t xml:space="preserve"> </w:t>
      </w:r>
      <w:r>
        <w:rPr>
          <w:rFonts w:ascii="Courier New" w:hAnsi="Courier New" w:cs="Courier New" w:hint="eastAsia"/>
          <w:szCs w:val="20"/>
        </w:rPr>
        <w:t>타입이다</w:t>
      </w:r>
      <w:r w:rsidR="0012764B">
        <w:rPr>
          <w:rFonts w:ascii="Courier New" w:hAnsi="Courier New" w:cs="Courier New" w:hint="eastAsia"/>
          <w:szCs w:val="20"/>
        </w:rPr>
        <w:t>.</w:t>
      </w:r>
    </w:p>
    <w:p w:rsidR="0012764B" w:rsidRDefault="0012764B" w:rsidP="0012764B">
      <w:pPr>
        <w:tabs>
          <w:tab w:val="left" w:pos="6324"/>
        </w:tabs>
        <w:ind w:left="400"/>
        <w:rPr>
          <w:rFonts w:ascii="Courier New" w:hAnsi="Courier New" w:cs="Courier New"/>
          <w:szCs w:val="20"/>
        </w:rPr>
      </w:pPr>
    </w:p>
    <w:p w:rsidR="002377E4" w:rsidRDefault="002377E4" w:rsidP="0012764B">
      <w:pPr>
        <w:tabs>
          <w:tab w:val="left" w:pos="6324"/>
        </w:tabs>
        <w:ind w:left="400"/>
        <w:rPr>
          <w:rFonts w:ascii="Courier New" w:hAnsi="Courier New" w:cs="Courier New"/>
          <w:szCs w:val="20"/>
        </w:rPr>
      </w:pPr>
    </w:p>
    <w:p w:rsidR="002377E4" w:rsidRDefault="002377E4" w:rsidP="0012764B">
      <w:pPr>
        <w:tabs>
          <w:tab w:val="left" w:pos="6324"/>
        </w:tabs>
        <w:ind w:left="400"/>
        <w:rPr>
          <w:rFonts w:ascii="Courier New" w:hAnsi="Courier New" w:cs="Courier New"/>
          <w:szCs w:val="20"/>
        </w:rPr>
      </w:pPr>
      <w:r>
        <w:rPr>
          <w:rFonts w:ascii="Courier New" w:hAnsi="Courier New" w:cs="Courier New" w:hint="eastAsia"/>
          <w:szCs w:val="20"/>
        </w:rPr>
        <w:t>각</w:t>
      </w:r>
      <w:r>
        <w:rPr>
          <w:rFonts w:ascii="Courier New" w:hAnsi="Courier New" w:cs="Courier New" w:hint="eastAsia"/>
          <w:szCs w:val="20"/>
        </w:rPr>
        <w:t xml:space="preserve"> </w:t>
      </w:r>
      <w:r>
        <w:rPr>
          <w:rFonts w:ascii="Courier New" w:hAnsi="Courier New" w:cs="Courier New" w:hint="eastAsia"/>
          <w:szCs w:val="20"/>
        </w:rPr>
        <w:t>작업단계에서</w:t>
      </w:r>
      <w:r>
        <w:rPr>
          <w:rFonts w:ascii="Courier New" w:hAnsi="Courier New" w:cs="Courier New" w:hint="eastAsia"/>
          <w:szCs w:val="20"/>
        </w:rPr>
        <w:t xml:space="preserve"> </w:t>
      </w:r>
      <w:r>
        <w:rPr>
          <w:rFonts w:ascii="Courier New" w:hAnsi="Courier New" w:cs="Courier New" w:hint="eastAsia"/>
          <w:szCs w:val="20"/>
        </w:rPr>
        <w:t>호출되는</w:t>
      </w:r>
      <w:r>
        <w:rPr>
          <w:rFonts w:ascii="Courier New" w:hAnsi="Courier New" w:cs="Courier New" w:hint="eastAsia"/>
          <w:szCs w:val="20"/>
        </w:rPr>
        <w:t xml:space="preserve"> </w:t>
      </w:r>
      <w:r>
        <w:rPr>
          <w:rFonts w:ascii="Courier New" w:hAnsi="Courier New" w:cs="Courier New" w:hint="eastAsia"/>
          <w:szCs w:val="20"/>
        </w:rPr>
        <w:t>메서드</w:t>
      </w:r>
    </w:p>
    <w:tbl>
      <w:tblPr>
        <w:tblStyle w:val="a4"/>
        <w:tblW w:w="0" w:type="auto"/>
        <w:tblInd w:w="400" w:type="dxa"/>
        <w:tblLook w:val="04A0"/>
      </w:tblPr>
      <w:tblGrid>
        <w:gridCol w:w="3457"/>
        <w:gridCol w:w="5385"/>
      </w:tblGrid>
      <w:tr w:rsidR="00831576" w:rsidTr="002A0CFE">
        <w:tc>
          <w:tcPr>
            <w:tcW w:w="3457" w:type="dxa"/>
          </w:tcPr>
          <w:p w:rsidR="00831576" w:rsidRDefault="00831576"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onPreExecute()</w:t>
            </w:r>
          </w:p>
        </w:tc>
        <w:tc>
          <w:tcPr>
            <w:tcW w:w="5385" w:type="dxa"/>
          </w:tcPr>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시작되기전에</w:t>
            </w:r>
            <w:r>
              <w:rPr>
                <w:rFonts w:ascii="Courier New" w:hAnsi="Courier New" w:cs="Courier New" w:hint="eastAsia"/>
                <w:szCs w:val="20"/>
              </w:rPr>
              <w:t xml:space="preserve"> </w:t>
            </w:r>
            <w:r>
              <w:rPr>
                <w:rFonts w:ascii="Courier New" w:hAnsi="Courier New" w:cs="Courier New" w:hint="eastAsia"/>
                <w:szCs w:val="20"/>
              </w:rPr>
              <w:t>호출되며</w:t>
            </w:r>
            <w:r>
              <w:rPr>
                <w:rFonts w:ascii="Courier New" w:hAnsi="Courier New" w:cs="Courier New" w:hint="eastAsia"/>
                <w:szCs w:val="20"/>
              </w:rPr>
              <w:t xml:space="preserve"> UI</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w:t>
            </w:r>
          </w:p>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초기화나</w:t>
            </w:r>
            <w:r>
              <w:rPr>
                <w:rFonts w:ascii="Courier New" w:hAnsi="Courier New" w:cs="Courier New" w:hint="eastAsia"/>
                <w:szCs w:val="20"/>
              </w:rPr>
              <w:t xml:space="preserve"> </w:t>
            </w:r>
            <w:r>
              <w:rPr>
                <w:rFonts w:ascii="Courier New" w:hAnsi="Courier New" w:cs="Courier New" w:hint="eastAsia"/>
                <w:szCs w:val="20"/>
              </w:rPr>
              <w:t>프로그래스</w:t>
            </w:r>
            <w:r>
              <w:rPr>
                <w:rFonts w:ascii="Courier New" w:hAnsi="Courier New" w:cs="Courier New" w:hint="eastAsia"/>
                <w:szCs w:val="20"/>
              </w:rPr>
              <w:t xml:space="preserve"> </w:t>
            </w:r>
            <w:r>
              <w:rPr>
                <w:rFonts w:ascii="Courier New" w:hAnsi="Courier New" w:cs="Courier New" w:hint="eastAsia"/>
                <w:szCs w:val="20"/>
              </w:rPr>
              <w:t>대화상자를</w:t>
            </w:r>
            <w:r>
              <w:rPr>
                <w:rFonts w:ascii="Courier New" w:hAnsi="Courier New" w:cs="Courier New" w:hint="eastAsia"/>
                <w:szCs w:val="20"/>
              </w:rPr>
              <w:t xml:space="preserve"> </w:t>
            </w:r>
            <w:r>
              <w:rPr>
                <w:rFonts w:ascii="Courier New" w:hAnsi="Courier New" w:cs="Courier New" w:hint="eastAsia"/>
                <w:szCs w:val="20"/>
              </w:rPr>
              <w:t>준비하는</w:t>
            </w:r>
            <w:r>
              <w:rPr>
                <w:rFonts w:ascii="Courier New" w:hAnsi="Courier New" w:cs="Courier New" w:hint="eastAsia"/>
                <w:szCs w:val="20"/>
              </w:rPr>
              <w:t xml:space="preserve"> </w:t>
            </w:r>
            <w:r>
              <w:rPr>
                <w:rFonts w:ascii="Courier New" w:hAnsi="Courier New" w:cs="Courier New" w:hint="eastAsia"/>
                <w:szCs w:val="20"/>
              </w:rPr>
              <w:t>등</w:t>
            </w:r>
            <w:r>
              <w:rPr>
                <w:rFonts w:ascii="Courier New" w:hAnsi="Courier New" w:cs="Courier New" w:hint="eastAsia"/>
                <w:szCs w:val="20"/>
              </w:rPr>
              <w:t xml:space="preserve"> </w:t>
            </w:r>
            <w:r>
              <w:rPr>
                <w:rFonts w:ascii="Courier New" w:hAnsi="Courier New" w:cs="Courier New" w:hint="eastAsia"/>
                <w:szCs w:val="20"/>
              </w:rPr>
              <w:t>작업수행</w:t>
            </w:r>
          </w:p>
        </w:tc>
      </w:tr>
      <w:tr w:rsidR="00831576" w:rsidTr="002A0CFE">
        <w:tc>
          <w:tcPr>
            <w:tcW w:w="3457" w:type="dxa"/>
          </w:tcPr>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Result doInBackground(Params</w:t>
            </w:r>
            <w:r>
              <w:rPr>
                <w:rFonts w:ascii="Courier New" w:hAnsi="Courier New" w:cs="Courier New"/>
                <w:szCs w:val="20"/>
              </w:rPr>
              <w:t>…</w:t>
            </w:r>
            <w:r>
              <w:rPr>
                <w:rFonts w:ascii="Courier New" w:hAnsi="Courier New" w:cs="Courier New" w:hint="eastAsia"/>
                <w:szCs w:val="20"/>
              </w:rPr>
              <w:t>)</w:t>
            </w:r>
          </w:p>
        </w:tc>
        <w:tc>
          <w:tcPr>
            <w:tcW w:w="5385" w:type="dxa"/>
          </w:tcPr>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배경</w:t>
            </w:r>
            <w:r>
              <w:rPr>
                <w:rFonts w:ascii="Courier New" w:hAnsi="Courier New" w:cs="Courier New" w:hint="eastAsia"/>
                <w:szCs w:val="20"/>
              </w:rPr>
              <w:t xml:space="preserve"> </w:t>
            </w: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수행하며</w:t>
            </w:r>
            <w:r>
              <w:rPr>
                <w:rFonts w:ascii="Courier New" w:hAnsi="Courier New" w:cs="Courier New" w:hint="eastAsia"/>
                <w:szCs w:val="20"/>
              </w:rPr>
              <w:t xml:space="preserve"> </w:t>
            </w:r>
            <w:r>
              <w:rPr>
                <w:rFonts w:ascii="Courier New" w:hAnsi="Courier New" w:cs="Courier New" w:hint="eastAsia"/>
                <w:szCs w:val="20"/>
              </w:rPr>
              <w:t>분리된</w:t>
            </w:r>
            <w:r>
              <w:rPr>
                <w:rFonts w:ascii="Courier New" w:hAnsi="Courier New" w:cs="Courier New" w:hint="eastAsia"/>
                <w:szCs w:val="20"/>
              </w:rPr>
              <w:t xml:space="preserve"> </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execute</w:t>
            </w:r>
            <w:r>
              <w:rPr>
                <w:rFonts w:ascii="Courier New" w:hAnsi="Courier New" w:cs="Courier New" w:hint="eastAsia"/>
                <w:szCs w:val="20"/>
              </w:rPr>
              <w:t>메서드로</w:t>
            </w:r>
            <w:r>
              <w:rPr>
                <w:rFonts w:ascii="Courier New" w:hAnsi="Courier New" w:cs="Courier New" w:hint="eastAsia"/>
                <w:szCs w:val="20"/>
              </w:rPr>
              <w:t xml:space="preserve"> </w:t>
            </w:r>
            <w:r>
              <w:rPr>
                <w:rFonts w:ascii="Courier New" w:hAnsi="Courier New" w:cs="Courier New" w:hint="eastAsia"/>
                <w:szCs w:val="20"/>
              </w:rPr>
              <w:t>전달한</w:t>
            </w:r>
            <w:r>
              <w:rPr>
                <w:rFonts w:ascii="Courier New" w:hAnsi="Courier New" w:cs="Courier New" w:hint="eastAsia"/>
                <w:szCs w:val="20"/>
              </w:rPr>
              <w:t xml:space="preserve"> </w:t>
            </w:r>
            <w:r>
              <w:rPr>
                <w:rFonts w:ascii="Courier New" w:hAnsi="Courier New" w:cs="Courier New" w:hint="eastAsia"/>
                <w:szCs w:val="20"/>
              </w:rPr>
              <w:t>작업거리가</w:t>
            </w:r>
            <w:r>
              <w:rPr>
                <w:rFonts w:ascii="Courier New" w:hAnsi="Courier New" w:cs="Courier New" w:hint="eastAsia"/>
                <w:szCs w:val="20"/>
              </w:rPr>
              <w:t xml:space="preserve"> params</w:t>
            </w:r>
            <w:r>
              <w:rPr>
                <w:rFonts w:ascii="Courier New" w:hAnsi="Courier New" w:cs="Courier New" w:hint="eastAsia"/>
                <w:szCs w:val="20"/>
              </w:rPr>
              <w:t>인수로</w:t>
            </w:r>
            <w:r>
              <w:rPr>
                <w:rFonts w:ascii="Courier New" w:hAnsi="Courier New" w:cs="Courier New" w:hint="eastAsia"/>
                <w:szCs w:val="20"/>
              </w:rPr>
              <w:t xml:space="preserve"> </w:t>
            </w:r>
            <w:r>
              <w:rPr>
                <w:rFonts w:ascii="Courier New" w:hAnsi="Courier New" w:cs="Courier New" w:hint="eastAsia"/>
                <w:szCs w:val="20"/>
              </w:rPr>
              <w:t>전달되는데</w:t>
            </w:r>
            <w:r>
              <w:rPr>
                <w:rFonts w:ascii="Courier New" w:hAnsi="Courier New" w:cs="Courier New" w:hint="eastAsia"/>
                <w:szCs w:val="20"/>
              </w:rPr>
              <w:t xml:space="preserve"> </w:t>
            </w:r>
            <w:r>
              <w:rPr>
                <w:rFonts w:ascii="Courier New" w:hAnsi="Courier New" w:cs="Courier New" w:hint="eastAsia"/>
                <w:szCs w:val="20"/>
              </w:rPr>
              <w:t>여러개의</w:t>
            </w:r>
            <w:r>
              <w:rPr>
                <w:rFonts w:ascii="Courier New" w:hAnsi="Courier New" w:cs="Courier New" w:hint="eastAsia"/>
                <w:szCs w:val="20"/>
              </w:rPr>
              <w:t xml:space="preserve"> </w:t>
            </w:r>
            <w:r>
              <w:rPr>
                <w:rFonts w:ascii="Courier New" w:hAnsi="Courier New" w:cs="Courier New" w:hint="eastAsia"/>
                <w:szCs w:val="20"/>
              </w:rPr>
              <w:t>인수를</w:t>
            </w:r>
            <w:r>
              <w:rPr>
                <w:rFonts w:ascii="Courier New" w:hAnsi="Courier New" w:cs="Courier New" w:hint="eastAsia"/>
                <w:szCs w:val="20"/>
              </w:rPr>
              <w:t xml:space="preserve"> </w:t>
            </w:r>
            <w:r>
              <w:rPr>
                <w:rFonts w:ascii="Courier New" w:hAnsi="Courier New" w:cs="Courier New" w:hint="eastAsia"/>
                <w:szCs w:val="20"/>
              </w:rPr>
              <w:t>전달할수</w:t>
            </w:r>
            <w:r>
              <w:rPr>
                <w:rFonts w:ascii="Courier New" w:hAnsi="Courier New" w:cs="Courier New" w:hint="eastAsia"/>
                <w:szCs w:val="20"/>
              </w:rPr>
              <w:t xml:space="preserve"> </w:t>
            </w:r>
            <w:r>
              <w:rPr>
                <w:rFonts w:ascii="Courier New" w:hAnsi="Courier New" w:cs="Courier New" w:hint="eastAsia"/>
                <w:szCs w:val="20"/>
              </w:rPr>
              <w:t>있으므로</w:t>
            </w:r>
            <w:r>
              <w:rPr>
                <w:rFonts w:ascii="Courier New" w:hAnsi="Courier New" w:cs="Courier New" w:hint="eastAsia"/>
                <w:szCs w:val="20"/>
              </w:rPr>
              <w:t xml:space="preserve"> </w:t>
            </w:r>
            <w:r>
              <w:rPr>
                <w:rFonts w:ascii="Courier New" w:hAnsi="Courier New" w:cs="Courier New" w:hint="eastAsia"/>
                <w:szCs w:val="20"/>
              </w:rPr>
              <w:t>배열</w:t>
            </w:r>
            <w:r>
              <w:rPr>
                <w:rFonts w:ascii="Courier New" w:hAnsi="Courier New" w:cs="Courier New" w:hint="eastAsia"/>
                <w:szCs w:val="20"/>
              </w:rPr>
              <w:t xml:space="preserve"> </w:t>
            </w:r>
            <w:r>
              <w:rPr>
                <w:rFonts w:ascii="Courier New" w:hAnsi="Courier New" w:cs="Courier New" w:hint="eastAsia"/>
                <w:szCs w:val="20"/>
              </w:rPr>
              <w:t>타입으로</w:t>
            </w:r>
            <w:r>
              <w:rPr>
                <w:rFonts w:ascii="Courier New" w:hAnsi="Courier New" w:cs="Courier New" w:hint="eastAsia"/>
                <w:szCs w:val="20"/>
              </w:rPr>
              <w:t xml:space="preserve"> </w:t>
            </w:r>
            <w:r>
              <w:rPr>
                <w:rFonts w:ascii="Courier New" w:hAnsi="Courier New" w:cs="Courier New" w:hint="eastAsia"/>
                <w:szCs w:val="20"/>
              </w:rPr>
              <w:t>되어있다</w:t>
            </w:r>
            <w:r>
              <w:rPr>
                <w:rFonts w:ascii="Courier New" w:hAnsi="Courier New" w:cs="Courier New" w:hint="eastAsia"/>
                <w:szCs w:val="20"/>
              </w:rPr>
              <w:t xml:space="preserve"> </w:t>
            </w:r>
            <w:r>
              <w:rPr>
                <w:rFonts w:ascii="Courier New" w:hAnsi="Courier New" w:cs="Courier New" w:hint="eastAsia"/>
                <w:szCs w:val="20"/>
              </w:rPr>
              <w:t>하나으</w:t>
            </w:r>
            <w:r>
              <w:rPr>
                <w:rFonts w:ascii="Courier New" w:hAnsi="Courier New" w:cs="Courier New" w:hint="eastAsia"/>
                <w:szCs w:val="20"/>
              </w:rPr>
              <w:t xml:space="preserve"> </w:t>
            </w:r>
            <w:r>
              <w:rPr>
                <w:rFonts w:ascii="Courier New" w:hAnsi="Courier New" w:cs="Courier New" w:hint="eastAsia"/>
                <w:szCs w:val="20"/>
              </w:rPr>
              <w:t>인수만</w:t>
            </w:r>
            <w:r>
              <w:rPr>
                <w:rFonts w:ascii="Courier New" w:hAnsi="Courier New" w:cs="Courier New" w:hint="eastAsia"/>
                <w:szCs w:val="20"/>
              </w:rPr>
              <w:t xml:space="preserve"> </w:t>
            </w:r>
            <w:r>
              <w:rPr>
                <w:rFonts w:ascii="Courier New" w:hAnsi="Courier New" w:cs="Courier New" w:hint="eastAsia"/>
                <w:szCs w:val="20"/>
              </w:rPr>
              <w:t>필요하다면</w:t>
            </w:r>
            <w:r>
              <w:rPr>
                <w:rFonts w:ascii="Courier New" w:hAnsi="Courier New" w:cs="Courier New" w:hint="eastAsia"/>
                <w:szCs w:val="20"/>
              </w:rPr>
              <w:t xml:space="preserve"> paramsp[0] </w:t>
            </w:r>
            <w:r>
              <w:rPr>
                <w:rFonts w:ascii="Courier New" w:hAnsi="Courier New" w:cs="Courier New" w:hint="eastAsia"/>
                <w:szCs w:val="20"/>
              </w:rPr>
              <w:t>만사용</w:t>
            </w:r>
            <w:r>
              <w:rPr>
                <w:rFonts w:ascii="Courier New" w:hAnsi="Courier New" w:cs="Courier New" w:hint="eastAsia"/>
                <w:szCs w:val="20"/>
              </w:rPr>
              <w:t xml:space="preserve">  </w:t>
            </w:r>
            <w:r>
              <w:rPr>
                <w:rFonts w:ascii="Courier New" w:hAnsi="Courier New" w:cs="Courier New" w:hint="eastAsia"/>
                <w:szCs w:val="20"/>
              </w:rPr>
              <w:t>작업중</w:t>
            </w:r>
            <w:r>
              <w:rPr>
                <w:rFonts w:ascii="Courier New" w:hAnsi="Courier New" w:cs="Courier New" w:hint="eastAsia"/>
                <w:szCs w:val="20"/>
              </w:rPr>
              <w:t xml:space="preserve"> </w:t>
            </w:r>
          </w:p>
          <w:p w:rsidR="00831576" w:rsidRDefault="00831576" w:rsidP="0012764B">
            <w:pPr>
              <w:tabs>
                <w:tab w:val="left" w:pos="6324"/>
              </w:tabs>
              <w:rPr>
                <w:rFonts w:ascii="Courier New" w:hAnsi="Courier New" w:cs="Courier New"/>
                <w:szCs w:val="20"/>
              </w:rPr>
            </w:pPr>
            <w:r>
              <w:rPr>
                <w:rFonts w:ascii="Courier New" w:hAnsi="Courier New" w:cs="Courier New" w:hint="eastAsia"/>
                <w:szCs w:val="20"/>
              </w:rPr>
              <w:t xml:space="preserve">publishProgress </w:t>
            </w:r>
            <w:r>
              <w:rPr>
                <w:rFonts w:ascii="Courier New" w:hAnsi="Courier New" w:cs="Courier New" w:hint="eastAsia"/>
                <w:szCs w:val="20"/>
              </w:rPr>
              <w:t>메서드를</w:t>
            </w:r>
            <w:r>
              <w:rPr>
                <w:rFonts w:ascii="Courier New" w:hAnsi="Courier New" w:cs="Courier New" w:hint="eastAsia"/>
                <w:szCs w:val="20"/>
              </w:rPr>
              <w:t xml:space="preserve"> </w:t>
            </w:r>
            <w:r>
              <w:rPr>
                <w:rFonts w:ascii="Courier New" w:hAnsi="Courier New" w:cs="Courier New" w:hint="eastAsia"/>
                <w:szCs w:val="20"/>
              </w:rPr>
              <w:t>호출하여</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경과를</w:t>
            </w:r>
            <w:r>
              <w:rPr>
                <w:rFonts w:ascii="Courier New" w:hAnsi="Courier New" w:cs="Courier New" w:hint="eastAsia"/>
                <w:szCs w:val="20"/>
              </w:rPr>
              <w:t xml:space="preserve"> UI</w:t>
            </w:r>
            <w:r>
              <w:rPr>
                <w:rFonts w:ascii="Courier New" w:hAnsi="Courier New" w:cs="Courier New" w:hint="eastAsia"/>
                <w:szCs w:val="20"/>
              </w:rPr>
              <w:t>스레드로</w:t>
            </w:r>
            <w:r>
              <w:rPr>
                <w:rFonts w:ascii="Courier New" w:hAnsi="Courier New" w:cs="Courier New" w:hint="eastAsia"/>
                <w:szCs w:val="20"/>
              </w:rPr>
              <w:t xml:space="preserve"> </w:t>
            </w:r>
            <w:r>
              <w:rPr>
                <w:rFonts w:ascii="Courier New" w:hAnsi="Courier New" w:cs="Courier New" w:hint="eastAsia"/>
                <w:szCs w:val="20"/>
              </w:rPr>
              <w:t>보고할수</w:t>
            </w:r>
            <w:r>
              <w:rPr>
                <w:rFonts w:ascii="Courier New" w:hAnsi="Courier New" w:cs="Courier New" w:hint="eastAsia"/>
                <w:szCs w:val="20"/>
              </w:rPr>
              <w:t xml:space="preserve"> </w:t>
            </w:r>
            <w:r>
              <w:rPr>
                <w:rFonts w:ascii="Courier New" w:hAnsi="Courier New" w:cs="Courier New" w:hint="eastAsia"/>
                <w:szCs w:val="20"/>
              </w:rPr>
              <w:t>있다</w:t>
            </w:r>
            <w:r>
              <w:rPr>
                <w:rFonts w:ascii="Courier New" w:hAnsi="Courier New" w:cs="Courier New" w:hint="eastAsia"/>
                <w:szCs w:val="20"/>
              </w:rPr>
              <w:t xml:space="preserve"> </w:t>
            </w:r>
            <w:r>
              <w:rPr>
                <w:rFonts w:ascii="Courier New" w:hAnsi="Courier New" w:cs="Courier New" w:hint="eastAsia"/>
                <w:szCs w:val="20"/>
              </w:rPr>
              <w:t>최정적으로</w:t>
            </w:r>
            <w:r>
              <w:rPr>
                <w:rFonts w:ascii="Courier New" w:hAnsi="Courier New" w:cs="Courier New" w:hint="eastAsia"/>
                <w:szCs w:val="20"/>
              </w:rPr>
              <w:t xml:space="preserve"> </w:t>
            </w:r>
            <w:r>
              <w:rPr>
                <w:rFonts w:ascii="Courier New" w:hAnsi="Courier New" w:cs="Courier New" w:hint="eastAsia"/>
                <w:szCs w:val="20"/>
              </w:rPr>
              <w:t>작업된</w:t>
            </w:r>
            <w:r>
              <w:rPr>
                <w:rFonts w:ascii="Courier New" w:hAnsi="Courier New" w:cs="Courier New" w:hint="eastAsia"/>
                <w:szCs w:val="20"/>
              </w:rPr>
              <w:t xml:space="preserve"> </w:t>
            </w:r>
            <w:r>
              <w:rPr>
                <w:rFonts w:ascii="Courier New" w:hAnsi="Courier New" w:cs="Courier New" w:hint="eastAsia"/>
                <w:szCs w:val="20"/>
              </w:rPr>
              <w:t>결과를</w:t>
            </w:r>
            <w:r>
              <w:rPr>
                <w:rFonts w:ascii="Courier New" w:hAnsi="Courier New" w:cs="Courier New" w:hint="eastAsia"/>
                <w:szCs w:val="20"/>
              </w:rPr>
              <w:t xml:space="preserve"> Result</w:t>
            </w:r>
            <w:r>
              <w:rPr>
                <w:rFonts w:ascii="Courier New" w:hAnsi="Courier New" w:cs="Courier New" w:hint="eastAsia"/>
                <w:szCs w:val="20"/>
              </w:rPr>
              <w:t>타입리턴</w:t>
            </w:r>
          </w:p>
        </w:tc>
      </w:tr>
      <w:tr w:rsidR="00831576" w:rsidTr="002A0CFE">
        <w:tc>
          <w:tcPr>
            <w:tcW w:w="3457" w:type="dxa"/>
          </w:tcPr>
          <w:p w:rsidR="00831576" w:rsidRDefault="000138F4"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onProgressUpdate(Progress</w:t>
            </w:r>
            <w:r>
              <w:rPr>
                <w:rFonts w:ascii="Courier New" w:hAnsi="Courier New" w:cs="Courier New"/>
                <w:szCs w:val="20"/>
              </w:rPr>
              <w:t>…</w:t>
            </w:r>
            <w:r>
              <w:rPr>
                <w:rFonts w:ascii="Courier New" w:hAnsi="Courier New" w:cs="Courier New" w:hint="eastAsia"/>
                <w:szCs w:val="20"/>
              </w:rPr>
              <w:t>)</w:t>
            </w:r>
          </w:p>
        </w:tc>
        <w:tc>
          <w:tcPr>
            <w:tcW w:w="5385" w:type="dxa"/>
          </w:tcPr>
          <w:p w:rsidR="00831576" w:rsidRDefault="000138F4" w:rsidP="0012764B">
            <w:pPr>
              <w:tabs>
                <w:tab w:val="left" w:pos="6324"/>
              </w:tabs>
              <w:rPr>
                <w:rFonts w:ascii="Courier New" w:hAnsi="Courier New" w:cs="Courier New"/>
                <w:szCs w:val="20"/>
              </w:rPr>
            </w:pPr>
            <w:r>
              <w:rPr>
                <w:rFonts w:ascii="Courier New" w:hAnsi="Courier New" w:cs="Courier New" w:hint="eastAsia"/>
                <w:szCs w:val="20"/>
              </w:rPr>
              <w:t xml:space="preserve">doInBackground </w:t>
            </w:r>
            <w:r>
              <w:rPr>
                <w:rFonts w:ascii="Courier New" w:hAnsi="Courier New" w:cs="Courier New" w:hint="eastAsia"/>
                <w:szCs w:val="20"/>
              </w:rPr>
              <w:t>에서</w:t>
            </w:r>
            <w:r>
              <w:rPr>
                <w:rFonts w:ascii="Courier New" w:hAnsi="Courier New" w:cs="Courier New" w:hint="eastAsia"/>
                <w:szCs w:val="20"/>
              </w:rPr>
              <w:t xml:space="preserve"> publishProgress </w:t>
            </w:r>
            <w:r>
              <w:rPr>
                <w:rFonts w:ascii="Courier New" w:hAnsi="Courier New" w:cs="Courier New" w:hint="eastAsia"/>
                <w:szCs w:val="20"/>
              </w:rPr>
              <w:t>메서드를</w:t>
            </w:r>
            <w:r>
              <w:rPr>
                <w:rFonts w:ascii="Courier New" w:hAnsi="Courier New" w:cs="Courier New" w:hint="eastAsia"/>
                <w:szCs w:val="20"/>
              </w:rPr>
              <w:t xml:space="preserve"> </w:t>
            </w:r>
            <w:r>
              <w:rPr>
                <w:rFonts w:ascii="Courier New" w:hAnsi="Courier New" w:cs="Courier New" w:hint="eastAsia"/>
                <w:szCs w:val="20"/>
              </w:rPr>
              <w:t>호출할</w:t>
            </w:r>
            <w:r>
              <w:rPr>
                <w:rFonts w:ascii="Courier New" w:hAnsi="Courier New" w:cs="Courier New" w:hint="eastAsia"/>
                <w:szCs w:val="20"/>
              </w:rPr>
              <w:t xml:space="preserve"> </w:t>
            </w:r>
            <w:r>
              <w:rPr>
                <w:rFonts w:ascii="Courier New" w:hAnsi="Courier New" w:cs="Courier New" w:hint="eastAsia"/>
                <w:szCs w:val="20"/>
              </w:rPr>
              <w:t>때</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경과</w:t>
            </w:r>
            <w:r>
              <w:rPr>
                <w:rFonts w:ascii="Courier New" w:hAnsi="Courier New" w:cs="Courier New" w:hint="eastAsia"/>
                <w:szCs w:val="20"/>
              </w:rPr>
              <w:t xml:space="preserve"> </w:t>
            </w:r>
            <w:r>
              <w:rPr>
                <w:rFonts w:ascii="Courier New" w:hAnsi="Courier New" w:cs="Courier New" w:hint="eastAsia"/>
                <w:szCs w:val="20"/>
              </w:rPr>
              <w:t>표시를</w:t>
            </w:r>
            <w:r>
              <w:rPr>
                <w:rFonts w:ascii="Courier New" w:hAnsi="Courier New" w:cs="Courier New" w:hint="eastAsia"/>
                <w:szCs w:val="20"/>
              </w:rPr>
              <w:t xml:space="preserve"> </w:t>
            </w:r>
            <w:r>
              <w:rPr>
                <w:rFonts w:ascii="Courier New" w:hAnsi="Courier New" w:cs="Courier New" w:hint="eastAsia"/>
                <w:szCs w:val="20"/>
              </w:rPr>
              <w:t>위해</w:t>
            </w:r>
            <w:r>
              <w:rPr>
                <w:rFonts w:ascii="Courier New" w:hAnsi="Courier New" w:cs="Courier New" w:hint="eastAsia"/>
                <w:szCs w:val="20"/>
              </w:rPr>
              <w:t xml:space="preserve"> </w:t>
            </w:r>
            <w:r>
              <w:rPr>
                <w:rFonts w:ascii="Courier New" w:hAnsi="Courier New" w:cs="Courier New" w:hint="eastAsia"/>
                <w:szCs w:val="20"/>
              </w:rPr>
              <w:t>호출되며</w:t>
            </w:r>
            <w:r>
              <w:rPr>
                <w:rFonts w:ascii="Courier New" w:hAnsi="Courier New" w:cs="Courier New" w:hint="eastAsia"/>
                <w:szCs w:val="20"/>
              </w:rPr>
              <w:t xml:space="preserve"> UI</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w:t>
            </w:r>
            <w:r>
              <w:rPr>
                <w:rFonts w:ascii="Courier New" w:hAnsi="Courier New" w:cs="Courier New" w:hint="eastAsia"/>
                <w:szCs w:val="20"/>
              </w:rPr>
              <w:t>프로그래스</w:t>
            </w:r>
            <w:r>
              <w:rPr>
                <w:rFonts w:ascii="Courier New" w:hAnsi="Courier New" w:cs="Courier New" w:hint="eastAsia"/>
                <w:szCs w:val="20"/>
              </w:rPr>
              <w:t xml:space="preserve"> </w:t>
            </w:r>
            <w:r>
              <w:rPr>
                <w:rFonts w:ascii="Courier New" w:hAnsi="Courier New" w:cs="Courier New" w:hint="eastAsia"/>
                <w:szCs w:val="20"/>
              </w:rPr>
              <w:t>바에</w:t>
            </w:r>
            <w:r>
              <w:rPr>
                <w:rFonts w:ascii="Courier New" w:hAnsi="Courier New" w:cs="Courier New" w:hint="eastAsia"/>
                <w:szCs w:val="20"/>
              </w:rPr>
              <w:t xml:space="preserve"> </w:t>
            </w:r>
            <w:r>
              <w:rPr>
                <w:rFonts w:ascii="Courier New" w:hAnsi="Courier New" w:cs="Courier New" w:hint="eastAsia"/>
                <w:szCs w:val="20"/>
              </w:rPr>
              <w:t>진행</w:t>
            </w:r>
            <w:r>
              <w:rPr>
                <w:rFonts w:ascii="Courier New" w:hAnsi="Courier New" w:cs="Courier New" w:hint="eastAsia"/>
                <w:szCs w:val="20"/>
              </w:rPr>
              <w:t xml:space="preserve"> </w:t>
            </w:r>
            <w:r>
              <w:rPr>
                <w:rFonts w:ascii="Courier New" w:hAnsi="Courier New" w:cs="Courier New" w:hint="eastAsia"/>
                <w:szCs w:val="20"/>
              </w:rPr>
              <w:t>상태를</w:t>
            </w:r>
            <w:r>
              <w:rPr>
                <w:rFonts w:ascii="Courier New" w:hAnsi="Courier New" w:cs="Courier New" w:hint="eastAsia"/>
                <w:szCs w:val="20"/>
              </w:rPr>
              <w:t xml:space="preserve"> </w:t>
            </w:r>
            <w:r>
              <w:rPr>
                <w:rFonts w:ascii="Courier New" w:hAnsi="Courier New" w:cs="Courier New" w:hint="eastAsia"/>
                <w:szCs w:val="20"/>
              </w:rPr>
              <w:t>표시하는</w:t>
            </w:r>
            <w:r>
              <w:rPr>
                <w:rFonts w:ascii="Courier New" w:hAnsi="Courier New" w:cs="Courier New" w:hint="eastAsia"/>
                <w:szCs w:val="20"/>
              </w:rPr>
              <w:t xml:space="preserve"> </w:t>
            </w:r>
            <w:r>
              <w:rPr>
                <w:rFonts w:ascii="Courier New" w:hAnsi="Courier New" w:cs="Courier New" w:hint="eastAsia"/>
                <w:szCs w:val="20"/>
              </w:rPr>
              <w:t>역할을</w:t>
            </w:r>
            <w:r>
              <w:rPr>
                <w:rFonts w:ascii="Courier New" w:hAnsi="Courier New" w:cs="Courier New" w:hint="eastAsia"/>
                <w:szCs w:val="20"/>
              </w:rPr>
              <w:t xml:space="preserve"> </w:t>
            </w:r>
            <w:r>
              <w:rPr>
                <w:rFonts w:ascii="Courier New" w:hAnsi="Courier New" w:cs="Courier New" w:hint="eastAsia"/>
                <w:szCs w:val="20"/>
              </w:rPr>
              <w:t>한다</w:t>
            </w:r>
            <w:r>
              <w:rPr>
                <w:rFonts w:ascii="Courier New" w:hAnsi="Courier New" w:cs="Courier New" w:hint="eastAsia"/>
                <w:szCs w:val="20"/>
              </w:rPr>
              <w:t xml:space="preserve"> </w:t>
            </w:r>
            <w:r>
              <w:rPr>
                <w:rFonts w:ascii="Courier New" w:hAnsi="Courier New" w:cs="Courier New" w:hint="eastAsia"/>
                <w:szCs w:val="20"/>
              </w:rPr>
              <w:t>얼마나</w:t>
            </w:r>
            <w:r>
              <w:rPr>
                <w:rFonts w:ascii="Courier New" w:hAnsi="Courier New" w:cs="Courier New" w:hint="eastAsia"/>
                <w:szCs w:val="20"/>
              </w:rPr>
              <w:t xml:space="preserve"> </w:t>
            </w:r>
            <w:r>
              <w:rPr>
                <w:rFonts w:ascii="Courier New" w:hAnsi="Courier New" w:cs="Courier New" w:hint="eastAsia"/>
                <w:szCs w:val="20"/>
              </w:rPr>
              <w:t>자주</w:t>
            </w:r>
            <w:r>
              <w:rPr>
                <w:rFonts w:ascii="Courier New" w:hAnsi="Courier New" w:cs="Courier New" w:hint="eastAsia"/>
                <w:szCs w:val="20"/>
              </w:rPr>
              <w:t xml:space="preserve"> </w:t>
            </w:r>
            <w:r>
              <w:rPr>
                <w:rFonts w:ascii="Courier New" w:hAnsi="Courier New" w:cs="Courier New" w:hint="eastAsia"/>
                <w:szCs w:val="20"/>
              </w:rPr>
              <w:t>호출될것인가는</w:t>
            </w:r>
            <w:r>
              <w:rPr>
                <w:rFonts w:ascii="Courier New" w:hAnsi="Courier New" w:cs="Courier New" w:hint="eastAsia"/>
                <w:szCs w:val="20"/>
              </w:rPr>
              <w:t xml:space="preserve"> </w:t>
            </w:r>
            <w:r>
              <w:rPr>
                <w:rFonts w:ascii="Courier New" w:hAnsi="Courier New" w:cs="Courier New" w:hint="eastAsia"/>
                <w:szCs w:val="20"/>
              </w:rPr>
              <w:t>정의되어있지</w:t>
            </w:r>
            <w:r>
              <w:rPr>
                <w:rFonts w:ascii="Courier New" w:hAnsi="Courier New" w:cs="Courier New" w:hint="eastAsia"/>
                <w:szCs w:val="20"/>
              </w:rPr>
              <w:t xml:space="preserve"> </w:t>
            </w:r>
            <w:r>
              <w:rPr>
                <w:rFonts w:ascii="Courier New" w:hAnsi="Courier New" w:cs="Courier New" w:hint="eastAsia"/>
                <w:szCs w:val="20"/>
              </w:rPr>
              <w:t>않으므로</w:t>
            </w:r>
            <w:r>
              <w:rPr>
                <w:rFonts w:ascii="Courier New" w:hAnsi="Courier New" w:cs="Courier New" w:hint="eastAsia"/>
                <w:szCs w:val="20"/>
              </w:rPr>
              <w:t xml:space="preserve"> </w:t>
            </w:r>
            <w:r>
              <w:rPr>
                <w:rFonts w:ascii="Courier New" w:hAnsi="Courier New" w:cs="Courier New" w:hint="eastAsia"/>
                <w:szCs w:val="20"/>
              </w:rPr>
              <w:t>매</w:t>
            </w:r>
            <w:r>
              <w:rPr>
                <w:rFonts w:ascii="Courier New" w:hAnsi="Courier New" w:cs="Courier New" w:hint="eastAsia"/>
                <w:szCs w:val="20"/>
              </w:rPr>
              <w:t xml:space="preserve"> </w:t>
            </w:r>
            <w:r>
              <w:rPr>
                <w:rFonts w:ascii="Courier New" w:hAnsi="Courier New" w:cs="Courier New" w:hint="eastAsia"/>
                <w:szCs w:val="20"/>
              </w:rPr>
              <w:t>경과마다</w:t>
            </w:r>
            <w:r>
              <w:rPr>
                <w:rFonts w:ascii="Courier New" w:hAnsi="Courier New" w:cs="Courier New" w:hint="eastAsia"/>
                <w:szCs w:val="20"/>
              </w:rPr>
              <w:t xml:space="preserve"> </w:t>
            </w:r>
            <w:r>
              <w:rPr>
                <w:rFonts w:ascii="Courier New" w:hAnsi="Courier New" w:cs="Courier New" w:hint="eastAsia"/>
                <w:szCs w:val="20"/>
              </w:rPr>
              <w:t>호출된다고</w:t>
            </w:r>
            <w:r>
              <w:rPr>
                <w:rFonts w:ascii="Courier New" w:hAnsi="Courier New" w:cs="Courier New" w:hint="eastAsia"/>
                <w:szCs w:val="20"/>
              </w:rPr>
              <w:t xml:space="preserve"> </w:t>
            </w:r>
            <w:r>
              <w:rPr>
                <w:rFonts w:ascii="Courier New" w:hAnsi="Courier New" w:cs="Courier New" w:hint="eastAsia"/>
                <w:szCs w:val="20"/>
              </w:rPr>
              <w:t>보장할수없다</w:t>
            </w:r>
          </w:p>
        </w:tc>
      </w:tr>
      <w:tr w:rsidR="00831576" w:rsidTr="002A0CFE">
        <w:tc>
          <w:tcPr>
            <w:tcW w:w="3457" w:type="dxa"/>
          </w:tcPr>
          <w:p w:rsidR="00831576" w:rsidRDefault="00716E83"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onPostExecute(Result result)</w:t>
            </w:r>
          </w:p>
        </w:tc>
        <w:tc>
          <w:tcPr>
            <w:tcW w:w="5385" w:type="dxa"/>
          </w:tcPr>
          <w:p w:rsidR="00831576" w:rsidRDefault="00716E83" w:rsidP="0012764B">
            <w:pPr>
              <w:tabs>
                <w:tab w:val="left" w:pos="6324"/>
              </w:tabs>
              <w:rPr>
                <w:rFonts w:ascii="Courier New" w:hAnsi="Courier New" w:cs="Courier New"/>
                <w:szCs w:val="20"/>
              </w:rPr>
            </w:pPr>
            <w:r>
              <w:rPr>
                <w:rFonts w:ascii="Courier New" w:hAnsi="Courier New" w:cs="Courier New" w:hint="eastAsia"/>
                <w:szCs w:val="20"/>
              </w:rPr>
              <w:t>백그라운드</w:t>
            </w:r>
            <w:r>
              <w:rPr>
                <w:rFonts w:ascii="Courier New" w:hAnsi="Courier New" w:cs="Courier New" w:hint="eastAsia"/>
                <w:szCs w:val="20"/>
              </w:rPr>
              <w:t xml:space="preserve"> </w:t>
            </w: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끝난후</w:t>
            </w:r>
            <w:r>
              <w:rPr>
                <w:rFonts w:ascii="Courier New" w:hAnsi="Courier New" w:cs="Courier New" w:hint="eastAsia"/>
                <w:szCs w:val="20"/>
              </w:rPr>
              <w:t xml:space="preserve"> UI </w:t>
            </w:r>
            <w:r>
              <w:rPr>
                <w:rFonts w:ascii="Courier New" w:hAnsi="Courier New" w:cs="Courier New" w:hint="eastAsia"/>
                <w:szCs w:val="20"/>
              </w:rPr>
              <w:t>스레드에서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w:t>
            </w:r>
            <w:r>
              <w:rPr>
                <w:rFonts w:ascii="Courier New" w:hAnsi="Courier New" w:cs="Courier New" w:hint="eastAsia"/>
                <w:szCs w:val="20"/>
              </w:rPr>
              <w:t>인수로</w:t>
            </w:r>
            <w:r>
              <w:rPr>
                <w:rFonts w:ascii="Courier New" w:hAnsi="Courier New" w:cs="Courier New" w:hint="eastAsia"/>
                <w:szCs w:val="20"/>
              </w:rPr>
              <w:t xml:space="preserve"> </w:t>
            </w:r>
            <w:r>
              <w:rPr>
                <w:rFonts w:ascii="Courier New" w:hAnsi="Courier New" w:cs="Courier New" w:hint="eastAsia"/>
                <w:szCs w:val="20"/>
              </w:rPr>
              <w:t>작업의</w:t>
            </w:r>
            <w:r>
              <w:rPr>
                <w:rFonts w:ascii="Courier New" w:hAnsi="Courier New" w:cs="Courier New" w:hint="eastAsia"/>
                <w:szCs w:val="20"/>
              </w:rPr>
              <w:t xml:space="preserve"> </w:t>
            </w:r>
            <w:r>
              <w:rPr>
                <w:rFonts w:ascii="Courier New" w:hAnsi="Courier New" w:cs="Courier New" w:hint="eastAsia"/>
                <w:szCs w:val="20"/>
              </w:rPr>
              <w:t>결과가</w:t>
            </w:r>
            <w:r>
              <w:rPr>
                <w:rFonts w:ascii="Courier New" w:hAnsi="Courier New" w:cs="Courier New" w:hint="eastAsia"/>
                <w:szCs w:val="20"/>
              </w:rPr>
              <w:t xml:space="preserve"> </w:t>
            </w:r>
            <w:r>
              <w:rPr>
                <w:rFonts w:ascii="Courier New" w:hAnsi="Courier New" w:cs="Courier New" w:hint="eastAsia"/>
                <w:szCs w:val="20"/>
              </w:rPr>
              <w:t>전달되는데</w:t>
            </w:r>
            <w:r>
              <w:rPr>
                <w:rFonts w:ascii="Courier New" w:hAnsi="Courier New" w:cs="Courier New" w:hint="eastAsia"/>
                <w:szCs w:val="20"/>
              </w:rPr>
              <w:t xml:space="preserve"> </w:t>
            </w:r>
            <w:r>
              <w:rPr>
                <w:rFonts w:ascii="Courier New" w:hAnsi="Courier New" w:cs="Courier New" w:hint="eastAsia"/>
                <w:szCs w:val="20"/>
              </w:rPr>
              <w:t>취소되었거나</w:t>
            </w:r>
            <w:r>
              <w:rPr>
                <w:rFonts w:ascii="Courier New" w:hAnsi="Courier New" w:cs="Courier New" w:hint="eastAsia"/>
                <w:szCs w:val="20"/>
              </w:rPr>
              <w:t xml:space="preserve"> </w:t>
            </w:r>
            <w:r>
              <w:rPr>
                <w:rFonts w:ascii="Courier New" w:hAnsi="Courier New" w:cs="Courier New" w:hint="eastAsia"/>
                <w:szCs w:val="20"/>
              </w:rPr>
              <w:t>예외가</w:t>
            </w:r>
            <w:r>
              <w:rPr>
                <w:rFonts w:ascii="Courier New" w:hAnsi="Courier New" w:cs="Courier New" w:hint="eastAsia"/>
                <w:szCs w:val="20"/>
              </w:rPr>
              <w:t xml:space="preserve"> </w:t>
            </w:r>
            <w:r>
              <w:rPr>
                <w:rFonts w:ascii="Courier New" w:hAnsi="Courier New" w:cs="Courier New" w:hint="eastAsia"/>
                <w:szCs w:val="20"/>
              </w:rPr>
              <w:t>발생시</w:t>
            </w:r>
            <w:r>
              <w:rPr>
                <w:rFonts w:ascii="Courier New" w:hAnsi="Courier New" w:cs="Courier New" w:hint="eastAsia"/>
                <w:szCs w:val="20"/>
              </w:rPr>
              <w:t xml:space="preserve"> NULL</w:t>
            </w:r>
          </w:p>
        </w:tc>
      </w:tr>
      <w:tr w:rsidR="00831576" w:rsidTr="002A0CFE">
        <w:tc>
          <w:tcPr>
            <w:tcW w:w="3457" w:type="dxa"/>
          </w:tcPr>
          <w:p w:rsidR="00283536" w:rsidRDefault="002A0CFE" w:rsidP="0012764B">
            <w:pPr>
              <w:tabs>
                <w:tab w:val="left" w:pos="6324"/>
              </w:tabs>
              <w:rPr>
                <w:rFonts w:ascii="Courier New" w:hAnsi="Courier New" w:cs="Courier New"/>
                <w:szCs w:val="20"/>
              </w:rPr>
            </w:pPr>
            <w:r>
              <w:rPr>
                <w:rFonts w:ascii="Courier New" w:hAnsi="Courier New" w:cs="Courier New"/>
                <w:szCs w:val="20"/>
              </w:rPr>
              <w:t>V</w:t>
            </w:r>
            <w:r>
              <w:rPr>
                <w:rFonts w:ascii="Courier New" w:hAnsi="Courier New" w:cs="Courier New" w:hint="eastAsia"/>
                <w:szCs w:val="20"/>
              </w:rPr>
              <w:t>oid onCancelled()</w:t>
            </w:r>
          </w:p>
        </w:tc>
        <w:tc>
          <w:tcPr>
            <w:tcW w:w="5385" w:type="dxa"/>
          </w:tcPr>
          <w:p w:rsidR="009C2973" w:rsidRDefault="002A0CFE" w:rsidP="0012764B">
            <w:pPr>
              <w:tabs>
                <w:tab w:val="left" w:pos="6324"/>
              </w:tabs>
              <w:rPr>
                <w:rFonts w:ascii="Courier New" w:hAnsi="Courier New" w:cs="Courier New"/>
                <w:szCs w:val="20"/>
              </w:rPr>
            </w:pPr>
            <w:r>
              <w:rPr>
                <w:rFonts w:ascii="Courier New" w:hAnsi="Courier New" w:cs="Courier New" w:hint="eastAsia"/>
                <w:szCs w:val="20"/>
              </w:rPr>
              <w:t>cancel</w:t>
            </w:r>
            <w:r>
              <w:rPr>
                <w:rFonts w:ascii="Courier New" w:hAnsi="Courier New" w:cs="Courier New" w:hint="eastAsia"/>
                <w:szCs w:val="20"/>
              </w:rPr>
              <w:t>메서드로</w:t>
            </w:r>
            <w:r>
              <w:rPr>
                <w:rFonts w:ascii="Courier New" w:hAnsi="Courier New" w:cs="Courier New" w:hint="eastAsia"/>
                <w:szCs w:val="20"/>
              </w:rPr>
              <w:t xml:space="preserve"> </w:t>
            </w: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취소했을</w:t>
            </w:r>
            <w:r>
              <w:rPr>
                <w:rFonts w:ascii="Courier New" w:hAnsi="Courier New" w:cs="Courier New" w:hint="eastAsia"/>
                <w:szCs w:val="20"/>
              </w:rPr>
              <w:t xml:space="preserve"> </w:t>
            </w:r>
            <w:r>
              <w:rPr>
                <w:rFonts w:ascii="Courier New" w:hAnsi="Courier New" w:cs="Courier New" w:hint="eastAsia"/>
                <w:szCs w:val="20"/>
              </w:rPr>
              <w:t>때</w:t>
            </w:r>
            <w:r>
              <w:rPr>
                <w:rFonts w:ascii="Courier New" w:hAnsi="Courier New" w:cs="Courier New" w:hint="eastAsia"/>
                <w:szCs w:val="20"/>
              </w:rPr>
              <w:t xml:space="preserve"> </w:t>
            </w:r>
            <w:r>
              <w:rPr>
                <w:rFonts w:ascii="Courier New" w:hAnsi="Courier New" w:cs="Courier New" w:hint="eastAsia"/>
                <w:szCs w:val="20"/>
              </w:rPr>
              <w:t>호출</w:t>
            </w:r>
            <w:r>
              <w:rPr>
                <w:rFonts w:ascii="Courier New" w:hAnsi="Courier New" w:cs="Courier New" w:hint="eastAsia"/>
                <w:szCs w:val="20"/>
              </w:rPr>
              <w:t xml:space="preserve"> UI</w:t>
            </w:r>
            <w:r>
              <w:rPr>
                <w:rFonts w:ascii="Courier New" w:hAnsi="Courier New" w:cs="Courier New" w:hint="eastAsia"/>
                <w:szCs w:val="20"/>
              </w:rPr>
              <w:t>에서</w:t>
            </w:r>
            <w:r>
              <w:rPr>
                <w:rFonts w:ascii="Courier New" w:hAnsi="Courier New" w:cs="Courier New" w:hint="eastAsia"/>
                <w:szCs w:val="20"/>
              </w:rPr>
              <w:t xml:space="preserve"> </w:t>
            </w:r>
            <w:r>
              <w:rPr>
                <w:rFonts w:ascii="Courier New" w:hAnsi="Courier New" w:cs="Courier New" w:hint="eastAsia"/>
                <w:szCs w:val="20"/>
              </w:rPr>
              <w:t>실행된다</w:t>
            </w:r>
            <w:r>
              <w:rPr>
                <w:rFonts w:ascii="Courier New" w:hAnsi="Courier New" w:cs="Courier New" w:hint="eastAsia"/>
                <w:szCs w:val="20"/>
              </w:rPr>
              <w:t xml:space="preserve"> </w:t>
            </w:r>
          </w:p>
        </w:tc>
      </w:tr>
      <w:tr w:rsidR="002A0CFE" w:rsidTr="002A0CFE">
        <w:tc>
          <w:tcPr>
            <w:tcW w:w="3457" w:type="dxa"/>
          </w:tcPr>
          <w:p w:rsidR="002A0CFE" w:rsidRDefault="002A0CFE" w:rsidP="008031D2">
            <w:pPr>
              <w:tabs>
                <w:tab w:val="left" w:pos="6324"/>
              </w:tabs>
              <w:rPr>
                <w:rFonts w:ascii="Courier New" w:hAnsi="Courier New" w:cs="Courier New"/>
                <w:szCs w:val="20"/>
              </w:rPr>
            </w:pPr>
            <w:r>
              <w:rPr>
                <w:rFonts w:ascii="Courier New" w:hAnsi="Courier New" w:cs="Courier New"/>
                <w:szCs w:val="20"/>
              </w:rPr>
              <w:t>Boolean</w:t>
            </w:r>
            <w:r>
              <w:rPr>
                <w:rFonts w:ascii="Courier New" w:hAnsi="Courier New" w:cs="Courier New" w:hint="eastAsia"/>
                <w:szCs w:val="20"/>
              </w:rPr>
              <w:t xml:space="preserve"> cancel(</w:t>
            </w:r>
            <w:r>
              <w:rPr>
                <w:rFonts w:ascii="Courier New" w:hAnsi="Courier New" w:cs="Courier New"/>
                <w:szCs w:val="20"/>
              </w:rPr>
              <w:t>Boolean</w:t>
            </w:r>
            <w:r>
              <w:rPr>
                <w:rFonts w:ascii="Courier New" w:hAnsi="Courier New" w:cs="Courier New" w:hint="eastAsia"/>
                <w:szCs w:val="20"/>
              </w:rPr>
              <w:t xml:space="preserve"> myInterruptifRunning)</w:t>
            </w:r>
          </w:p>
          <w:p w:rsidR="002A0CFE" w:rsidRDefault="002A0CFE" w:rsidP="008031D2">
            <w:pPr>
              <w:tabs>
                <w:tab w:val="left" w:pos="6324"/>
              </w:tabs>
              <w:rPr>
                <w:rFonts w:ascii="Courier New" w:hAnsi="Courier New" w:cs="Courier New"/>
                <w:szCs w:val="20"/>
              </w:rPr>
            </w:pPr>
            <w:r>
              <w:rPr>
                <w:rFonts w:ascii="Courier New" w:hAnsi="Courier New" w:cs="Courier New"/>
                <w:szCs w:val="20"/>
              </w:rPr>
              <w:t>Boolean</w:t>
            </w:r>
            <w:r>
              <w:rPr>
                <w:rFonts w:ascii="Courier New" w:hAnsi="Courier New" w:cs="Courier New" w:hint="eastAsia"/>
                <w:szCs w:val="20"/>
              </w:rPr>
              <w:t xml:space="preserve"> isCancelled()</w:t>
            </w:r>
          </w:p>
        </w:tc>
        <w:tc>
          <w:tcPr>
            <w:tcW w:w="5385" w:type="dxa"/>
          </w:tcPr>
          <w:p w:rsidR="002A0CFE" w:rsidRDefault="002A0CFE" w:rsidP="008031D2">
            <w:pPr>
              <w:tabs>
                <w:tab w:val="left" w:pos="6324"/>
              </w:tabs>
              <w:rPr>
                <w:rFonts w:ascii="Courier New" w:hAnsi="Courier New" w:cs="Courier New"/>
                <w:szCs w:val="20"/>
              </w:rPr>
            </w:pPr>
            <w:r>
              <w:rPr>
                <w:rFonts w:ascii="Courier New" w:hAnsi="Courier New" w:cs="Courier New" w:hint="eastAsia"/>
                <w:szCs w:val="20"/>
              </w:rPr>
              <w:t>작업을</w:t>
            </w:r>
            <w:r>
              <w:rPr>
                <w:rFonts w:ascii="Courier New" w:hAnsi="Courier New" w:cs="Courier New" w:hint="eastAsia"/>
                <w:szCs w:val="20"/>
              </w:rPr>
              <w:t xml:space="preserve"> </w:t>
            </w:r>
            <w:r>
              <w:rPr>
                <w:rFonts w:ascii="Courier New" w:hAnsi="Courier New" w:cs="Courier New" w:hint="eastAsia"/>
                <w:szCs w:val="20"/>
              </w:rPr>
              <w:t>취소하라고</w:t>
            </w:r>
            <w:r>
              <w:rPr>
                <w:rFonts w:ascii="Courier New" w:hAnsi="Courier New" w:cs="Courier New" w:hint="eastAsia"/>
                <w:szCs w:val="20"/>
              </w:rPr>
              <w:t xml:space="preserve"> </w:t>
            </w:r>
            <w:r>
              <w:rPr>
                <w:rFonts w:ascii="Courier New" w:hAnsi="Courier New" w:cs="Courier New" w:hint="eastAsia"/>
                <w:szCs w:val="20"/>
              </w:rPr>
              <w:t>지시한다</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취소가</w:t>
            </w:r>
            <w:r>
              <w:rPr>
                <w:rFonts w:ascii="Courier New" w:hAnsi="Courier New" w:cs="Courier New" w:hint="eastAsia"/>
                <w:szCs w:val="20"/>
              </w:rPr>
              <w:t xml:space="preserve"> </w:t>
            </w:r>
            <w:r>
              <w:rPr>
                <w:rFonts w:ascii="Courier New" w:hAnsi="Courier New" w:cs="Courier New" w:hint="eastAsia"/>
                <w:szCs w:val="20"/>
              </w:rPr>
              <w:t>항상</w:t>
            </w:r>
            <w:r>
              <w:rPr>
                <w:rFonts w:ascii="Courier New" w:hAnsi="Courier New" w:cs="Courier New" w:hint="eastAsia"/>
                <w:szCs w:val="20"/>
              </w:rPr>
              <w:t xml:space="preserve"> </w:t>
            </w:r>
            <w:r>
              <w:rPr>
                <w:rFonts w:ascii="Courier New" w:hAnsi="Courier New" w:cs="Courier New" w:hint="eastAsia"/>
                <w:szCs w:val="20"/>
              </w:rPr>
              <w:t>성공적이지는</w:t>
            </w:r>
            <w:r>
              <w:rPr>
                <w:rFonts w:ascii="Courier New" w:hAnsi="Courier New" w:cs="Courier New" w:hint="eastAsia"/>
                <w:szCs w:val="20"/>
              </w:rPr>
              <w:t xml:space="preserve"> </w:t>
            </w:r>
            <w:r>
              <w:rPr>
                <w:rFonts w:ascii="Courier New" w:hAnsi="Courier New" w:cs="Courier New" w:hint="eastAsia"/>
                <w:szCs w:val="20"/>
              </w:rPr>
              <w:t>않으며</w:t>
            </w:r>
            <w:r>
              <w:rPr>
                <w:rFonts w:ascii="Courier New" w:hAnsi="Courier New" w:cs="Courier New" w:hint="eastAsia"/>
                <w:szCs w:val="20"/>
              </w:rPr>
              <w:t xml:space="preserve"> </w:t>
            </w:r>
            <w:r>
              <w:rPr>
                <w:rFonts w:ascii="Courier New" w:hAnsi="Courier New" w:cs="Courier New" w:hint="eastAsia"/>
                <w:szCs w:val="20"/>
              </w:rPr>
              <w:t>실패할수도있다</w:t>
            </w:r>
            <w:r>
              <w:rPr>
                <w:rFonts w:ascii="Courier New" w:hAnsi="Courier New" w:cs="Courier New" w:hint="eastAsia"/>
                <w:szCs w:val="20"/>
              </w:rPr>
              <w:t xml:space="preserve"> </w:t>
            </w:r>
            <w:r>
              <w:rPr>
                <w:rFonts w:ascii="Courier New" w:hAnsi="Courier New" w:cs="Courier New" w:hint="eastAsia"/>
                <w:szCs w:val="20"/>
              </w:rPr>
              <w:t>이미</w:t>
            </w:r>
            <w:r>
              <w:rPr>
                <w:rFonts w:ascii="Courier New" w:hAnsi="Courier New" w:cs="Courier New" w:hint="eastAsia"/>
                <w:szCs w:val="20"/>
              </w:rPr>
              <w:t xml:space="preserve"> </w:t>
            </w:r>
            <w:r>
              <w:rPr>
                <w:rFonts w:ascii="Courier New" w:hAnsi="Courier New" w:cs="Courier New" w:hint="eastAsia"/>
                <w:szCs w:val="20"/>
              </w:rPr>
              <w:t>완려되었거나</w:t>
            </w:r>
            <w:r>
              <w:rPr>
                <w:rFonts w:ascii="Courier New" w:hAnsi="Courier New" w:cs="Courier New" w:hint="eastAsia"/>
                <w:szCs w:val="20"/>
              </w:rPr>
              <w:t xml:space="preserve">  </w:t>
            </w:r>
            <w:r>
              <w:rPr>
                <w:rFonts w:ascii="Courier New" w:hAnsi="Courier New" w:cs="Courier New" w:hint="eastAsia"/>
                <w:szCs w:val="20"/>
              </w:rPr>
              <w:t>기타</w:t>
            </w:r>
            <w:r>
              <w:rPr>
                <w:rFonts w:ascii="Courier New" w:hAnsi="Courier New" w:cs="Courier New" w:hint="eastAsia"/>
                <w:szCs w:val="20"/>
              </w:rPr>
              <w:t xml:space="preserve"> </w:t>
            </w:r>
            <w:r>
              <w:rPr>
                <w:rFonts w:ascii="Courier New" w:hAnsi="Courier New" w:cs="Courier New" w:hint="eastAsia"/>
                <w:szCs w:val="20"/>
              </w:rPr>
              <w:t>이유로</w:t>
            </w:r>
            <w:r>
              <w:rPr>
                <w:rFonts w:ascii="Courier New" w:hAnsi="Courier New" w:cs="Courier New" w:hint="eastAsia"/>
                <w:szCs w:val="20"/>
              </w:rPr>
              <w:t xml:space="preserve"> </w:t>
            </w:r>
            <w:r>
              <w:rPr>
                <w:rFonts w:ascii="Courier New" w:hAnsi="Courier New" w:cs="Courier New" w:hint="eastAsia"/>
                <w:szCs w:val="20"/>
              </w:rPr>
              <w:t>취소할수</w:t>
            </w:r>
            <w:r>
              <w:rPr>
                <w:rFonts w:ascii="Courier New" w:hAnsi="Courier New" w:cs="Courier New" w:hint="eastAsia"/>
                <w:szCs w:val="20"/>
              </w:rPr>
              <w:t xml:space="preserve"> </w:t>
            </w:r>
            <w:r>
              <w:rPr>
                <w:rFonts w:ascii="Courier New" w:hAnsi="Courier New" w:cs="Courier New" w:hint="eastAsia"/>
                <w:szCs w:val="20"/>
              </w:rPr>
              <w:t>없는</w:t>
            </w:r>
            <w:r>
              <w:rPr>
                <w:rFonts w:ascii="Courier New" w:hAnsi="Courier New" w:cs="Courier New" w:hint="eastAsia"/>
                <w:szCs w:val="20"/>
              </w:rPr>
              <w:t xml:space="preserve"> </w:t>
            </w:r>
            <w:r>
              <w:rPr>
                <w:rFonts w:ascii="Courier New" w:hAnsi="Courier New" w:cs="Courier New" w:hint="eastAsia"/>
                <w:szCs w:val="20"/>
              </w:rPr>
              <w:t>경우도</w:t>
            </w:r>
            <w:r>
              <w:rPr>
                <w:rFonts w:ascii="Courier New" w:hAnsi="Courier New" w:cs="Courier New" w:hint="eastAsia"/>
                <w:szCs w:val="20"/>
              </w:rPr>
              <w:t xml:space="preserve"> </w:t>
            </w:r>
            <w:r>
              <w:rPr>
                <w:rFonts w:ascii="Courier New" w:hAnsi="Courier New" w:cs="Courier New" w:hint="eastAsia"/>
                <w:szCs w:val="20"/>
              </w:rPr>
              <w:t>있다</w:t>
            </w:r>
            <w:r>
              <w:rPr>
                <w:rFonts w:ascii="Courier New" w:hAnsi="Courier New" w:cs="Courier New" w:hint="eastAsia"/>
                <w:szCs w:val="20"/>
              </w:rPr>
              <w:t xml:space="preserve"> </w:t>
            </w:r>
          </w:p>
          <w:p w:rsidR="002A0CFE" w:rsidRDefault="002A0CFE" w:rsidP="008031D2">
            <w:pPr>
              <w:tabs>
                <w:tab w:val="left" w:pos="6324"/>
              </w:tabs>
              <w:rPr>
                <w:rFonts w:ascii="Courier New" w:hAnsi="Courier New" w:cs="Courier New"/>
                <w:szCs w:val="20"/>
              </w:rPr>
            </w:pPr>
            <w:r>
              <w:rPr>
                <w:rFonts w:ascii="Courier New" w:hAnsi="Courier New" w:cs="Courier New" w:hint="eastAsia"/>
                <w:szCs w:val="20"/>
              </w:rPr>
              <w:lastRenderedPageBreak/>
              <w:t xml:space="preserve">isCanceled </w:t>
            </w:r>
            <w:r>
              <w:rPr>
                <w:rFonts w:ascii="Courier New" w:hAnsi="Courier New" w:cs="Courier New" w:hint="eastAsia"/>
                <w:szCs w:val="20"/>
              </w:rPr>
              <w:t>메서드는</w:t>
            </w:r>
            <w:r>
              <w:rPr>
                <w:rFonts w:ascii="Courier New" w:hAnsi="Courier New" w:cs="Courier New" w:hint="eastAsia"/>
                <w:szCs w:val="20"/>
              </w:rPr>
              <w:t xml:space="preserve"> </w:t>
            </w:r>
            <w:r>
              <w:rPr>
                <w:rFonts w:ascii="Courier New" w:hAnsi="Courier New" w:cs="Courier New" w:hint="eastAsia"/>
                <w:szCs w:val="20"/>
              </w:rPr>
              <w:t>정상</w:t>
            </w:r>
            <w:r>
              <w:rPr>
                <w:rFonts w:ascii="Courier New" w:hAnsi="Courier New" w:cs="Courier New" w:hint="eastAsia"/>
                <w:szCs w:val="20"/>
              </w:rPr>
              <w:t xml:space="preserve"> </w:t>
            </w:r>
            <w:r>
              <w:rPr>
                <w:rFonts w:ascii="Courier New" w:hAnsi="Courier New" w:cs="Courier New" w:hint="eastAsia"/>
                <w:szCs w:val="20"/>
              </w:rPr>
              <w:t>종료되지</w:t>
            </w:r>
            <w:r>
              <w:rPr>
                <w:rFonts w:ascii="Courier New" w:hAnsi="Courier New" w:cs="Courier New" w:hint="eastAsia"/>
                <w:szCs w:val="20"/>
              </w:rPr>
              <w:t xml:space="preserve"> </w:t>
            </w:r>
            <w:r>
              <w:rPr>
                <w:rFonts w:ascii="Courier New" w:hAnsi="Courier New" w:cs="Courier New" w:hint="eastAsia"/>
                <w:szCs w:val="20"/>
              </w:rPr>
              <w:t>않고</w:t>
            </w:r>
            <w:r>
              <w:rPr>
                <w:rFonts w:ascii="Courier New" w:hAnsi="Courier New" w:cs="Courier New" w:hint="eastAsia"/>
                <w:szCs w:val="20"/>
              </w:rPr>
              <w:t xml:space="preserve"> </w:t>
            </w:r>
            <w:r>
              <w:rPr>
                <w:rFonts w:ascii="Courier New" w:hAnsi="Courier New" w:cs="Courier New" w:hint="eastAsia"/>
                <w:szCs w:val="20"/>
              </w:rPr>
              <w:t>취소되었는지</w:t>
            </w:r>
            <w:r>
              <w:rPr>
                <w:rFonts w:ascii="Courier New" w:hAnsi="Courier New" w:cs="Courier New" w:hint="eastAsia"/>
                <w:szCs w:val="20"/>
              </w:rPr>
              <w:t xml:space="preserve"> </w:t>
            </w:r>
            <w:r>
              <w:rPr>
                <w:rFonts w:ascii="Courier New" w:hAnsi="Courier New" w:cs="Courier New" w:hint="eastAsia"/>
                <w:szCs w:val="20"/>
              </w:rPr>
              <w:t>확인한다</w:t>
            </w:r>
          </w:p>
        </w:tc>
      </w:tr>
      <w:tr w:rsidR="002A0CFE" w:rsidTr="002A0CFE">
        <w:tc>
          <w:tcPr>
            <w:tcW w:w="3457" w:type="dxa"/>
          </w:tcPr>
          <w:p w:rsidR="002A0CFE" w:rsidRDefault="006B1F99" w:rsidP="0012764B">
            <w:pPr>
              <w:tabs>
                <w:tab w:val="left" w:pos="6324"/>
              </w:tabs>
              <w:rPr>
                <w:rFonts w:ascii="Courier New" w:hAnsi="Courier New" w:cs="Courier New"/>
                <w:szCs w:val="20"/>
              </w:rPr>
            </w:pPr>
            <w:r>
              <w:rPr>
                <w:rFonts w:ascii="Courier New" w:hAnsi="Courier New" w:cs="Courier New" w:hint="eastAsia"/>
                <w:szCs w:val="20"/>
              </w:rPr>
              <w:lastRenderedPageBreak/>
              <w:t>Result get(</w:t>
            </w:r>
            <w:r>
              <w:rPr>
                <w:rFonts w:ascii="Courier New" w:hAnsi="Courier New" w:cs="Courier New"/>
                <w:szCs w:val="20"/>
              </w:rPr>
              <w:t>…</w:t>
            </w:r>
            <w:r>
              <w:rPr>
                <w:rFonts w:ascii="Courier New" w:hAnsi="Courier New" w:cs="Courier New" w:hint="eastAsia"/>
                <w:szCs w:val="20"/>
              </w:rPr>
              <w:t>)</w:t>
            </w:r>
          </w:p>
        </w:tc>
        <w:tc>
          <w:tcPr>
            <w:tcW w:w="5385" w:type="dxa"/>
          </w:tcPr>
          <w:p w:rsidR="002A0CFE" w:rsidRDefault="006B1F99" w:rsidP="0012764B">
            <w:pPr>
              <w:tabs>
                <w:tab w:val="left" w:pos="6324"/>
              </w:tabs>
              <w:rPr>
                <w:rFonts w:ascii="Courier New" w:hAnsi="Courier New" w:cs="Courier New"/>
                <w:szCs w:val="20"/>
              </w:rPr>
            </w:pP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완료되기까지</w:t>
            </w:r>
            <w:r>
              <w:rPr>
                <w:rFonts w:ascii="Courier New" w:hAnsi="Courier New" w:cs="Courier New" w:hint="eastAsia"/>
                <w:szCs w:val="20"/>
              </w:rPr>
              <w:t xml:space="preserve"> </w:t>
            </w:r>
            <w:r>
              <w:rPr>
                <w:rFonts w:ascii="Courier New" w:hAnsi="Courier New" w:cs="Courier New" w:hint="eastAsia"/>
                <w:szCs w:val="20"/>
              </w:rPr>
              <w:t>대기하며</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결과를</w:t>
            </w:r>
            <w:r>
              <w:rPr>
                <w:rFonts w:ascii="Courier New" w:hAnsi="Courier New" w:cs="Courier New" w:hint="eastAsia"/>
                <w:szCs w:val="20"/>
              </w:rPr>
              <w:t xml:space="preserve"> </w:t>
            </w:r>
            <w:r>
              <w:rPr>
                <w:rFonts w:ascii="Courier New" w:hAnsi="Courier New" w:cs="Courier New" w:hint="eastAsia"/>
                <w:szCs w:val="20"/>
              </w:rPr>
              <w:t>돌려</w:t>
            </w:r>
            <w:r>
              <w:rPr>
                <w:rFonts w:ascii="Courier New" w:hAnsi="Courier New" w:cs="Courier New" w:hint="eastAsia"/>
                <w:szCs w:val="20"/>
              </w:rPr>
              <w:t xml:space="preserve"> </w:t>
            </w:r>
            <w:r>
              <w:rPr>
                <w:rFonts w:ascii="Courier New" w:hAnsi="Courier New" w:cs="Courier New" w:hint="eastAsia"/>
                <w:szCs w:val="20"/>
              </w:rPr>
              <w:t>받는다</w:t>
            </w:r>
            <w:r>
              <w:rPr>
                <w:rFonts w:ascii="Courier New" w:hAnsi="Courier New" w:cs="Courier New" w:hint="eastAsia"/>
                <w:szCs w:val="20"/>
              </w:rPr>
              <w:t xml:space="preserve"> </w:t>
            </w:r>
            <w:r>
              <w:rPr>
                <w:rFonts w:ascii="Courier New" w:hAnsi="Courier New" w:cs="Courier New" w:hint="eastAsia"/>
                <w:szCs w:val="20"/>
              </w:rPr>
              <w:t>필요할</w:t>
            </w:r>
            <w:r>
              <w:rPr>
                <w:rFonts w:ascii="Courier New" w:hAnsi="Courier New" w:cs="Courier New" w:hint="eastAsia"/>
                <w:szCs w:val="20"/>
              </w:rPr>
              <w:t xml:space="preserve"> </w:t>
            </w:r>
            <w:r>
              <w:rPr>
                <w:rFonts w:ascii="Courier New" w:hAnsi="Courier New" w:cs="Courier New" w:hint="eastAsia"/>
                <w:szCs w:val="20"/>
              </w:rPr>
              <w:t>경우</w:t>
            </w:r>
            <w:r>
              <w:rPr>
                <w:rFonts w:ascii="Courier New" w:hAnsi="Courier New" w:cs="Courier New" w:hint="eastAsia"/>
                <w:szCs w:val="20"/>
              </w:rPr>
              <w:t xml:space="preserve"> </w:t>
            </w:r>
            <w:r>
              <w:rPr>
                <w:rFonts w:ascii="Courier New" w:hAnsi="Courier New" w:cs="Courier New" w:hint="eastAsia"/>
                <w:szCs w:val="20"/>
              </w:rPr>
              <w:t>대기할</w:t>
            </w:r>
            <w:r>
              <w:rPr>
                <w:rFonts w:ascii="Courier New" w:hAnsi="Courier New" w:cs="Courier New" w:hint="eastAsia"/>
                <w:szCs w:val="20"/>
              </w:rPr>
              <w:t xml:space="preserve"> </w:t>
            </w:r>
            <w:r>
              <w:rPr>
                <w:rFonts w:ascii="Courier New" w:hAnsi="Courier New" w:cs="Courier New" w:hint="eastAsia"/>
                <w:szCs w:val="20"/>
              </w:rPr>
              <w:t>타임아웃값을</w:t>
            </w:r>
            <w:r>
              <w:rPr>
                <w:rFonts w:ascii="Courier New" w:hAnsi="Courier New" w:cs="Courier New" w:hint="eastAsia"/>
                <w:szCs w:val="20"/>
              </w:rPr>
              <w:t xml:space="preserve"> </w:t>
            </w:r>
            <w:r>
              <w:rPr>
                <w:rFonts w:ascii="Courier New" w:hAnsi="Courier New" w:cs="Courier New" w:hint="eastAsia"/>
                <w:szCs w:val="20"/>
              </w:rPr>
              <w:t>지정할수</w:t>
            </w:r>
            <w:r>
              <w:rPr>
                <w:rFonts w:ascii="Courier New" w:hAnsi="Courier New" w:cs="Courier New" w:hint="eastAsia"/>
                <w:szCs w:val="20"/>
              </w:rPr>
              <w:t xml:space="preserve"> </w:t>
            </w:r>
            <w:r>
              <w:rPr>
                <w:rFonts w:ascii="Courier New" w:hAnsi="Courier New" w:cs="Courier New" w:hint="eastAsia"/>
                <w:szCs w:val="20"/>
              </w:rPr>
              <w:t>있다</w:t>
            </w:r>
            <w:r>
              <w:rPr>
                <w:rFonts w:ascii="Courier New" w:hAnsi="Courier New" w:cs="Courier New" w:hint="eastAsia"/>
                <w:szCs w:val="20"/>
              </w:rPr>
              <w:t>.</w:t>
            </w:r>
          </w:p>
        </w:tc>
      </w:tr>
      <w:tr w:rsidR="002A0CFE" w:rsidTr="002A0CFE">
        <w:tc>
          <w:tcPr>
            <w:tcW w:w="3457" w:type="dxa"/>
          </w:tcPr>
          <w:p w:rsidR="002A0CFE" w:rsidRDefault="00175D5A" w:rsidP="0012764B">
            <w:pPr>
              <w:tabs>
                <w:tab w:val="left" w:pos="6324"/>
              </w:tabs>
              <w:rPr>
                <w:rFonts w:ascii="Courier New" w:hAnsi="Courier New" w:cs="Courier New"/>
                <w:szCs w:val="20"/>
              </w:rPr>
            </w:pPr>
            <w:r>
              <w:rPr>
                <w:rFonts w:ascii="Courier New" w:hAnsi="Courier New" w:cs="Courier New" w:hint="eastAsia"/>
                <w:szCs w:val="20"/>
              </w:rPr>
              <w:t>ASYNCTASK.Status getStatus()</w:t>
            </w:r>
          </w:p>
        </w:tc>
        <w:tc>
          <w:tcPr>
            <w:tcW w:w="5385" w:type="dxa"/>
          </w:tcPr>
          <w:p w:rsidR="002A0CFE" w:rsidRDefault="00175D5A" w:rsidP="0012764B">
            <w:pPr>
              <w:tabs>
                <w:tab w:val="left" w:pos="6324"/>
              </w:tabs>
              <w:rPr>
                <w:rFonts w:ascii="Courier New" w:hAnsi="Courier New" w:cs="Courier New"/>
                <w:szCs w:val="20"/>
              </w:rPr>
            </w:pPr>
            <w:r>
              <w:rPr>
                <w:rFonts w:ascii="Courier New" w:hAnsi="Courier New" w:cs="Courier New" w:hint="eastAsia"/>
                <w:szCs w:val="20"/>
              </w:rPr>
              <w:t>작업의</w:t>
            </w:r>
            <w:r>
              <w:rPr>
                <w:rFonts w:ascii="Courier New" w:hAnsi="Courier New" w:cs="Courier New" w:hint="eastAsia"/>
                <w:szCs w:val="20"/>
              </w:rPr>
              <w:t xml:space="preserve"> </w:t>
            </w:r>
            <w:r>
              <w:rPr>
                <w:rFonts w:ascii="Courier New" w:hAnsi="Courier New" w:cs="Courier New" w:hint="eastAsia"/>
                <w:szCs w:val="20"/>
              </w:rPr>
              <w:t>현재</w:t>
            </w:r>
            <w:r>
              <w:rPr>
                <w:rFonts w:ascii="Courier New" w:hAnsi="Courier New" w:cs="Courier New" w:hint="eastAsia"/>
                <w:szCs w:val="20"/>
              </w:rPr>
              <w:t xml:space="preserve"> </w:t>
            </w:r>
            <w:r>
              <w:rPr>
                <w:rFonts w:ascii="Courier New" w:hAnsi="Courier New" w:cs="Courier New" w:hint="eastAsia"/>
                <w:szCs w:val="20"/>
              </w:rPr>
              <w:t>상태를</w:t>
            </w:r>
            <w:r>
              <w:rPr>
                <w:rFonts w:ascii="Courier New" w:hAnsi="Courier New" w:cs="Courier New" w:hint="eastAsia"/>
                <w:szCs w:val="20"/>
              </w:rPr>
              <w:t xml:space="preserve"> </w:t>
            </w:r>
            <w:r>
              <w:rPr>
                <w:rFonts w:ascii="Courier New" w:hAnsi="Courier New" w:cs="Courier New" w:hint="eastAsia"/>
                <w:szCs w:val="20"/>
              </w:rPr>
              <w:t>조사한다</w:t>
            </w:r>
            <w:r>
              <w:rPr>
                <w:rFonts w:ascii="Courier New" w:hAnsi="Courier New" w:cs="Courier New" w:hint="eastAsia"/>
                <w:szCs w:val="20"/>
              </w:rPr>
              <w:t xml:space="preserve"> </w:t>
            </w:r>
            <w:r>
              <w:rPr>
                <w:rFonts w:ascii="Courier New" w:hAnsi="Courier New" w:cs="Courier New" w:hint="eastAsia"/>
                <w:szCs w:val="20"/>
              </w:rPr>
              <w:t>아직</w:t>
            </w:r>
            <w:r>
              <w:rPr>
                <w:rFonts w:ascii="Courier New" w:hAnsi="Courier New" w:cs="Courier New" w:hint="eastAsia"/>
                <w:szCs w:val="20"/>
              </w:rPr>
              <w:t xml:space="preserve"> </w:t>
            </w:r>
            <w:r>
              <w:rPr>
                <w:rFonts w:ascii="Courier New" w:hAnsi="Courier New" w:cs="Courier New" w:hint="eastAsia"/>
                <w:szCs w:val="20"/>
              </w:rPr>
              <w:t>시작하지않은</w:t>
            </w:r>
            <w:r>
              <w:rPr>
                <w:rFonts w:ascii="Courier New" w:hAnsi="Courier New" w:cs="Courier New" w:hint="eastAsia"/>
                <w:szCs w:val="20"/>
              </w:rPr>
              <w:t xml:space="preserve"> </w:t>
            </w:r>
            <w:r>
              <w:rPr>
                <w:rFonts w:ascii="Courier New" w:hAnsi="Courier New" w:cs="Courier New" w:hint="eastAsia"/>
                <w:szCs w:val="20"/>
              </w:rPr>
              <w:t>상태라면</w:t>
            </w:r>
            <w:r>
              <w:rPr>
                <w:rFonts w:ascii="Courier New" w:hAnsi="Courier New" w:cs="Courier New" w:hint="eastAsia"/>
                <w:szCs w:val="20"/>
              </w:rPr>
              <w:t xml:space="preserve"> PENDING</w:t>
            </w:r>
            <w:r>
              <w:rPr>
                <w:rFonts w:ascii="Courier New" w:hAnsi="Courier New" w:cs="Courier New" w:hint="eastAsia"/>
                <w:szCs w:val="20"/>
              </w:rPr>
              <w:t>이</w:t>
            </w:r>
            <w:r>
              <w:rPr>
                <w:rFonts w:ascii="Courier New" w:hAnsi="Courier New" w:cs="Courier New" w:hint="eastAsia"/>
                <w:szCs w:val="20"/>
              </w:rPr>
              <w:t xml:space="preserve"> </w:t>
            </w:r>
            <w:r>
              <w:rPr>
                <w:rFonts w:ascii="Courier New" w:hAnsi="Courier New" w:cs="Courier New" w:hint="eastAsia"/>
                <w:szCs w:val="20"/>
              </w:rPr>
              <w:t>리턴되며</w:t>
            </w:r>
            <w:r>
              <w:rPr>
                <w:rFonts w:ascii="Courier New" w:hAnsi="Courier New" w:cs="Courier New" w:hint="eastAsia"/>
                <w:szCs w:val="20"/>
              </w:rPr>
              <w:t xml:space="preserve"> </w:t>
            </w:r>
            <w:r>
              <w:rPr>
                <w:rFonts w:ascii="Courier New" w:hAnsi="Courier New" w:cs="Courier New" w:hint="eastAsia"/>
                <w:szCs w:val="20"/>
              </w:rPr>
              <w:t>이미</w:t>
            </w:r>
            <w:r>
              <w:rPr>
                <w:rFonts w:ascii="Courier New" w:hAnsi="Courier New" w:cs="Courier New" w:hint="eastAsia"/>
                <w:szCs w:val="20"/>
              </w:rPr>
              <w:t xml:space="preserve"> </w:t>
            </w:r>
            <w:r>
              <w:rPr>
                <w:rFonts w:ascii="Courier New" w:hAnsi="Courier New" w:cs="Courier New" w:hint="eastAsia"/>
                <w:szCs w:val="20"/>
              </w:rPr>
              <w:t>실행중이면</w:t>
            </w:r>
            <w:r>
              <w:rPr>
                <w:rFonts w:ascii="Courier New" w:hAnsi="Courier New" w:cs="Courier New" w:hint="eastAsia"/>
                <w:szCs w:val="20"/>
              </w:rPr>
              <w:t xml:space="preserve"> RUNNING </w:t>
            </w:r>
            <w:r>
              <w:rPr>
                <w:rFonts w:ascii="Courier New" w:hAnsi="Courier New" w:cs="Courier New" w:hint="eastAsia"/>
                <w:szCs w:val="20"/>
              </w:rPr>
              <w:t>작업이</w:t>
            </w:r>
            <w:r>
              <w:rPr>
                <w:rFonts w:ascii="Courier New" w:hAnsi="Courier New" w:cs="Courier New" w:hint="eastAsia"/>
                <w:szCs w:val="20"/>
              </w:rPr>
              <w:t xml:space="preserve"> </w:t>
            </w:r>
            <w:r>
              <w:rPr>
                <w:rFonts w:ascii="Courier New" w:hAnsi="Courier New" w:cs="Courier New" w:hint="eastAsia"/>
                <w:szCs w:val="20"/>
              </w:rPr>
              <w:t>완료면</w:t>
            </w:r>
            <w:r>
              <w:rPr>
                <w:rFonts w:ascii="Courier New" w:hAnsi="Courier New" w:cs="Courier New" w:hint="eastAsia"/>
                <w:szCs w:val="20"/>
              </w:rPr>
              <w:t xml:space="preserve"> FINISHED</w:t>
            </w:r>
            <w:r w:rsidR="0017729D">
              <w:rPr>
                <w:rFonts w:ascii="Courier New" w:hAnsi="Courier New" w:cs="Courier New" w:hint="eastAsia"/>
                <w:szCs w:val="20"/>
              </w:rPr>
              <w:t xml:space="preserve"> </w:t>
            </w:r>
            <w:r w:rsidR="0017729D">
              <w:rPr>
                <w:rFonts w:ascii="Courier New" w:hAnsi="Courier New" w:cs="Courier New" w:hint="eastAsia"/>
                <w:szCs w:val="20"/>
              </w:rPr>
              <w:t>리턴</w:t>
            </w:r>
          </w:p>
        </w:tc>
      </w:tr>
    </w:tbl>
    <w:p w:rsidR="002377E4" w:rsidRDefault="002E55F5" w:rsidP="0012764B">
      <w:pPr>
        <w:tabs>
          <w:tab w:val="left" w:pos="6324"/>
        </w:tabs>
        <w:ind w:left="400"/>
        <w:rPr>
          <w:rFonts w:ascii="Courier New" w:hAnsi="Courier New" w:cs="Courier New"/>
          <w:szCs w:val="20"/>
        </w:rPr>
      </w:pPr>
      <w:r>
        <w:rPr>
          <w:rFonts w:ascii="Courier New" w:hAnsi="Courier New" w:cs="Courier New" w:hint="eastAsia"/>
          <w:szCs w:val="20"/>
        </w:rPr>
        <w:t>전체적인</w:t>
      </w:r>
      <w:r>
        <w:rPr>
          <w:rFonts w:ascii="Courier New" w:hAnsi="Courier New" w:cs="Courier New" w:hint="eastAsia"/>
          <w:szCs w:val="20"/>
        </w:rPr>
        <w:t xml:space="preserve"> </w:t>
      </w:r>
      <w:r>
        <w:rPr>
          <w:rFonts w:ascii="Courier New" w:hAnsi="Courier New" w:cs="Courier New" w:hint="eastAsia"/>
          <w:szCs w:val="20"/>
        </w:rPr>
        <w:t>메서드</w:t>
      </w:r>
      <w:r>
        <w:rPr>
          <w:rFonts w:ascii="Courier New" w:hAnsi="Courier New" w:cs="Courier New" w:hint="eastAsia"/>
          <w:szCs w:val="20"/>
        </w:rPr>
        <w:t xml:space="preserve"> </w:t>
      </w:r>
      <w:r>
        <w:rPr>
          <w:rFonts w:ascii="Courier New" w:hAnsi="Courier New" w:cs="Courier New" w:hint="eastAsia"/>
          <w:szCs w:val="20"/>
        </w:rPr>
        <w:t>실행</w:t>
      </w:r>
      <w:r>
        <w:rPr>
          <w:rFonts w:ascii="Courier New" w:hAnsi="Courier New" w:cs="Courier New" w:hint="eastAsia"/>
          <w:szCs w:val="20"/>
        </w:rPr>
        <w:t xml:space="preserve"> </w:t>
      </w:r>
      <w:r>
        <w:rPr>
          <w:rFonts w:ascii="Courier New" w:hAnsi="Courier New" w:cs="Courier New" w:hint="eastAsia"/>
          <w:szCs w:val="20"/>
        </w:rPr>
        <w:t>흐름은</w:t>
      </w:r>
      <w:r>
        <w:rPr>
          <w:rFonts w:ascii="Courier New" w:hAnsi="Courier New" w:cs="Courier New" w:hint="eastAsia"/>
          <w:szCs w:val="20"/>
        </w:rPr>
        <w:t xml:space="preserve"> </w:t>
      </w:r>
      <w:r>
        <w:rPr>
          <w:rFonts w:ascii="Courier New" w:hAnsi="Courier New" w:cs="Courier New" w:hint="eastAsia"/>
          <w:szCs w:val="20"/>
        </w:rPr>
        <w:t>다음과같다</w:t>
      </w:r>
    </w:p>
    <w:p w:rsidR="002E55F5" w:rsidRDefault="002E55F5" w:rsidP="002E55F5">
      <w:pPr>
        <w:pStyle w:val="a7"/>
        <w:numPr>
          <w:ilvl w:val="0"/>
          <w:numId w:val="2"/>
        </w:numPr>
        <w:tabs>
          <w:tab w:val="left" w:pos="6324"/>
        </w:tabs>
        <w:ind w:leftChars="0"/>
        <w:rPr>
          <w:rFonts w:ascii="Courier New" w:hAnsi="Courier New" w:cs="Courier New"/>
          <w:szCs w:val="20"/>
        </w:rPr>
      </w:pPr>
      <w:r>
        <w:rPr>
          <w:rFonts w:ascii="Courier New" w:hAnsi="Courier New" w:cs="Courier New" w:hint="eastAsia"/>
          <w:szCs w:val="20"/>
        </w:rPr>
        <w:t xml:space="preserve"> </w:t>
      </w:r>
      <w:r>
        <w:rPr>
          <w:rFonts w:ascii="Courier New" w:hAnsi="Courier New" w:cs="Courier New" w:hint="eastAsia"/>
          <w:szCs w:val="20"/>
        </w:rPr>
        <w:t>메인</w:t>
      </w:r>
      <w:r>
        <w:rPr>
          <w:rFonts w:ascii="Courier New" w:hAnsi="Courier New" w:cs="Courier New" w:hint="eastAsia"/>
          <w:szCs w:val="20"/>
        </w:rPr>
        <w:t xml:space="preserve"> </w:t>
      </w:r>
      <w:r>
        <w:rPr>
          <w:rFonts w:ascii="Courier New" w:hAnsi="Courier New" w:cs="Courier New" w:hint="eastAsia"/>
          <w:szCs w:val="20"/>
        </w:rPr>
        <w:t>스레드와</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스레들알아서</w:t>
      </w:r>
      <w:r>
        <w:rPr>
          <w:rFonts w:ascii="Courier New" w:hAnsi="Courier New" w:cs="Courier New" w:hint="eastAsia"/>
          <w:szCs w:val="20"/>
        </w:rPr>
        <w:t xml:space="preserve"> </w:t>
      </w:r>
      <w:r>
        <w:rPr>
          <w:rFonts w:ascii="Courier New" w:hAnsi="Courier New" w:cs="Courier New" w:hint="eastAsia"/>
          <w:szCs w:val="20"/>
        </w:rPr>
        <w:t>스위칭하면서</w:t>
      </w:r>
      <w:r>
        <w:rPr>
          <w:rFonts w:ascii="Courier New" w:hAnsi="Courier New" w:cs="Courier New" w:hint="eastAsia"/>
          <w:szCs w:val="20"/>
        </w:rPr>
        <w:t xml:space="preserve"> </w:t>
      </w:r>
      <w:r>
        <w:rPr>
          <w:rFonts w:ascii="Courier New" w:hAnsi="Courier New" w:cs="Courier New" w:hint="eastAsia"/>
          <w:szCs w:val="20"/>
        </w:rPr>
        <w:t>백그라운드</w:t>
      </w:r>
      <w:r>
        <w:rPr>
          <w:rFonts w:ascii="Courier New" w:hAnsi="Courier New" w:cs="Courier New" w:hint="eastAsia"/>
          <w:szCs w:val="20"/>
        </w:rPr>
        <w:t xml:space="preserve"> </w:t>
      </w:r>
      <w:r>
        <w:rPr>
          <w:rFonts w:ascii="Courier New" w:hAnsi="Courier New" w:cs="Courier New" w:hint="eastAsia"/>
          <w:szCs w:val="20"/>
        </w:rPr>
        <w:t>작업과</w:t>
      </w:r>
      <w:r>
        <w:rPr>
          <w:rFonts w:ascii="Courier New" w:hAnsi="Courier New" w:cs="Courier New" w:hint="eastAsia"/>
          <w:szCs w:val="20"/>
        </w:rPr>
        <w:t xml:space="preserve"> UI </w:t>
      </w:r>
      <w:r>
        <w:rPr>
          <w:rFonts w:ascii="Courier New" w:hAnsi="Courier New" w:cs="Courier New" w:hint="eastAsia"/>
          <w:szCs w:val="20"/>
        </w:rPr>
        <w:t>갱신을</w:t>
      </w:r>
      <w:r>
        <w:rPr>
          <w:rFonts w:ascii="Courier New" w:hAnsi="Courier New" w:cs="Courier New" w:hint="eastAsia"/>
          <w:szCs w:val="20"/>
        </w:rPr>
        <w:t xml:space="preserve"> </w:t>
      </w:r>
      <w:r>
        <w:rPr>
          <w:rFonts w:ascii="Courier New" w:hAnsi="Courier New" w:cs="Courier New" w:hint="eastAsia"/>
          <w:szCs w:val="20"/>
        </w:rPr>
        <w:t>순서대로</w:t>
      </w:r>
      <w:r>
        <w:rPr>
          <w:rFonts w:ascii="Courier New" w:hAnsi="Courier New" w:cs="Courier New" w:hint="eastAsia"/>
          <w:szCs w:val="20"/>
        </w:rPr>
        <w:t xml:space="preserve"> </w:t>
      </w:r>
      <w:r>
        <w:rPr>
          <w:rFonts w:ascii="Courier New" w:hAnsi="Courier New" w:cs="Courier New" w:hint="eastAsia"/>
          <w:szCs w:val="20"/>
        </w:rPr>
        <w:t>실행하는</w:t>
      </w:r>
      <w:r>
        <w:rPr>
          <w:rFonts w:ascii="Courier New" w:hAnsi="Courier New" w:cs="Courier New" w:hint="eastAsia"/>
          <w:szCs w:val="20"/>
        </w:rPr>
        <w:t xml:space="preserve"> </w:t>
      </w:r>
      <w:r>
        <w:rPr>
          <w:rFonts w:ascii="Courier New" w:hAnsi="Courier New" w:cs="Courier New" w:hint="eastAsia"/>
          <w:szCs w:val="20"/>
        </w:rPr>
        <w:t>구조</w:t>
      </w:r>
    </w:p>
    <w:p w:rsidR="00110287" w:rsidRDefault="00610434" w:rsidP="00610434">
      <w:pPr>
        <w:pStyle w:val="a7"/>
        <w:tabs>
          <w:tab w:val="left" w:pos="6324"/>
        </w:tabs>
        <w:ind w:leftChars="0" w:left="760"/>
        <w:rPr>
          <w:rFonts w:ascii="Courier New" w:hAnsi="Courier New" w:cs="Courier New"/>
          <w:szCs w:val="20"/>
        </w:rPr>
      </w:pPr>
      <w:r>
        <w:rPr>
          <w:rFonts w:ascii="Arial" w:hAnsi="Arial" w:cs="Arial"/>
          <w:noProof/>
          <w:color w:val="000000"/>
          <w:sz w:val="15"/>
          <w:szCs w:val="15"/>
        </w:rPr>
        <w:drawing>
          <wp:inline distT="0" distB="0" distL="0" distR="0">
            <wp:extent cx="5130851" cy="3845574"/>
            <wp:effectExtent l="19050" t="0" r="0" b="0"/>
            <wp:docPr id="17" name="그림 6" descr="http://lh6.ggpht.com/_BKDW2Q0ulcI/TDMPZN4mOEI/AAAAAAAAApY/85jaFmjSbYc/s800/2010-07-06%2020.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h6.ggpht.com/_BKDW2Q0ulcI/TDMPZN4mOEI/AAAAAAAAApY/85jaFmjSbYc/s800/2010-07-06%2020.11.13.jpg"/>
                    <pic:cNvPicPr>
                      <a:picLocks noChangeAspect="1" noChangeArrowheads="1"/>
                    </pic:cNvPicPr>
                  </pic:nvPicPr>
                  <pic:blipFill>
                    <a:blip r:embed="rId25"/>
                    <a:srcRect/>
                    <a:stretch>
                      <a:fillRect/>
                    </a:stretch>
                  </pic:blipFill>
                  <pic:spPr bwMode="auto">
                    <a:xfrm>
                      <a:off x="0" y="0"/>
                      <a:ext cx="5133854" cy="3847825"/>
                    </a:xfrm>
                    <a:prstGeom prst="rect">
                      <a:avLst/>
                    </a:prstGeom>
                    <a:noFill/>
                    <a:ln w="9525">
                      <a:noFill/>
                      <a:miter lim="800000"/>
                      <a:headEnd/>
                      <a:tailEnd/>
                    </a:ln>
                  </pic:spPr>
                </pic:pic>
              </a:graphicData>
            </a:graphic>
          </wp:inline>
        </w:drawing>
      </w:r>
    </w:p>
    <w:p w:rsidR="00110287" w:rsidRDefault="00292B03">
      <w:pPr>
        <w:widowControl/>
        <w:wordWrap/>
        <w:autoSpaceDE/>
        <w:autoSpaceDN/>
        <w:jc w:val="left"/>
        <w:rPr>
          <w:rFonts w:ascii="Courier New" w:hAnsi="Courier New" w:cs="Courier New"/>
          <w:szCs w:val="20"/>
        </w:rPr>
      </w:pPr>
      <w:r>
        <w:rPr>
          <w:rFonts w:ascii="Courier New" w:hAnsi="Courier New" w:cs="Courier New" w:hint="eastAsia"/>
          <w:szCs w:val="20"/>
        </w:rPr>
        <w:t xml:space="preserve">AsyncTask </w:t>
      </w:r>
      <w:r>
        <w:rPr>
          <w:rFonts w:ascii="Courier New" w:hAnsi="Courier New" w:cs="Courier New" w:hint="eastAsia"/>
          <w:szCs w:val="20"/>
        </w:rPr>
        <w:t>의</w:t>
      </w:r>
      <w:r>
        <w:rPr>
          <w:rFonts w:ascii="Courier New" w:hAnsi="Courier New" w:cs="Courier New" w:hint="eastAsia"/>
          <w:szCs w:val="20"/>
        </w:rPr>
        <w:t xml:space="preserve"> </w:t>
      </w:r>
      <w:r>
        <w:rPr>
          <w:rFonts w:ascii="Courier New" w:hAnsi="Courier New" w:cs="Courier New" w:hint="eastAsia"/>
          <w:szCs w:val="20"/>
        </w:rPr>
        <w:t>콜백</w:t>
      </w:r>
      <w:r>
        <w:rPr>
          <w:rFonts w:ascii="Courier New" w:hAnsi="Courier New" w:cs="Courier New" w:hint="eastAsia"/>
          <w:szCs w:val="20"/>
        </w:rPr>
        <w:t xml:space="preserve"> </w:t>
      </w:r>
      <w:r>
        <w:rPr>
          <w:rFonts w:ascii="Courier New" w:hAnsi="Courier New" w:cs="Courier New" w:hint="eastAsia"/>
          <w:szCs w:val="20"/>
        </w:rPr>
        <w:t>메서드로</w:t>
      </w:r>
      <w:r>
        <w:rPr>
          <w:rFonts w:ascii="Courier New" w:hAnsi="Courier New" w:cs="Courier New" w:hint="eastAsia"/>
          <w:szCs w:val="20"/>
        </w:rPr>
        <w:t xml:space="preserve"> </w:t>
      </w:r>
      <w:r>
        <w:rPr>
          <w:rFonts w:ascii="Courier New" w:hAnsi="Courier New" w:cs="Courier New" w:hint="eastAsia"/>
          <w:szCs w:val="20"/>
        </w:rPr>
        <w:t>정해져</w:t>
      </w:r>
      <w:r>
        <w:rPr>
          <w:rFonts w:ascii="Courier New" w:hAnsi="Courier New" w:cs="Courier New" w:hint="eastAsia"/>
          <w:szCs w:val="20"/>
        </w:rPr>
        <w:t xml:space="preserve"> </w:t>
      </w:r>
      <w:r>
        <w:rPr>
          <w:rFonts w:ascii="Courier New" w:hAnsi="Courier New" w:cs="Courier New" w:hint="eastAsia"/>
          <w:szCs w:val="20"/>
        </w:rPr>
        <w:t>있다는점만</w:t>
      </w:r>
      <w:r>
        <w:rPr>
          <w:rFonts w:ascii="Courier New" w:hAnsi="Courier New" w:cs="Courier New" w:hint="eastAsia"/>
          <w:szCs w:val="20"/>
        </w:rPr>
        <w:t xml:space="preserve"> </w:t>
      </w:r>
      <w:r>
        <w:rPr>
          <w:rFonts w:ascii="Courier New" w:hAnsi="Courier New" w:cs="Courier New" w:hint="eastAsia"/>
          <w:szCs w:val="20"/>
        </w:rPr>
        <w:t>다르다</w:t>
      </w:r>
      <w:r>
        <w:rPr>
          <w:rFonts w:ascii="Courier New" w:hAnsi="Courier New" w:cs="Courier New" w:hint="eastAsia"/>
          <w:szCs w:val="20"/>
        </w:rPr>
        <w:t xml:space="preserve"> doInBackground </w:t>
      </w:r>
      <w:r>
        <w:rPr>
          <w:rFonts w:ascii="Courier New" w:hAnsi="Courier New" w:cs="Courier New" w:hint="eastAsia"/>
          <w:szCs w:val="20"/>
        </w:rPr>
        <w:t>메서드는</w:t>
      </w:r>
      <w:r>
        <w:rPr>
          <w:rFonts w:ascii="Courier New" w:hAnsi="Courier New" w:cs="Courier New" w:hint="eastAsia"/>
          <w:szCs w:val="20"/>
        </w:rPr>
        <w:t xml:space="preserve"> </w:t>
      </w:r>
      <w:r>
        <w:rPr>
          <w:rFonts w:ascii="Courier New" w:hAnsi="Courier New" w:cs="Courier New" w:hint="eastAsia"/>
          <w:szCs w:val="20"/>
        </w:rPr>
        <w:t>작업</w:t>
      </w:r>
      <w:r>
        <w:rPr>
          <w:rFonts w:ascii="Courier New" w:hAnsi="Courier New" w:cs="Courier New" w:hint="eastAsia"/>
          <w:szCs w:val="20"/>
        </w:rPr>
        <w:t xml:space="preserve"> </w:t>
      </w:r>
      <w:r>
        <w:rPr>
          <w:rFonts w:ascii="Courier New" w:hAnsi="Courier New" w:cs="Courier New" w:hint="eastAsia"/>
          <w:szCs w:val="20"/>
        </w:rPr>
        <w:t>스레드에</w:t>
      </w:r>
      <w:r>
        <w:rPr>
          <w:rFonts w:ascii="Courier New" w:hAnsi="Courier New" w:cs="Courier New" w:hint="eastAsia"/>
          <w:szCs w:val="20"/>
        </w:rPr>
        <w:t xml:space="preserve"> </w:t>
      </w:r>
      <w:r>
        <w:rPr>
          <w:rFonts w:ascii="Courier New" w:hAnsi="Courier New" w:cs="Courier New" w:hint="eastAsia"/>
          <w:szCs w:val="20"/>
        </w:rPr>
        <w:t>해당하며</w:t>
      </w:r>
      <w:r>
        <w:rPr>
          <w:rFonts w:ascii="Courier New" w:hAnsi="Courier New" w:cs="Courier New" w:hint="eastAsia"/>
          <w:szCs w:val="20"/>
        </w:rPr>
        <w:t xml:space="preserve"> onProgressUpdate</w:t>
      </w:r>
      <w:r>
        <w:rPr>
          <w:rFonts w:ascii="Courier New" w:hAnsi="Courier New" w:cs="Courier New" w:hint="eastAsia"/>
          <w:szCs w:val="20"/>
        </w:rPr>
        <w:t>는</w:t>
      </w:r>
      <w:r>
        <w:rPr>
          <w:rFonts w:ascii="Courier New" w:hAnsi="Courier New" w:cs="Courier New" w:hint="eastAsia"/>
          <w:szCs w:val="20"/>
        </w:rPr>
        <w:t xml:space="preserve"> </w:t>
      </w:r>
      <w:r>
        <w:rPr>
          <w:rFonts w:ascii="Courier New" w:hAnsi="Courier New" w:cs="Courier New" w:hint="eastAsia"/>
          <w:szCs w:val="20"/>
        </w:rPr>
        <w:t>핸들러에</w:t>
      </w:r>
      <w:r>
        <w:rPr>
          <w:rFonts w:ascii="Courier New" w:hAnsi="Courier New" w:cs="Courier New" w:hint="eastAsia"/>
          <w:szCs w:val="20"/>
        </w:rPr>
        <w:t xml:space="preserve"> </w:t>
      </w:r>
      <w:r>
        <w:rPr>
          <w:rFonts w:ascii="Courier New" w:hAnsi="Courier New" w:cs="Courier New" w:hint="eastAsia"/>
          <w:szCs w:val="20"/>
        </w:rPr>
        <w:t>해당하는</w:t>
      </w:r>
      <w:r>
        <w:rPr>
          <w:rFonts w:ascii="Courier New" w:hAnsi="Courier New" w:cs="Courier New" w:hint="eastAsia"/>
          <w:szCs w:val="20"/>
        </w:rPr>
        <w:t xml:space="preserve"> </w:t>
      </w:r>
      <w:r>
        <w:rPr>
          <w:rFonts w:ascii="Courier New" w:hAnsi="Courier New" w:cs="Courier New" w:hint="eastAsia"/>
          <w:szCs w:val="20"/>
        </w:rPr>
        <w:t>셈이다</w:t>
      </w:r>
      <w:r>
        <w:rPr>
          <w:rFonts w:ascii="Courier New" w:hAnsi="Courier New" w:cs="Courier New" w:hint="eastAsia"/>
          <w:szCs w:val="20"/>
        </w:rPr>
        <w:t xml:space="preserve"> </w:t>
      </w:r>
      <w:r w:rsidR="00110287">
        <w:rPr>
          <w:rFonts w:ascii="Courier New" w:hAnsi="Courier New" w:cs="Courier New"/>
          <w:szCs w:val="20"/>
        </w:rPr>
        <w:br w:type="page"/>
      </w:r>
    </w:p>
    <w:p w:rsidR="00110287" w:rsidRDefault="00110287" w:rsidP="00110287">
      <w:pPr>
        <w:wordWrap/>
        <w:adjustRightInd w:val="0"/>
        <w:jc w:val="left"/>
        <w:rPr>
          <w:rFonts w:ascii="Courier New" w:hAnsi="Courier New" w:cs="Courier New"/>
          <w:kern w:val="0"/>
          <w:szCs w:val="20"/>
        </w:rPr>
      </w:pPr>
      <w:r>
        <w:rPr>
          <w:rFonts w:ascii="Courier New" w:hAnsi="Courier New" w:cs="Courier New" w:hint="eastAsia"/>
          <w:kern w:val="0"/>
          <w:szCs w:val="20"/>
        </w:rPr>
        <w:lastRenderedPageBreak/>
        <w:t>구현해보자</w:t>
      </w:r>
      <w:r w:rsidRPr="00110287">
        <w:rPr>
          <w:rFonts w:ascii="Courier New" w:hAnsi="Courier New" w:cs="Courier New" w:hint="eastAsia"/>
          <w:b/>
          <w:sz w:val="36"/>
          <w:szCs w:val="20"/>
        </w:rPr>
        <w:t xml:space="preserve"> </w:t>
      </w:r>
      <w:r w:rsidRPr="00B74207">
        <w:rPr>
          <w:rFonts w:ascii="Courier New" w:hAnsi="Courier New" w:cs="Courier New" w:hint="eastAsia"/>
          <w:b/>
          <w:sz w:val="36"/>
          <w:szCs w:val="20"/>
        </w:rPr>
        <w:t>AsyncTask</w:t>
      </w:r>
    </w:p>
    <w:p w:rsidR="00110287" w:rsidRPr="005E6EDE" w:rsidRDefault="00110287" w:rsidP="00110287">
      <w:pPr>
        <w:wordWrap/>
        <w:adjustRightInd w:val="0"/>
        <w:jc w:val="left"/>
        <w:rPr>
          <w:rFonts w:ascii="Courier New" w:hAnsi="Courier New" w:cs="Courier New"/>
          <w:kern w:val="0"/>
          <w:sz w:val="18"/>
          <w:szCs w:val="20"/>
        </w:rPr>
      </w:pPr>
      <w:r>
        <w:rPr>
          <w:rFonts w:ascii="Courier New" w:hAnsi="Courier New" w:cs="Courier New"/>
          <w:color w:val="000000"/>
          <w:kern w:val="0"/>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class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callactivity</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extends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Activity</w:t>
      </w:r>
      <w:r w:rsidRPr="005E6EDE">
        <w:rPr>
          <w:rFonts w:ascii="Courier New" w:hAnsi="Courier New" w:cs="Courier New"/>
          <w:color w:val="000000"/>
          <w:kern w:val="0"/>
          <w:sz w:val="18"/>
          <w:szCs w:val="20"/>
        </w:rPr>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int</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5032"/>
          <w:kern w:val="0"/>
          <w:sz w:val="18"/>
          <w:szCs w:val="20"/>
        </w:rPr>
        <w:t>TextView</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mText</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5032"/>
          <w:kern w:val="0"/>
          <w:sz w:val="18"/>
          <w:szCs w:val="20"/>
        </w:rPr>
        <w:t>ProgressDialog</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onCreate</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Bundle</w:t>
      </w:r>
      <w:r w:rsidRPr="005E6EDE">
        <w:rPr>
          <w:rFonts w:ascii="Courier New" w:hAnsi="Courier New" w:cs="Courier New"/>
          <w:color w:val="000000"/>
          <w:kern w:val="0"/>
          <w:sz w:val="18"/>
          <w:szCs w:val="20"/>
        </w:rPr>
        <w:t xml:space="preserve"> savedInstanceState)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super</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onCreate</w:t>
      </w:r>
      <w:r w:rsidRPr="005E6EDE">
        <w:rPr>
          <w:rFonts w:ascii="Courier New" w:hAnsi="Courier New" w:cs="Courier New"/>
          <w:color w:val="000000"/>
          <w:kern w:val="0"/>
          <w:sz w:val="18"/>
          <w:szCs w:val="20"/>
        </w:rPr>
        <w:t>(savedInstanceState);</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8000"/>
          <w:kern w:val="0"/>
          <w:sz w:val="18"/>
          <w:szCs w:val="20"/>
        </w:rPr>
        <w:t>setContentView</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R</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layout</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thread_longtime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mText</w:t>
      </w:r>
      <w:r w:rsidRPr="005E6EDE">
        <w:rPr>
          <w:rFonts w:ascii="Courier New" w:hAnsi="Courier New" w:cs="Courier New"/>
          <w:color w:val="000000"/>
          <w:kern w:val="0"/>
          <w:sz w:val="18"/>
          <w:szCs w:val="20"/>
        </w:rPr>
        <w:t xml:space="preserve"> = (</w:t>
      </w:r>
      <w:r w:rsidRPr="005E6EDE">
        <w:rPr>
          <w:rFonts w:ascii="Courier New" w:hAnsi="Courier New" w:cs="Courier New"/>
          <w:b/>
          <w:bCs/>
          <w:color w:val="005032"/>
          <w:kern w:val="0"/>
          <w:sz w:val="18"/>
          <w:szCs w:val="20"/>
        </w:rPr>
        <w:t>TextView</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findViewById</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R</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id</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text</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5032"/>
          <w:kern w:val="0"/>
          <w:sz w:val="18"/>
          <w:szCs w:val="20"/>
        </w:rPr>
        <w:t>Button</w:t>
      </w:r>
      <w:r w:rsidRPr="005E6EDE">
        <w:rPr>
          <w:rFonts w:ascii="Courier New" w:hAnsi="Courier New" w:cs="Courier New"/>
          <w:color w:val="000000"/>
          <w:kern w:val="0"/>
          <w:sz w:val="18"/>
          <w:szCs w:val="20"/>
        </w:rPr>
        <w:t xml:space="preserve"> btnUpdate = (</w:t>
      </w:r>
      <w:r w:rsidRPr="005E6EDE">
        <w:rPr>
          <w:rFonts w:ascii="Courier New" w:hAnsi="Courier New" w:cs="Courier New"/>
          <w:b/>
          <w:bCs/>
          <w:color w:val="005032"/>
          <w:kern w:val="0"/>
          <w:sz w:val="18"/>
          <w:szCs w:val="20"/>
        </w:rPr>
        <w:t>Button</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findViewById</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R</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id</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update</w:t>
      </w:r>
      <w:r w:rsidRPr="005E6EDE">
        <w:rPr>
          <w:rFonts w:ascii="Courier New" w:hAnsi="Courier New" w:cs="Courier New"/>
          <w:color w:val="000000"/>
          <w:kern w:val="0"/>
          <w:sz w:val="18"/>
          <w:szCs w:val="20"/>
        </w:rPr>
        <w:t>);</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23" style="position:absolute;margin-left:9.55pt;margin-top:8.75pt;width:441.9pt;height:34pt;z-index:251760640"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t>btnUpdate.</w:t>
      </w:r>
      <w:r w:rsidR="00110287" w:rsidRPr="005E6EDE">
        <w:rPr>
          <w:rFonts w:ascii="Courier New" w:hAnsi="Courier New" w:cs="Courier New"/>
          <w:b/>
          <w:bCs/>
          <w:color w:val="008000"/>
          <w:kern w:val="0"/>
          <w:sz w:val="18"/>
          <w:szCs w:val="20"/>
        </w:rPr>
        <w:t>setOnClickListener</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7F0055"/>
          <w:kern w:val="0"/>
          <w:sz w:val="18"/>
          <w:szCs w:val="20"/>
        </w:rPr>
        <w:t>new</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005032"/>
          <w:kern w:val="0"/>
          <w:sz w:val="18"/>
          <w:szCs w:val="20"/>
        </w:rPr>
        <w:t>Button</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8000"/>
          <w:kern w:val="0"/>
          <w:sz w:val="18"/>
          <w:szCs w:val="20"/>
        </w:rPr>
        <w:t>OnClickListener</w:t>
      </w:r>
      <w:r w:rsidR="00110287" w:rsidRPr="005E6EDE">
        <w:rPr>
          <w:rFonts w:ascii="Courier New" w:hAnsi="Courier New" w:cs="Courier New"/>
          <w:color w:val="000000"/>
          <w:kern w:val="0"/>
          <w:sz w:val="18"/>
          <w:szCs w:val="20"/>
        </w:rPr>
        <w:t>()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onClick</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View</w:t>
      </w:r>
      <w:r w:rsidRPr="005E6EDE">
        <w:rPr>
          <w:rFonts w:ascii="Courier New" w:hAnsi="Courier New" w:cs="Courier New"/>
          <w:color w:val="000000"/>
          <w:kern w:val="0"/>
          <w:sz w:val="18"/>
          <w:szCs w:val="20"/>
        </w:rPr>
        <w:t xml:space="preserve"> v)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new</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AccumulateTask</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execute</w:t>
      </w:r>
      <w:r w:rsidRPr="005E6EDE">
        <w:rPr>
          <w:rFonts w:ascii="Courier New" w:hAnsi="Courier New" w:cs="Courier New"/>
          <w:color w:val="000000"/>
          <w:kern w:val="0"/>
          <w:sz w:val="18"/>
          <w:szCs w:val="20"/>
        </w:rPr>
        <w:t>(100);</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shape id="_x0000_s1129" type="#_x0000_t32" style="position:absolute;margin-left:308.75pt;margin-top:2.35pt;width:83.5pt;height:54.75pt;flip:x;z-index:251766784" o:connectortype="straight">
            <v:stroke endarrow="block"/>
          </v:shape>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class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AccumulateTask</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extends</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AsyncTask</w:t>
      </w:r>
      <w:r w:rsidRPr="005E6EDE">
        <w:rPr>
          <w:rFonts w:ascii="Courier New" w:hAnsi="Courier New" w:cs="Courier New"/>
          <w:color w:val="000000"/>
          <w:kern w:val="0"/>
          <w:sz w:val="18"/>
          <w:szCs w:val="20"/>
        </w:rPr>
        <w:t>&lt;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&gt; {</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28" style="position:absolute;margin-left:9.55pt;margin-top:.95pt;width:441.9pt;height:139.4pt;z-index:251765760"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b/>
          <w:bCs/>
          <w:color w:val="7F0055"/>
          <w:kern w:val="0"/>
          <w:sz w:val="18"/>
          <w:szCs w:val="20"/>
        </w:rPr>
        <w:t>protected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7F0055"/>
          <w:kern w:val="0"/>
          <w:sz w:val="18"/>
          <w:szCs w:val="20"/>
        </w:rPr>
        <w:t>void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008000"/>
          <w:kern w:val="0"/>
          <w:sz w:val="18"/>
          <w:szCs w:val="20"/>
        </w:rPr>
        <w:t>onPreExecute</w:t>
      </w:r>
      <w:r w:rsidR="00110287" w:rsidRPr="005E6EDE">
        <w:rPr>
          <w:rFonts w:ascii="Courier New" w:hAnsi="Courier New" w:cs="Courier New"/>
          <w:color w:val="000000"/>
          <w:kern w:val="0"/>
          <w:sz w:val="18"/>
          <w:szCs w:val="20"/>
        </w:rPr>
        <w:t>()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 xml:space="preserve"> = 0;</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 xml:space="preserve"> = </w:t>
      </w:r>
      <w:r w:rsidRPr="005E6EDE">
        <w:rPr>
          <w:rFonts w:ascii="Courier New" w:hAnsi="Courier New" w:cs="Courier New"/>
          <w:b/>
          <w:bCs/>
          <w:color w:val="7F0055"/>
          <w:kern w:val="0"/>
          <w:sz w:val="18"/>
          <w:szCs w:val="20"/>
        </w:rPr>
        <w:t>new</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ProgressDialog</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callactivity</w:t>
      </w:r>
      <w:r w:rsidRPr="005E6EDE">
        <w:rPr>
          <w:rFonts w:ascii="Courier New" w:hAnsi="Courier New" w:cs="Courier New"/>
          <w:color w:val="000000"/>
          <w:kern w:val="0"/>
          <w:sz w:val="18"/>
          <w:szCs w:val="20"/>
        </w:rPr>
        <w:t>.</w:t>
      </w:r>
      <w:r w:rsidRPr="005E6EDE">
        <w:rPr>
          <w:rFonts w:ascii="Courier New" w:hAnsi="Courier New" w:cs="Courier New"/>
          <w:b/>
          <w:bCs/>
          <w:color w:val="7F0055"/>
          <w:kern w:val="0"/>
          <w:sz w:val="18"/>
          <w:szCs w:val="20"/>
        </w:rPr>
        <w:t>this</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setProgressStyle</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ProgressDialog</w:t>
      </w:r>
      <w:r w:rsidRPr="005E6EDE">
        <w:rPr>
          <w:rFonts w:ascii="Courier New" w:hAnsi="Courier New" w:cs="Courier New"/>
          <w:color w:val="000000"/>
          <w:kern w:val="0"/>
          <w:sz w:val="18"/>
          <w:szCs w:val="20"/>
        </w:rPr>
        <w:t>.</w:t>
      </w:r>
      <w:r w:rsidRPr="005E6EDE">
        <w:rPr>
          <w:rFonts w:ascii="Courier New" w:hAnsi="Courier New" w:cs="Courier New"/>
          <w:i/>
          <w:iCs/>
          <w:color w:val="0000C0"/>
          <w:kern w:val="0"/>
          <w:sz w:val="18"/>
          <w:szCs w:val="20"/>
        </w:rPr>
        <w:t>STYLE_HORIZONTAL</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setTitle</w:t>
      </w:r>
      <w:r w:rsidRPr="005E6EDE">
        <w:rPr>
          <w:rFonts w:ascii="Courier New" w:hAnsi="Courier New" w:cs="Courier New"/>
          <w:color w:val="000000"/>
          <w:kern w:val="0"/>
          <w:sz w:val="18"/>
          <w:szCs w:val="20"/>
        </w:rPr>
        <w:t>(</w:t>
      </w:r>
      <w:r w:rsidRPr="005E6EDE">
        <w:rPr>
          <w:rFonts w:ascii="Courier New" w:hAnsi="Courier New" w:cs="Courier New"/>
          <w:color w:val="2A00FF"/>
          <w:kern w:val="0"/>
          <w:sz w:val="18"/>
          <w:szCs w:val="20"/>
        </w:rPr>
        <w:t>"Updating"</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setMessage</w:t>
      </w:r>
      <w:r w:rsidRPr="005E6EDE">
        <w:rPr>
          <w:rFonts w:ascii="Courier New" w:hAnsi="Courier New" w:cs="Courier New"/>
          <w:color w:val="000000"/>
          <w:kern w:val="0"/>
          <w:sz w:val="18"/>
          <w:szCs w:val="20"/>
        </w:rPr>
        <w:t>(</w:t>
      </w:r>
      <w:r w:rsidRPr="005E6EDE">
        <w:rPr>
          <w:rFonts w:ascii="Courier New" w:hAnsi="Courier New" w:cs="Courier New"/>
          <w:color w:val="2A00FF"/>
          <w:kern w:val="0"/>
          <w:sz w:val="18"/>
          <w:szCs w:val="20"/>
        </w:rPr>
        <w:t>"Wait..."</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setCancelable</w:t>
      </w:r>
      <w:r w:rsidRPr="005E6EDE">
        <w:rPr>
          <w:rFonts w:ascii="Courier New" w:hAnsi="Courier New" w:cs="Courier New"/>
          <w:color w:val="000000"/>
          <w:kern w:val="0"/>
          <w:sz w:val="18"/>
          <w:szCs w:val="20"/>
        </w:rPr>
        <w:t>(</w:t>
      </w:r>
      <w:r w:rsidRPr="005E6EDE">
        <w:rPr>
          <w:rFonts w:ascii="Courier New" w:hAnsi="Courier New" w:cs="Courier New"/>
          <w:b/>
          <w:bCs/>
          <w:color w:val="7F0055"/>
          <w:kern w:val="0"/>
          <w:sz w:val="18"/>
          <w:szCs w:val="20"/>
        </w:rPr>
        <w:t>false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setProgress</w:t>
      </w:r>
      <w:r w:rsidRPr="005E6EDE">
        <w:rPr>
          <w:rFonts w:ascii="Courier New" w:hAnsi="Courier New" w:cs="Courier New"/>
          <w:color w:val="000000"/>
          <w:kern w:val="0"/>
          <w:sz w:val="18"/>
          <w:szCs w:val="20"/>
        </w:rPr>
        <w:t>(0);</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setButton</w:t>
      </w:r>
      <w:r w:rsidRPr="005E6EDE">
        <w:rPr>
          <w:rFonts w:ascii="Courier New" w:hAnsi="Courier New" w:cs="Courier New"/>
          <w:color w:val="000000"/>
          <w:kern w:val="0"/>
          <w:sz w:val="18"/>
          <w:szCs w:val="20"/>
        </w:rPr>
        <w:t>(</w:t>
      </w:r>
      <w:r w:rsidRPr="005E6EDE">
        <w:rPr>
          <w:rFonts w:ascii="Courier New" w:hAnsi="Courier New" w:cs="Courier New"/>
          <w:color w:val="2A00FF"/>
          <w:kern w:val="0"/>
          <w:sz w:val="18"/>
          <w:szCs w:val="20"/>
        </w:rPr>
        <w:t>"Cancel"</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new</w:t>
      </w:r>
      <w:r w:rsidRPr="005E6EDE">
        <w:rPr>
          <w:rFonts w:ascii="Courier New" w:hAnsi="Courier New" w:cs="Courier New"/>
          <w:color w:val="000000"/>
          <w:kern w:val="0"/>
          <w:sz w:val="18"/>
          <w:szCs w:val="20"/>
        </w:rPr>
        <w:t xml:space="preserve"> DialogInterface.</w:t>
      </w:r>
      <w:r w:rsidRPr="005E6EDE">
        <w:rPr>
          <w:rFonts w:ascii="Courier New" w:hAnsi="Courier New" w:cs="Courier New"/>
          <w:b/>
          <w:bCs/>
          <w:color w:val="008000"/>
          <w:kern w:val="0"/>
          <w:sz w:val="18"/>
          <w:szCs w:val="20"/>
        </w:rPr>
        <w:t>OnClickListener</w:t>
      </w:r>
      <w:r w:rsidRPr="005E6EDE">
        <w:rPr>
          <w:rFonts w:ascii="Courier New" w:hAnsi="Courier New" w:cs="Courier New"/>
          <w:color w:val="000000"/>
          <w:kern w:val="0"/>
          <w:sz w:val="18"/>
          <w:szCs w:val="20"/>
        </w:rPr>
        <w:t>()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public</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onClick</w:t>
      </w:r>
      <w:r w:rsidRPr="005E6EDE">
        <w:rPr>
          <w:rFonts w:ascii="Courier New" w:hAnsi="Courier New" w:cs="Courier New"/>
          <w:color w:val="000000"/>
          <w:kern w:val="0"/>
          <w:sz w:val="18"/>
          <w:szCs w:val="20"/>
        </w:rPr>
        <w:t xml:space="preserve">(DialogInterface dialog, </w:t>
      </w:r>
      <w:r w:rsidRPr="005E6EDE">
        <w:rPr>
          <w:rFonts w:ascii="Courier New" w:hAnsi="Courier New" w:cs="Courier New"/>
          <w:b/>
          <w:bCs/>
          <w:color w:val="7F0055"/>
          <w:kern w:val="0"/>
          <w:sz w:val="18"/>
          <w:szCs w:val="20"/>
        </w:rPr>
        <w:t>int</w:t>
      </w:r>
      <w:r w:rsidRPr="005E6EDE">
        <w:rPr>
          <w:rFonts w:ascii="Courier New" w:hAnsi="Courier New" w:cs="Courier New"/>
          <w:color w:val="000000"/>
          <w:kern w:val="0"/>
          <w:sz w:val="18"/>
          <w:szCs w:val="20"/>
        </w:rPr>
        <w:t xml:space="preserve"> whichButton)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008000"/>
          <w:kern w:val="0"/>
          <w:sz w:val="18"/>
          <w:szCs w:val="20"/>
        </w:rPr>
        <w:t>cancel</w:t>
      </w:r>
      <w:r w:rsidRPr="005E6EDE">
        <w:rPr>
          <w:rFonts w:ascii="Courier New" w:hAnsi="Courier New" w:cs="Courier New"/>
          <w:color w:val="000000"/>
          <w:kern w:val="0"/>
          <w:sz w:val="18"/>
          <w:szCs w:val="20"/>
        </w:rPr>
        <w:t>(</w:t>
      </w:r>
      <w:r w:rsidRPr="005E6EDE">
        <w:rPr>
          <w:rFonts w:ascii="Courier New" w:hAnsi="Courier New" w:cs="Courier New"/>
          <w:b/>
          <w:bCs/>
          <w:color w:val="7F0055"/>
          <w:kern w:val="0"/>
          <w:sz w:val="18"/>
          <w:szCs w:val="20"/>
        </w:rPr>
        <w:t>true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30" style="position:absolute;margin-left:415.3pt;margin-top:4.85pt;width:85.8pt;height:23.6pt;z-index:251767808">
            <v:textbox>
              <w:txbxContent>
                <w:p w:rsidR="00E05E9B" w:rsidRDefault="00E05E9B">
                  <w:r>
                    <w:rPr>
                      <w:rFonts w:hint="eastAsia"/>
                    </w:rPr>
                    <w:t>자체Thread</w:t>
                  </w:r>
                </w:p>
              </w:txbxContent>
            </v:textbox>
          </v:rec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C0"/>
          <w:kern w:val="0"/>
          <w:sz w:val="18"/>
          <w:szCs w:val="20"/>
        </w:rPr>
        <w:t>mProgress</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8000"/>
          <w:kern w:val="0"/>
          <w:sz w:val="18"/>
          <w:szCs w:val="20"/>
        </w:rPr>
        <w:t>show</w:t>
      </w:r>
      <w:r w:rsidR="00110287"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24" style="position:absolute;margin-left:21.55pt;margin-top:2.9pt;width:453.9pt;height:143.45pt;z-index:251761664"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protected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doInBackground</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arg0)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while</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isCancelled</w:t>
      </w:r>
      <w:r w:rsidRPr="005E6EDE">
        <w:rPr>
          <w:rFonts w:ascii="Courier New" w:hAnsi="Courier New" w:cs="Courier New"/>
          <w:color w:val="000000"/>
          <w:kern w:val="0"/>
          <w:sz w:val="18"/>
          <w:szCs w:val="20"/>
        </w:rPr>
        <w:t xml:space="preserve">() == </w:t>
      </w:r>
      <w:r w:rsidRPr="005E6EDE">
        <w:rPr>
          <w:rFonts w:ascii="Courier New" w:hAnsi="Courier New" w:cs="Courier New"/>
          <w:b/>
          <w:bCs/>
          <w:color w:val="7F0055"/>
          <w:kern w:val="0"/>
          <w:sz w:val="18"/>
          <w:szCs w:val="20"/>
        </w:rPr>
        <w:t>false</w:t>
      </w:r>
      <w:r w:rsidRPr="005E6EDE">
        <w:rPr>
          <w:rFonts w:ascii="Courier New" w:hAnsi="Courier New" w:cs="Courier New"/>
          <w:color w:val="000000"/>
          <w:kern w:val="0"/>
          <w:sz w:val="18"/>
          <w:szCs w:val="20"/>
        </w:rPr>
        <w:t xml:space="preserve">) {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if</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 xml:space="preserve"> &lt;= 100) {</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shape id="_x0000_s1134" type="#_x0000_t32" style="position:absolute;margin-left:332.95pt;margin-top:7.8pt;width:34.55pt;height:103.65pt;flip:x;z-index:251770880" o:connectortype="straight">
            <v:stroke endarrow="block"/>
          </v:shape>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b/>
          <w:bCs/>
          <w:color w:val="008000"/>
          <w:kern w:val="0"/>
          <w:sz w:val="18"/>
          <w:szCs w:val="20"/>
        </w:rPr>
        <w:t>publishProgress</w:t>
      </w:r>
      <w:r w:rsidR="00110287" w:rsidRPr="005E6EDE">
        <w:rPr>
          <w:rFonts w:ascii="Courier New" w:hAnsi="Courier New" w:cs="Courier New"/>
          <w:color w:val="000000"/>
          <w:kern w:val="0"/>
          <w:sz w:val="18"/>
          <w:szCs w:val="20"/>
        </w:rPr>
        <w:t>(</w:t>
      </w:r>
      <w:r w:rsidR="00110287" w:rsidRPr="005E6EDE">
        <w:rPr>
          <w:rFonts w:ascii="Courier New" w:hAnsi="Courier New" w:cs="Courier New"/>
          <w:color w:val="0000C0"/>
          <w:kern w:val="0"/>
          <w:sz w:val="18"/>
          <w:szCs w:val="20"/>
        </w:rPr>
        <w:t>mValue</w:t>
      </w:r>
      <w:r w:rsidR="00110287"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b/>
          <w:bCs/>
          <w:color w:val="7F0055"/>
          <w:kern w:val="0"/>
          <w:sz w:val="18"/>
          <w:szCs w:val="20"/>
        </w:rPr>
        <w:t>else</w:t>
      </w:r>
      <w:r w:rsidRPr="005E6EDE">
        <w:rPr>
          <w:rFonts w:ascii="Courier New" w:hAnsi="Courier New" w:cs="Courier New"/>
          <w:color w:val="000000"/>
          <w:kern w:val="0"/>
          <w:sz w:val="18"/>
          <w:szCs w:val="20"/>
        </w:rPr>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break</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try</w:t>
      </w:r>
      <w:r w:rsidRPr="005E6EDE">
        <w:rPr>
          <w:rFonts w:ascii="Courier New" w:hAnsi="Courier New" w:cs="Courier New"/>
          <w:color w:val="000000"/>
          <w:kern w:val="0"/>
          <w:sz w:val="18"/>
          <w:szCs w:val="20"/>
        </w:rPr>
        <w:t xml:space="preserve"> { </w:t>
      </w:r>
      <w:r w:rsidRPr="005E6EDE">
        <w:rPr>
          <w:rFonts w:ascii="Courier New" w:hAnsi="Courier New" w:cs="Courier New"/>
          <w:b/>
          <w:bCs/>
          <w:color w:val="005032"/>
          <w:kern w:val="0"/>
          <w:sz w:val="18"/>
          <w:szCs w:val="20"/>
        </w:rPr>
        <w:t>Thread</w:t>
      </w:r>
      <w:r w:rsidRPr="005E6EDE">
        <w:rPr>
          <w:rFonts w:ascii="Courier New" w:hAnsi="Courier New" w:cs="Courier New"/>
          <w:color w:val="000000"/>
          <w:kern w:val="0"/>
          <w:sz w:val="18"/>
          <w:szCs w:val="20"/>
        </w:rPr>
        <w:t>.</w:t>
      </w:r>
      <w:r w:rsidRPr="005E6EDE">
        <w:rPr>
          <w:rFonts w:ascii="Courier New" w:hAnsi="Courier New" w:cs="Courier New"/>
          <w:i/>
          <w:iCs/>
          <w:color w:val="000000"/>
          <w:kern w:val="0"/>
          <w:sz w:val="18"/>
          <w:szCs w:val="20"/>
        </w:rPr>
        <w:t>sleep</w:t>
      </w:r>
      <w:r w:rsidRPr="005E6EDE">
        <w:rPr>
          <w:rFonts w:ascii="Courier New" w:hAnsi="Courier New" w:cs="Courier New"/>
          <w:color w:val="000000"/>
          <w:kern w:val="0"/>
          <w:sz w:val="18"/>
          <w:szCs w:val="20"/>
        </w:rPr>
        <w:t xml:space="preserve">(50); } </w:t>
      </w:r>
      <w:r w:rsidRPr="005E6EDE">
        <w:rPr>
          <w:rFonts w:ascii="Courier New" w:hAnsi="Courier New" w:cs="Courier New"/>
          <w:b/>
          <w:bCs/>
          <w:color w:val="7F0055"/>
          <w:kern w:val="0"/>
          <w:sz w:val="18"/>
          <w:szCs w:val="20"/>
        </w:rPr>
        <w:t>catch</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5032"/>
          <w:kern w:val="0"/>
          <w:sz w:val="18"/>
          <w:szCs w:val="20"/>
        </w:rPr>
        <w:t>InterruptedException</w:t>
      </w:r>
      <w:r w:rsidRPr="005E6EDE">
        <w:rPr>
          <w:rFonts w:ascii="Courier New" w:hAnsi="Courier New" w:cs="Courier New"/>
          <w:color w:val="000000"/>
          <w:kern w:val="0"/>
          <w:sz w:val="18"/>
          <w:szCs w:val="20"/>
        </w:rPr>
        <w:t xml:space="preserve"> 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b/>
          <w:bCs/>
          <w:color w:val="7F0055"/>
          <w:kern w:val="0"/>
          <w:sz w:val="18"/>
          <w:szCs w:val="20"/>
        </w:rPr>
        <w:t>return</w:t>
      </w:r>
      <w:r w:rsidRPr="005E6EDE">
        <w:rPr>
          <w:rFonts w:ascii="Courier New" w:hAnsi="Courier New" w:cs="Courier New"/>
          <w:color w:val="000000"/>
          <w:kern w:val="0"/>
          <w:sz w:val="18"/>
          <w:szCs w:val="20"/>
        </w:rPr>
        <w:t xml:space="preserve"> </w:t>
      </w:r>
      <w:r w:rsidRPr="005E6EDE">
        <w:rPr>
          <w:rFonts w:ascii="Courier New" w:hAnsi="Courier New" w:cs="Courier New"/>
          <w:color w:val="0000C0"/>
          <w:kern w:val="0"/>
          <w:sz w:val="18"/>
          <w:szCs w:val="20"/>
        </w:rPr>
        <w:t>mValue</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27" style="position:absolute;margin-left:33.55pt;margin-top:101.55pt;width:441.9pt;height:42.6pt;z-index:251764736" filled="f" strokecolor="red" strokeweight="1.5pt"/>
        </w:pict>
      </w:r>
      <w:r w:rsidRPr="00DE14F8">
        <w:rPr>
          <w:rFonts w:ascii="Courier New" w:hAnsi="Courier New" w:cs="Courier New"/>
          <w:noProof/>
          <w:color w:val="000000"/>
          <w:kern w:val="0"/>
          <w:sz w:val="18"/>
          <w:szCs w:val="20"/>
        </w:rPr>
        <w:pict>
          <v:rect id="_x0000_s1126" style="position:absolute;margin-left:33.55pt;margin-top:56.05pt;width:441.9pt;height:42.6pt;z-index:251763712" filled="f" strokecolor="red" strokeweight="1.5pt"/>
        </w:pict>
      </w:r>
      <w:r w:rsidRPr="00DE14F8">
        <w:rPr>
          <w:rFonts w:ascii="Courier New" w:hAnsi="Courier New" w:cs="Courier New"/>
          <w:noProof/>
          <w:color w:val="000000"/>
          <w:kern w:val="0"/>
          <w:sz w:val="18"/>
          <w:szCs w:val="20"/>
        </w:rPr>
        <w:pict>
          <v:rect id="_x0000_s1125" style="position:absolute;margin-left:33.55pt;margin-top:8.8pt;width:441.9pt;height:42.6pt;z-index:251762688" filled="f" strokecolor="red" strokeweight="1.5p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b/>
          <w:bCs/>
          <w:color w:val="7F0055"/>
          <w:kern w:val="0"/>
          <w:sz w:val="18"/>
          <w:szCs w:val="20"/>
        </w:rPr>
        <w:t>protected</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onProgressUpdate</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 xml:space="preserve">... progress) {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setProgress</w:t>
      </w:r>
      <w:r w:rsidRPr="005E6EDE">
        <w:rPr>
          <w:rFonts w:ascii="Courier New" w:hAnsi="Courier New" w:cs="Courier New"/>
          <w:color w:val="000000"/>
          <w:kern w:val="0"/>
          <w:sz w:val="18"/>
          <w:szCs w:val="20"/>
        </w:rPr>
        <w:t xml:space="preserve">(progress[0]);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mText</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setText</w:t>
      </w:r>
      <w:r w:rsidRPr="005E6EDE">
        <w:rPr>
          <w:rFonts w:ascii="Courier New" w:hAnsi="Courier New" w:cs="Courier New"/>
          <w:color w:val="000000"/>
          <w:kern w:val="0"/>
          <w:sz w:val="18"/>
          <w:szCs w:val="20"/>
        </w:rPr>
        <w:t>(</w:t>
      </w:r>
      <w:r w:rsidRPr="005E6EDE">
        <w:rPr>
          <w:rFonts w:ascii="Courier New" w:hAnsi="Courier New" w:cs="Courier New"/>
          <w:b/>
          <w:bCs/>
          <w:color w:val="005032"/>
          <w:kern w:val="0"/>
          <w:sz w:val="18"/>
          <w:szCs w:val="20"/>
        </w:rPr>
        <w:t>Integer</w:t>
      </w:r>
      <w:r w:rsidRPr="005E6EDE">
        <w:rPr>
          <w:rFonts w:ascii="Courier New" w:hAnsi="Courier New" w:cs="Courier New"/>
          <w:color w:val="000000"/>
          <w:kern w:val="0"/>
          <w:sz w:val="18"/>
          <w:szCs w:val="20"/>
        </w:rPr>
        <w:t>.</w:t>
      </w:r>
      <w:r w:rsidRPr="005E6EDE">
        <w:rPr>
          <w:rFonts w:ascii="Courier New" w:hAnsi="Courier New" w:cs="Courier New"/>
          <w:i/>
          <w:iCs/>
          <w:color w:val="000000"/>
          <w:kern w:val="0"/>
          <w:sz w:val="18"/>
          <w:szCs w:val="20"/>
        </w:rPr>
        <w:t>toString</w:t>
      </w:r>
      <w:r w:rsidRPr="005E6EDE">
        <w:rPr>
          <w:rFonts w:ascii="Courier New" w:hAnsi="Courier New" w:cs="Courier New"/>
          <w:color w:val="000000"/>
          <w:kern w:val="0"/>
          <w:sz w:val="18"/>
          <w:szCs w:val="20"/>
        </w:rPr>
        <w:t xml:space="preserve">(progress[0]));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31" style="position:absolute;margin-left:357.7pt;margin-top:.3pt;width:150.35pt;height:27.6pt;z-index:251768832">
            <v:textbox>
              <w:txbxContent>
                <w:p w:rsidR="00E05E9B" w:rsidRDefault="00E05E9B">
                  <w:r>
                    <w:rPr>
                      <w:rFonts w:hint="eastAsia"/>
                    </w:rPr>
                    <w:t>백그라운드 작업끝난뒤 실행</w:t>
                  </w:r>
                </w:p>
              </w:txbxContent>
            </v:textbox>
          </v:rec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t xml:space="preserve">    </w:t>
      </w:r>
      <w:r w:rsidR="00110287" w:rsidRPr="005E6EDE">
        <w:rPr>
          <w:rFonts w:ascii="Courier New" w:hAnsi="Courier New" w:cs="Courier New"/>
          <w:b/>
          <w:bCs/>
          <w:color w:val="7F0055"/>
          <w:kern w:val="0"/>
          <w:sz w:val="18"/>
          <w:szCs w:val="20"/>
        </w:rPr>
        <w:t>protected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7F0055"/>
          <w:kern w:val="0"/>
          <w:sz w:val="18"/>
          <w:szCs w:val="20"/>
        </w:rPr>
        <w:t>void</w:t>
      </w:r>
      <w:r w:rsidR="00110287" w:rsidRPr="005E6EDE">
        <w:rPr>
          <w:rFonts w:ascii="Courier New" w:hAnsi="Courier New" w:cs="Courier New"/>
          <w:color w:val="000000"/>
          <w:kern w:val="0"/>
          <w:sz w:val="18"/>
          <w:szCs w:val="20"/>
        </w:rPr>
        <w:t xml:space="preserve"> </w:t>
      </w:r>
      <w:r w:rsidR="00110287" w:rsidRPr="005E6EDE">
        <w:rPr>
          <w:rFonts w:ascii="Courier New" w:hAnsi="Courier New" w:cs="Courier New"/>
          <w:b/>
          <w:bCs/>
          <w:color w:val="008000"/>
          <w:kern w:val="0"/>
          <w:sz w:val="18"/>
          <w:szCs w:val="20"/>
        </w:rPr>
        <w:t>onPostExecute</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5032"/>
          <w:kern w:val="0"/>
          <w:sz w:val="18"/>
          <w:szCs w:val="20"/>
        </w:rPr>
        <w:t>Integer</w:t>
      </w:r>
      <w:r w:rsidR="00110287" w:rsidRPr="005E6EDE">
        <w:rPr>
          <w:rFonts w:ascii="Courier New" w:hAnsi="Courier New" w:cs="Courier New"/>
          <w:color w:val="000000"/>
          <w:kern w:val="0"/>
          <w:sz w:val="18"/>
          <w:szCs w:val="20"/>
        </w:rPr>
        <w:t xml:space="preserve"> result) {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color w:val="000000"/>
          <w:kern w:val="0"/>
          <w:sz w:val="18"/>
          <w:szCs w:val="20"/>
        </w:rPr>
        <w:tab/>
      </w:r>
      <w:r w:rsidRPr="005E6EDE">
        <w:rPr>
          <w:rFonts w:ascii="Courier New" w:hAnsi="Courier New" w:cs="Courier New"/>
          <w:color w:val="0000C0"/>
          <w:kern w:val="0"/>
          <w:sz w:val="18"/>
          <w:szCs w:val="20"/>
        </w:rPr>
        <w:t>mProgress</w:t>
      </w:r>
      <w:r w:rsidRPr="005E6EDE">
        <w:rPr>
          <w:rFonts w:ascii="Courier New" w:hAnsi="Courier New" w:cs="Courier New"/>
          <w:color w:val="000000"/>
          <w:kern w:val="0"/>
          <w:sz w:val="18"/>
          <w:szCs w:val="20"/>
        </w:rPr>
        <w:t>.</w:t>
      </w:r>
      <w:r w:rsidRPr="005E6EDE">
        <w:rPr>
          <w:rFonts w:ascii="Courier New" w:hAnsi="Courier New" w:cs="Courier New"/>
          <w:b/>
          <w:bCs/>
          <w:color w:val="008000"/>
          <w:kern w:val="0"/>
          <w:sz w:val="18"/>
          <w:szCs w:val="20"/>
        </w:rPr>
        <w:t>dismiss</w:t>
      </w:r>
      <w:r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r w:rsidRPr="005E6EDE">
        <w:rPr>
          <w:rFonts w:ascii="Courier New" w:hAnsi="Courier New" w:cs="Courier New"/>
          <w:b/>
          <w:bCs/>
          <w:color w:val="7F0055"/>
          <w:kern w:val="0"/>
          <w:sz w:val="18"/>
          <w:szCs w:val="20"/>
        </w:rPr>
        <w:t>protected</w:t>
      </w:r>
      <w:r w:rsidRPr="005E6EDE">
        <w:rPr>
          <w:rFonts w:ascii="Courier New" w:hAnsi="Courier New" w:cs="Courier New"/>
          <w:color w:val="000000"/>
          <w:kern w:val="0"/>
          <w:sz w:val="18"/>
          <w:szCs w:val="20"/>
        </w:rPr>
        <w:t xml:space="preserve"> </w:t>
      </w:r>
      <w:r w:rsidRPr="005E6EDE">
        <w:rPr>
          <w:rFonts w:ascii="Courier New" w:hAnsi="Courier New" w:cs="Courier New"/>
          <w:b/>
          <w:bCs/>
          <w:color w:val="7F0055"/>
          <w:kern w:val="0"/>
          <w:sz w:val="18"/>
          <w:szCs w:val="20"/>
        </w:rPr>
        <w:t>void</w:t>
      </w:r>
      <w:r w:rsidRPr="005E6EDE">
        <w:rPr>
          <w:rFonts w:ascii="Courier New" w:hAnsi="Courier New" w:cs="Courier New"/>
          <w:color w:val="000000"/>
          <w:kern w:val="0"/>
          <w:sz w:val="18"/>
          <w:szCs w:val="20"/>
        </w:rPr>
        <w:t xml:space="preserve"> </w:t>
      </w:r>
      <w:r w:rsidRPr="005E6EDE">
        <w:rPr>
          <w:rFonts w:ascii="Courier New" w:hAnsi="Courier New" w:cs="Courier New"/>
          <w:b/>
          <w:bCs/>
          <w:color w:val="008000"/>
          <w:kern w:val="0"/>
          <w:sz w:val="18"/>
          <w:szCs w:val="20"/>
        </w:rPr>
        <w:t>onCancelled</w:t>
      </w:r>
      <w:r w:rsidRPr="005E6EDE">
        <w:rPr>
          <w:rFonts w:ascii="Courier New" w:hAnsi="Courier New" w:cs="Courier New"/>
          <w:color w:val="000000"/>
          <w:kern w:val="0"/>
          <w:sz w:val="18"/>
          <w:szCs w:val="20"/>
        </w:rPr>
        <w:t>() {</w:t>
      </w:r>
    </w:p>
    <w:p w:rsidR="00110287" w:rsidRPr="005E6EDE" w:rsidRDefault="00DE14F8" w:rsidP="00110287">
      <w:pPr>
        <w:wordWrap/>
        <w:adjustRightInd w:val="0"/>
        <w:jc w:val="left"/>
        <w:rPr>
          <w:rFonts w:ascii="Courier New" w:hAnsi="Courier New" w:cs="Courier New"/>
          <w:kern w:val="0"/>
          <w:sz w:val="18"/>
          <w:szCs w:val="20"/>
        </w:rPr>
      </w:pPr>
      <w:r w:rsidRPr="00DE14F8">
        <w:rPr>
          <w:rFonts w:ascii="Courier New" w:hAnsi="Courier New" w:cs="Courier New"/>
          <w:noProof/>
          <w:color w:val="000000"/>
          <w:kern w:val="0"/>
          <w:sz w:val="18"/>
          <w:szCs w:val="20"/>
        </w:rPr>
        <w:pict>
          <v:rect id="_x0000_s1132" style="position:absolute;margin-left:278.2pt;margin-top:2.6pt;width:222.9pt;height:45.5pt;z-index:251769856">
            <v:textbox>
              <w:txbxContent>
                <w:p w:rsidR="00E05E9B" w:rsidRDefault="00E05E9B">
                  <w:r>
                    <w:rPr>
                      <w:rFonts w:hint="eastAsia"/>
                    </w:rPr>
                    <w:t>백그라운드 작업취소시. UI스레드에서 호출</w:t>
                  </w:r>
                </w:p>
              </w:txbxContent>
            </v:textbox>
          </v:rect>
        </w:pict>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00"/>
          <w:kern w:val="0"/>
          <w:sz w:val="18"/>
          <w:szCs w:val="20"/>
        </w:rPr>
        <w:tab/>
      </w:r>
      <w:r w:rsidR="00110287" w:rsidRPr="005E6EDE">
        <w:rPr>
          <w:rFonts w:ascii="Courier New" w:hAnsi="Courier New" w:cs="Courier New"/>
          <w:color w:val="0000C0"/>
          <w:kern w:val="0"/>
          <w:sz w:val="18"/>
          <w:szCs w:val="20"/>
        </w:rPr>
        <w:t>mProgress</w:t>
      </w:r>
      <w:r w:rsidR="00110287" w:rsidRPr="005E6EDE">
        <w:rPr>
          <w:rFonts w:ascii="Courier New" w:hAnsi="Courier New" w:cs="Courier New"/>
          <w:color w:val="000000"/>
          <w:kern w:val="0"/>
          <w:sz w:val="18"/>
          <w:szCs w:val="20"/>
        </w:rPr>
        <w:t>.</w:t>
      </w:r>
      <w:r w:rsidR="00110287" w:rsidRPr="005E6EDE">
        <w:rPr>
          <w:rFonts w:ascii="Courier New" w:hAnsi="Courier New" w:cs="Courier New"/>
          <w:b/>
          <w:bCs/>
          <w:color w:val="008000"/>
          <w:kern w:val="0"/>
          <w:sz w:val="18"/>
          <w:szCs w:val="20"/>
        </w:rPr>
        <w:t>dismiss</w:t>
      </w:r>
      <w:r w:rsidR="00110287" w:rsidRPr="005E6EDE">
        <w:rPr>
          <w:rFonts w:ascii="Courier New" w:hAnsi="Courier New" w:cs="Courier New"/>
          <w:color w:val="000000"/>
          <w:kern w:val="0"/>
          <w:sz w:val="18"/>
          <w:szCs w:val="20"/>
        </w:rPr>
        <w:t>();</w:t>
      </w:r>
    </w:p>
    <w:p w:rsidR="00110287" w:rsidRPr="005E6EDE" w:rsidRDefault="00110287" w:rsidP="00110287">
      <w:pPr>
        <w:wordWrap/>
        <w:adjustRightInd w:val="0"/>
        <w:jc w:val="left"/>
        <w:rPr>
          <w:rFonts w:ascii="Courier New" w:hAnsi="Courier New" w:cs="Courier New"/>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 xml:space="preserve">    }</w:t>
      </w:r>
    </w:p>
    <w:p w:rsidR="00610434" w:rsidRDefault="00110287" w:rsidP="005E6EDE">
      <w:pPr>
        <w:wordWrap/>
        <w:adjustRightInd w:val="0"/>
        <w:jc w:val="left"/>
        <w:rPr>
          <w:rFonts w:ascii="Courier New" w:hAnsi="Courier New" w:cs="Courier New"/>
          <w:color w:val="000000"/>
          <w:kern w:val="0"/>
          <w:sz w:val="18"/>
          <w:szCs w:val="20"/>
        </w:rPr>
      </w:pPr>
      <w:r w:rsidRPr="005E6EDE">
        <w:rPr>
          <w:rFonts w:ascii="Courier New" w:hAnsi="Courier New" w:cs="Courier New"/>
          <w:color w:val="000000"/>
          <w:kern w:val="0"/>
          <w:sz w:val="18"/>
          <w:szCs w:val="20"/>
        </w:rPr>
        <w:tab/>
      </w:r>
      <w:r w:rsidRPr="005E6EDE">
        <w:rPr>
          <w:rFonts w:ascii="Courier New" w:hAnsi="Courier New" w:cs="Courier New"/>
          <w:color w:val="000000"/>
          <w:kern w:val="0"/>
          <w:sz w:val="18"/>
          <w:szCs w:val="20"/>
        </w:rPr>
        <w:tab/>
        <w:t>}</w:t>
      </w:r>
    </w:p>
    <w:p w:rsidR="0024070A" w:rsidRPr="0024070A" w:rsidRDefault="0024070A" w:rsidP="005E6EDE">
      <w:pPr>
        <w:wordWrap/>
        <w:adjustRightInd w:val="0"/>
        <w:jc w:val="left"/>
        <w:rPr>
          <w:rFonts w:ascii="Courier New" w:hAnsi="Courier New" w:cs="Courier New"/>
          <w:b/>
          <w:color w:val="000000"/>
          <w:kern w:val="0"/>
          <w:sz w:val="52"/>
          <w:szCs w:val="20"/>
        </w:rPr>
      </w:pPr>
      <w:r w:rsidRPr="0024070A">
        <w:rPr>
          <w:rFonts w:ascii="Courier New" w:hAnsi="Courier New" w:cs="Courier New" w:hint="eastAsia"/>
          <w:b/>
          <w:color w:val="000000"/>
          <w:kern w:val="0"/>
          <w:sz w:val="52"/>
          <w:szCs w:val="20"/>
        </w:rPr>
        <w:lastRenderedPageBreak/>
        <w:t xml:space="preserve">BACKWORK </w:t>
      </w:r>
      <w:r w:rsidR="00A461CA">
        <w:rPr>
          <w:rFonts w:ascii="Courier New" w:hAnsi="Courier New" w:cs="Courier New" w:hint="eastAsia"/>
          <w:b/>
          <w:color w:val="000000"/>
          <w:kern w:val="0"/>
          <w:sz w:val="52"/>
          <w:szCs w:val="20"/>
        </w:rPr>
        <w:t>674</w:t>
      </w:r>
      <w:r w:rsidR="00A461CA">
        <w:rPr>
          <w:rFonts w:ascii="Courier New" w:hAnsi="Courier New" w:cs="Courier New"/>
          <w:b/>
          <w:color w:val="000000"/>
          <w:kern w:val="0"/>
          <w:sz w:val="52"/>
          <w:szCs w:val="20"/>
        </w:rPr>
        <w:t>…</w:t>
      </w:r>
    </w:p>
    <w:p w:rsidR="00BC643E" w:rsidRDefault="0024070A" w:rsidP="005E6EDE">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중간규모</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이상</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프로그램</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동시에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두가지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작업을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해야할경우가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많다</w:t>
      </w:r>
      <w:r>
        <w:rPr>
          <w:rFonts w:ascii="Courier New" w:hAnsi="Courier New" w:cs="Courier New" w:hint="eastAsia"/>
          <w:color w:val="000000"/>
          <w:kern w:val="0"/>
          <w:sz w:val="18"/>
          <w:szCs w:val="20"/>
        </w:rPr>
        <w:t xml:space="preserve">. </w:t>
      </w:r>
      <w:r w:rsidR="00BE744D">
        <w:rPr>
          <w:rFonts w:ascii="Courier New" w:hAnsi="Courier New" w:cs="Courier New" w:hint="eastAsia"/>
          <w:color w:val="000000"/>
          <w:kern w:val="0"/>
          <w:sz w:val="18"/>
          <w:szCs w:val="20"/>
        </w:rPr>
        <w:t>쓰레드로</w:t>
      </w:r>
      <w:r w:rsidR="00BE744D">
        <w:rPr>
          <w:rFonts w:ascii="Courier New" w:hAnsi="Courier New" w:cs="Courier New" w:hint="eastAsia"/>
          <w:color w:val="000000"/>
          <w:kern w:val="0"/>
          <w:sz w:val="18"/>
          <w:szCs w:val="20"/>
        </w:rPr>
        <w:t xml:space="preserve"> </w:t>
      </w:r>
      <w:r w:rsidR="00BE744D">
        <w:rPr>
          <w:rFonts w:ascii="Courier New" w:hAnsi="Courier New" w:cs="Courier New" w:hint="eastAsia"/>
          <w:color w:val="000000"/>
          <w:kern w:val="0"/>
          <w:sz w:val="18"/>
          <w:szCs w:val="20"/>
        </w:rPr>
        <w:t>처리하자</w:t>
      </w:r>
      <w:r w:rsidR="00BE744D">
        <w:rPr>
          <w:rFonts w:ascii="Courier New" w:hAnsi="Courier New" w:cs="Courier New" w:hint="eastAsia"/>
          <w:color w:val="000000"/>
          <w:kern w:val="0"/>
          <w:sz w:val="18"/>
          <w:szCs w:val="20"/>
        </w:rPr>
        <w:t>.</w:t>
      </w:r>
    </w:p>
    <w:p w:rsidR="00BE744D" w:rsidRDefault="00C3053D" w:rsidP="005E6EDE">
      <w:pPr>
        <w:wordWrap/>
        <w:adjustRightInd w:val="0"/>
        <w:jc w:val="left"/>
        <w:rPr>
          <w:rFonts w:ascii="Courier New" w:hAnsi="Courier New" w:cs="Courier New"/>
          <w:color w:val="000000"/>
          <w:kern w:val="0"/>
          <w:sz w:val="18"/>
          <w:szCs w:val="20"/>
        </w:rPr>
      </w:pPr>
      <w:r>
        <w:rPr>
          <w:rFonts w:ascii="Arial" w:hAnsi="Arial" w:cs="Arial"/>
          <w:noProof/>
          <w:color w:val="000000"/>
          <w:sz w:val="15"/>
          <w:szCs w:val="15"/>
        </w:rPr>
        <w:drawing>
          <wp:inline distT="0" distB="0" distL="0" distR="0">
            <wp:extent cx="3879952" cy="2908025"/>
            <wp:effectExtent l="19050" t="0" r="6248" b="0"/>
            <wp:docPr id="18" name="그림 9" descr="http://lh6.ggpht.com/_BKDW2Q0ulcI/TDMbU4knCqI/AAAAAAAAApc/TT3232gwXMc/s800/2010-07-06%2021.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h6.ggpht.com/_BKDW2Q0ulcI/TDMbU4knCqI/AAAAAAAAApc/TT3232gwXMc/s800/2010-07-06%2021.02.00.jpg"/>
                    <pic:cNvPicPr>
                      <a:picLocks noChangeAspect="1" noChangeArrowheads="1"/>
                    </pic:cNvPicPr>
                  </pic:nvPicPr>
                  <pic:blipFill>
                    <a:blip r:embed="rId26"/>
                    <a:srcRect/>
                    <a:stretch>
                      <a:fillRect/>
                    </a:stretch>
                  </pic:blipFill>
                  <pic:spPr bwMode="auto">
                    <a:xfrm>
                      <a:off x="0" y="0"/>
                      <a:ext cx="3882223" cy="2909727"/>
                    </a:xfrm>
                    <a:prstGeom prst="rect">
                      <a:avLst/>
                    </a:prstGeom>
                    <a:noFill/>
                    <a:ln w="9525">
                      <a:noFill/>
                      <a:miter lim="800000"/>
                      <a:headEnd/>
                      <a:tailEnd/>
                    </a:ln>
                  </pic:spPr>
                </pic:pic>
              </a:graphicData>
            </a:graphic>
          </wp:inline>
        </w:drawing>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class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callactivity</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extends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Activity</w:t>
      </w:r>
      <w:r w:rsidRPr="004E0AE7">
        <w:rPr>
          <w:rFonts w:ascii="Courier New" w:hAnsi="Courier New" w:cs="Courier New"/>
          <w:color w:val="000000"/>
          <w:kern w:val="0"/>
          <w:sz w:val="18"/>
          <w:szCs w:val="20"/>
        </w:rPr>
        <w:t xml:space="preserv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TextView</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AccumThread</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ProgressDialog</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onCreate</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Bundle</w:t>
      </w:r>
      <w:r w:rsidRPr="004E0AE7">
        <w:rPr>
          <w:rFonts w:ascii="Courier New" w:hAnsi="Courier New" w:cs="Courier New"/>
          <w:color w:val="000000"/>
          <w:kern w:val="0"/>
          <w:sz w:val="18"/>
          <w:szCs w:val="20"/>
        </w:rPr>
        <w:t xml:space="preserve"> savedInstanceState)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super</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onCreate</w:t>
      </w:r>
      <w:r w:rsidRPr="004E0AE7">
        <w:rPr>
          <w:rFonts w:ascii="Courier New" w:hAnsi="Courier New" w:cs="Courier New"/>
          <w:color w:val="000000"/>
          <w:kern w:val="0"/>
          <w:sz w:val="18"/>
          <w:szCs w:val="20"/>
        </w:rPr>
        <w:t>(savedInstanceState);</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8000"/>
          <w:kern w:val="0"/>
          <w:sz w:val="18"/>
          <w:szCs w:val="20"/>
        </w:rPr>
        <w:t>setContentView</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R</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layout</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thread_backwork</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005032"/>
          <w:kern w:val="0"/>
          <w:sz w:val="18"/>
          <w:szCs w:val="20"/>
        </w:rPr>
        <w:t>TextView</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findViewById</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R</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id</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Button</w:t>
      </w:r>
      <w:r w:rsidRPr="004E0AE7">
        <w:rPr>
          <w:rFonts w:ascii="Courier New" w:hAnsi="Courier New" w:cs="Courier New"/>
          <w:color w:val="000000"/>
          <w:kern w:val="0"/>
          <w:sz w:val="18"/>
          <w:szCs w:val="20"/>
        </w:rPr>
        <w:t xml:space="preserve"> btn = (</w:t>
      </w:r>
      <w:r w:rsidRPr="004E0AE7">
        <w:rPr>
          <w:rFonts w:ascii="Courier New" w:hAnsi="Courier New" w:cs="Courier New"/>
          <w:b/>
          <w:bCs/>
          <w:color w:val="005032"/>
          <w:kern w:val="0"/>
          <w:sz w:val="18"/>
          <w:szCs w:val="20"/>
        </w:rPr>
        <w:t>Button</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findViewById</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R</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id</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start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btn.</w:t>
      </w:r>
      <w:r w:rsidRPr="004E0AE7">
        <w:rPr>
          <w:rFonts w:ascii="Courier New" w:hAnsi="Courier New" w:cs="Courier New"/>
          <w:b/>
          <w:bCs/>
          <w:color w:val="008000"/>
          <w:kern w:val="0"/>
          <w:sz w:val="18"/>
          <w:szCs w:val="20"/>
        </w:rPr>
        <w:t>setOnClickListener</w:t>
      </w:r>
      <w:r w:rsidRPr="004E0AE7">
        <w:rPr>
          <w:rFonts w:ascii="Courier New" w:hAnsi="Courier New" w:cs="Courier New"/>
          <w:color w:val="000000"/>
          <w:kern w:val="0"/>
          <w:sz w:val="18"/>
          <w:szCs w:val="20"/>
        </w:rPr>
        <w:t>(</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Button</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OnClickListener</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onClick</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View</w:t>
      </w:r>
      <w:r w:rsidRPr="004E0AE7">
        <w:rPr>
          <w:rFonts w:ascii="Courier New" w:hAnsi="Courier New" w:cs="Courier New"/>
          <w:color w:val="000000"/>
          <w:kern w:val="0"/>
          <w:sz w:val="18"/>
          <w:szCs w:val="20"/>
        </w:rPr>
        <w:t xml:space="preserve"> v)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start = 0, end = 100;</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ProgressDialog</w:t>
      </w:r>
      <w:r w:rsidRPr="004E0AE7">
        <w:rPr>
          <w:rFonts w:ascii="Courier New" w:hAnsi="Courier New" w:cs="Courier New"/>
          <w:color w:val="000000"/>
          <w:kern w:val="0"/>
          <w:sz w:val="18"/>
          <w:szCs w:val="20"/>
        </w:rPr>
        <w:t>(v.</w:t>
      </w:r>
      <w:r w:rsidRPr="004E0AE7">
        <w:rPr>
          <w:rFonts w:ascii="Courier New" w:hAnsi="Courier New" w:cs="Courier New"/>
          <w:b/>
          <w:bCs/>
          <w:color w:val="008000"/>
          <w:kern w:val="0"/>
          <w:sz w:val="18"/>
          <w:szCs w:val="20"/>
        </w:rPr>
        <w:t>getContext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setProgressStyle</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ProgressDialog</w:t>
      </w:r>
      <w:r w:rsidRPr="004E0AE7">
        <w:rPr>
          <w:rFonts w:ascii="Courier New" w:hAnsi="Courier New" w:cs="Courier New"/>
          <w:color w:val="000000"/>
          <w:kern w:val="0"/>
          <w:sz w:val="18"/>
          <w:szCs w:val="20"/>
        </w:rPr>
        <w:t>.</w:t>
      </w:r>
      <w:r w:rsidRPr="004E0AE7">
        <w:rPr>
          <w:rFonts w:ascii="Courier New" w:hAnsi="Courier New" w:cs="Courier New"/>
          <w:i/>
          <w:iCs/>
          <w:color w:val="0000C0"/>
          <w:kern w:val="0"/>
          <w:sz w:val="18"/>
          <w:szCs w:val="20"/>
        </w:rPr>
        <w:t>STYLE_SPINNER</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setTitle</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"Calculating"</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setMessage</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"Wait..."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setCancelable</w:t>
      </w:r>
      <w:r w:rsidRPr="004E0AE7">
        <w:rPr>
          <w:rFonts w:ascii="Courier New" w:hAnsi="Courier New" w:cs="Courier New"/>
          <w:color w:val="000000"/>
          <w:kern w:val="0"/>
          <w:sz w:val="18"/>
          <w:szCs w:val="20"/>
        </w:rPr>
        <w:t>(</w:t>
      </w:r>
      <w:r w:rsidRPr="004E0AE7">
        <w:rPr>
          <w:rFonts w:ascii="Courier New" w:hAnsi="Courier New" w:cs="Courier New"/>
          <w:b/>
          <w:bCs/>
          <w:color w:val="7F0055"/>
          <w:kern w:val="0"/>
          <w:sz w:val="18"/>
          <w:szCs w:val="20"/>
        </w:rPr>
        <w:t>false</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setButton</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"Cancel"</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DialogInterface.</w:t>
      </w:r>
      <w:r w:rsidRPr="004E0AE7">
        <w:rPr>
          <w:rFonts w:ascii="Courier New" w:hAnsi="Courier New" w:cs="Courier New"/>
          <w:b/>
          <w:bCs/>
          <w:color w:val="008000"/>
          <w:kern w:val="0"/>
          <w:sz w:val="18"/>
          <w:szCs w:val="20"/>
        </w:rPr>
        <w:t>OnClickListener</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onClick</w:t>
      </w:r>
      <w:r w:rsidRPr="004E0AE7">
        <w:rPr>
          <w:rFonts w:ascii="Courier New" w:hAnsi="Courier New" w:cs="Courier New"/>
          <w:color w:val="000000"/>
          <w:kern w:val="0"/>
          <w:sz w:val="18"/>
          <w:szCs w:val="20"/>
        </w:rPr>
        <w:t xml:space="preserve">(DialogInterface dialog, </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whichButton)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true</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dismiss</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show</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AccumThread</w:t>
      </w:r>
      <w:r w:rsidRPr="004E0AE7">
        <w:rPr>
          <w:rFonts w:ascii="Courier New" w:hAnsi="Courier New" w:cs="Courier New"/>
          <w:color w:val="000000"/>
          <w:kern w:val="0"/>
          <w:sz w:val="18"/>
          <w:szCs w:val="20"/>
        </w:rPr>
        <w:t xml:space="preserve">(start, end, </w:t>
      </w:r>
      <w:r w:rsidRPr="004E0AE7">
        <w:rPr>
          <w:rFonts w:ascii="Courier New" w:hAnsi="Courier New" w:cs="Courier New"/>
          <w:color w:val="0000C0"/>
          <w:kern w:val="0"/>
          <w:sz w:val="18"/>
          <w:szCs w:val="20"/>
        </w:rPr>
        <w:t>mAfterAccum</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start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class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AccumThread</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extends</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Thread</w:t>
      </w:r>
      <w:r w:rsidRPr="004E0AE7">
        <w:rPr>
          <w:rFonts w:ascii="Courier New" w:hAnsi="Courier New" w:cs="Courier New"/>
          <w:color w:val="000000"/>
          <w:kern w:val="0"/>
          <w:sz w:val="18"/>
          <w:szCs w:val="20"/>
        </w:rPr>
        <w:t xml:space="preserv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mStart</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mEnd</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lastRenderedPageBreak/>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Handler</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mAfter</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boolean</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8000"/>
          <w:kern w:val="0"/>
          <w:sz w:val="18"/>
          <w:szCs w:val="20"/>
        </w:rPr>
        <w:t>AccumThread</w:t>
      </w:r>
      <w:r w:rsidRPr="004E0AE7">
        <w:rPr>
          <w:rFonts w:ascii="Courier New" w:hAnsi="Courier New" w:cs="Courier New"/>
          <w:color w:val="000000"/>
          <w:kern w:val="0"/>
          <w:sz w:val="18"/>
          <w:szCs w:val="20"/>
        </w:rPr>
        <w:t>(</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start, </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end, </w:t>
      </w:r>
      <w:r w:rsidRPr="004E0AE7">
        <w:rPr>
          <w:rFonts w:ascii="Courier New" w:hAnsi="Courier New" w:cs="Courier New"/>
          <w:b/>
          <w:bCs/>
          <w:color w:val="005032"/>
          <w:kern w:val="0"/>
          <w:sz w:val="18"/>
          <w:szCs w:val="20"/>
        </w:rPr>
        <w:t>Handler</w:t>
      </w:r>
      <w:r w:rsidRPr="004E0AE7">
        <w:rPr>
          <w:rFonts w:ascii="Courier New" w:hAnsi="Courier New" w:cs="Courier New"/>
          <w:color w:val="000000"/>
          <w:kern w:val="0"/>
          <w:sz w:val="18"/>
          <w:szCs w:val="20"/>
        </w:rPr>
        <w:t xml:space="preserve"> after)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mStart</w:t>
      </w:r>
      <w:r w:rsidRPr="004E0AE7">
        <w:rPr>
          <w:rFonts w:ascii="Courier New" w:hAnsi="Courier New" w:cs="Courier New"/>
          <w:color w:val="000000"/>
          <w:kern w:val="0"/>
          <w:sz w:val="18"/>
          <w:szCs w:val="20"/>
        </w:rPr>
        <w:t xml:space="preserve"> = start;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mEnd</w:t>
      </w:r>
      <w:r w:rsidRPr="004E0AE7">
        <w:rPr>
          <w:rFonts w:ascii="Courier New" w:hAnsi="Courier New" w:cs="Courier New"/>
          <w:color w:val="000000"/>
          <w:kern w:val="0"/>
          <w:sz w:val="18"/>
          <w:szCs w:val="20"/>
        </w:rPr>
        <w:t xml:space="preserve"> = end;</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false</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mAfter</w:t>
      </w:r>
      <w:r w:rsidRPr="004E0AE7">
        <w:rPr>
          <w:rFonts w:ascii="Courier New" w:hAnsi="Courier New" w:cs="Courier New"/>
          <w:color w:val="000000"/>
          <w:kern w:val="0"/>
          <w:sz w:val="18"/>
          <w:szCs w:val="20"/>
        </w:rPr>
        <w:t xml:space="preserve"> = after;</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run</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 xml:space="preserve"> = 0;</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for</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int</w:t>
      </w:r>
      <w:r w:rsidRPr="004E0AE7">
        <w:rPr>
          <w:rFonts w:ascii="Courier New" w:hAnsi="Courier New" w:cs="Courier New"/>
          <w:color w:val="000000"/>
          <w:kern w:val="0"/>
          <w:sz w:val="18"/>
          <w:szCs w:val="20"/>
        </w:rPr>
        <w:t xml:space="preserve"> i = </w:t>
      </w:r>
      <w:r w:rsidRPr="004E0AE7">
        <w:rPr>
          <w:rFonts w:ascii="Courier New" w:hAnsi="Courier New" w:cs="Courier New"/>
          <w:color w:val="0000C0"/>
          <w:kern w:val="0"/>
          <w:sz w:val="18"/>
          <w:szCs w:val="20"/>
        </w:rPr>
        <w:t>mStart</w:t>
      </w:r>
      <w:r w:rsidRPr="004E0AE7">
        <w:rPr>
          <w:rFonts w:ascii="Courier New" w:hAnsi="Courier New" w:cs="Courier New"/>
          <w:color w:val="000000"/>
          <w:kern w:val="0"/>
          <w:sz w:val="18"/>
          <w:szCs w:val="20"/>
        </w:rPr>
        <w:t xml:space="preserve">; i &lt;= </w:t>
      </w:r>
      <w:r w:rsidRPr="004E0AE7">
        <w:rPr>
          <w:rFonts w:ascii="Courier New" w:hAnsi="Courier New" w:cs="Courier New"/>
          <w:color w:val="0000C0"/>
          <w:kern w:val="0"/>
          <w:sz w:val="18"/>
          <w:szCs w:val="20"/>
        </w:rPr>
        <w:t>mEnd</w:t>
      </w:r>
      <w:r w:rsidRPr="004E0AE7">
        <w:rPr>
          <w:rFonts w:ascii="Courier New" w:hAnsi="Courier New" w:cs="Courier New"/>
          <w:color w:val="000000"/>
          <w:kern w:val="0"/>
          <w:sz w:val="18"/>
          <w:szCs w:val="20"/>
        </w:rPr>
        <w:t>; i++)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 xml:space="preserve"> += i;</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try</w:t>
      </w:r>
      <w:r w:rsidRPr="004E0AE7">
        <w:rPr>
          <w:rFonts w:ascii="Courier New" w:hAnsi="Courier New" w:cs="Courier New"/>
          <w:color w:val="000000"/>
          <w:kern w:val="0"/>
          <w:sz w:val="18"/>
          <w:szCs w:val="20"/>
        </w:rPr>
        <w:t xml:space="preserve"> { </w:t>
      </w:r>
      <w:r w:rsidRPr="004E0AE7">
        <w:rPr>
          <w:rFonts w:ascii="Courier New" w:hAnsi="Courier New" w:cs="Courier New"/>
          <w:b/>
          <w:bCs/>
          <w:color w:val="005032"/>
          <w:kern w:val="0"/>
          <w:sz w:val="18"/>
          <w:szCs w:val="20"/>
        </w:rPr>
        <w:t>Thread</w:t>
      </w:r>
      <w:r w:rsidRPr="004E0AE7">
        <w:rPr>
          <w:rFonts w:ascii="Courier New" w:hAnsi="Courier New" w:cs="Courier New"/>
          <w:color w:val="000000"/>
          <w:kern w:val="0"/>
          <w:sz w:val="18"/>
          <w:szCs w:val="20"/>
        </w:rPr>
        <w:t>.</w:t>
      </w:r>
      <w:r w:rsidRPr="004E0AE7">
        <w:rPr>
          <w:rFonts w:ascii="Courier New" w:hAnsi="Courier New" w:cs="Courier New"/>
          <w:i/>
          <w:iCs/>
          <w:color w:val="000000"/>
          <w:kern w:val="0"/>
          <w:sz w:val="18"/>
          <w:szCs w:val="20"/>
        </w:rPr>
        <w:t>sleep</w:t>
      </w:r>
      <w:r w:rsidRPr="004E0AE7">
        <w:rPr>
          <w:rFonts w:ascii="Courier New" w:hAnsi="Courier New" w:cs="Courier New"/>
          <w:color w:val="000000"/>
          <w:kern w:val="0"/>
          <w:sz w:val="18"/>
          <w:szCs w:val="20"/>
        </w:rPr>
        <w:t xml:space="preserve">(20); } </w:t>
      </w:r>
      <w:r w:rsidRPr="004E0AE7">
        <w:rPr>
          <w:rFonts w:ascii="Courier New" w:hAnsi="Courier New" w:cs="Courier New"/>
          <w:b/>
          <w:bCs/>
          <w:color w:val="7F0055"/>
          <w:kern w:val="0"/>
          <w:sz w:val="18"/>
          <w:szCs w:val="20"/>
        </w:rPr>
        <w:t>catch</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5032"/>
          <w:kern w:val="0"/>
          <w:sz w:val="18"/>
          <w:szCs w:val="20"/>
        </w:rPr>
        <w:t>InterruptedException</w:t>
      </w:r>
      <w:r w:rsidRPr="004E0AE7">
        <w:rPr>
          <w:rFonts w:ascii="Courier New" w:hAnsi="Courier New" w:cs="Courier New"/>
          <w:color w:val="000000"/>
          <w:kern w:val="0"/>
          <w:sz w:val="18"/>
          <w:szCs w:val="20"/>
        </w:rPr>
        <w:t xml:space="preserve"> e)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if</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return</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mAfter</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sendEmptyMessage</w:t>
      </w:r>
      <w:r w:rsidRPr="004E0AE7">
        <w:rPr>
          <w:rFonts w:ascii="Courier New" w:hAnsi="Courier New" w:cs="Courier New"/>
          <w:color w:val="000000"/>
          <w:kern w:val="0"/>
          <w:sz w:val="18"/>
          <w:szCs w:val="20"/>
        </w:rPr>
        <w:t>(0);</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005032"/>
          <w:kern w:val="0"/>
          <w:sz w:val="18"/>
          <w:szCs w:val="20"/>
        </w:rPr>
        <w:t>Handler</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mAfterAccum</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new</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Handler</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public</w:t>
      </w:r>
      <w:r w:rsidRPr="004E0AE7">
        <w:rPr>
          <w:rFonts w:ascii="Courier New" w:hAnsi="Courier New" w:cs="Courier New"/>
          <w:color w:val="000000"/>
          <w:kern w:val="0"/>
          <w:sz w:val="18"/>
          <w:szCs w:val="20"/>
        </w:rPr>
        <w:t xml:space="preserve"> </w:t>
      </w:r>
      <w:r w:rsidRPr="004E0AE7">
        <w:rPr>
          <w:rFonts w:ascii="Courier New" w:hAnsi="Courier New" w:cs="Courier New"/>
          <w:b/>
          <w:bCs/>
          <w:color w:val="7F0055"/>
          <w:kern w:val="0"/>
          <w:sz w:val="18"/>
          <w:szCs w:val="20"/>
        </w:rPr>
        <w:t>void</w:t>
      </w:r>
      <w:r w:rsidRPr="004E0AE7">
        <w:rPr>
          <w:rFonts w:ascii="Courier New" w:hAnsi="Courier New" w:cs="Courier New"/>
          <w:color w:val="000000"/>
          <w:kern w:val="0"/>
          <w:sz w:val="18"/>
          <w:szCs w:val="20"/>
        </w:rPr>
        <w:t xml:space="preserve"> </w:t>
      </w:r>
      <w:r w:rsidRPr="004E0AE7">
        <w:rPr>
          <w:rFonts w:ascii="Courier New" w:hAnsi="Courier New" w:cs="Courier New"/>
          <w:b/>
          <w:bCs/>
          <w:color w:val="008000"/>
          <w:kern w:val="0"/>
          <w:sz w:val="18"/>
          <w:szCs w:val="20"/>
        </w:rPr>
        <w:t>handleMessage</w:t>
      </w:r>
      <w:r w:rsidRPr="004E0AE7">
        <w:rPr>
          <w:rFonts w:ascii="Courier New" w:hAnsi="Courier New" w:cs="Courier New"/>
          <w:color w:val="000000"/>
          <w:kern w:val="0"/>
          <w:sz w:val="18"/>
          <w:szCs w:val="20"/>
        </w:rPr>
        <w:t>(</w:t>
      </w:r>
      <w:r w:rsidRPr="004E0AE7">
        <w:rPr>
          <w:rFonts w:ascii="Courier New" w:hAnsi="Courier New" w:cs="Courier New"/>
          <w:b/>
          <w:bCs/>
          <w:color w:val="005032"/>
          <w:kern w:val="0"/>
          <w:sz w:val="18"/>
          <w:szCs w:val="20"/>
        </w:rPr>
        <w:t>Message</w:t>
      </w:r>
      <w:r w:rsidRPr="004E0AE7">
        <w:rPr>
          <w:rFonts w:ascii="Courier New" w:hAnsi="Courier New" w:cs="Courier New"/>
          <w:color w:val="000000"/>
          <w:kern w:val="0"/>
          <w:sz w:val="18"/>
          <w:szCs w:val="20"/>
        </w:rPr>
        <w:t xml:space="preserve"> msg)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mProgress</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dismiss</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b/>
          <w:bCs/>
          <w:color w:val="7F0055"/>
          <w:kern w:val="0"/>
          <w:sz w:val="18"/>
          <w:szCs w:val="20"/>
        </w:rPr>
        <w:t>if</w:t>
      </w:r>
      <w:r w:rsidRPr="004E0AE7">
        <w:rPr>
          <w:rFonts w:ascii="Courier New" w:hAnsi="Courier New" w:cs="Courier New"/>
          <w:color w:val="000000"/>
          <w:kern w:val="0"/>
          <w:sz w:val="18"/>
          <w:szCs w:val="20"/>
        </w:rPr>
        <w:t xml:space="preserve"> (</w:t>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color w:val="0000C0"/>
          <w:kern w:val="0"/>
          <w:sz w:val="18"/>
          <w:szCs w:val="20"/>
        </w:rPr>
        <w:t>mQuit</w:t>
      </w:r>
      <w:r w:rsidRPr="004E0AE7">
        <w:rPr>
          <w:rFonts w:ascii="Courier New" w:hAnsi="Courier New" w:cs="Courier New"/>
          <w:color w:val="000000"/>
          <w:kern w:val="0"/>
          <w:sz w:val="18"/>
          <w:szCs w:val="20"/>
        </w:rPr>
        <w:t xml:space="preserve"> == </w:t>
      </w:r>
      <w:r w:rsidRPr="004E0AE7">
        <w:rPr>
          <w:rFonts w:ascii="Courier New" w:hAnsi="Courier New" w:cs="Courier New"/>
          <w:b/>
          <w:bCs/>
          <w:color w:val="7F0055"/>
          <w:kern w:val="0"/>
          <w:sz w:val="18"/>
          <w:szCs w:val="20"/>
        </w:rPr>
        <w:t>false</w:t>
      </w:r>
      <w:r w:rsidRPr="004E0AE7">
        <w:rPr>
          <w:rFonts w:ascii="Courier New" w:hAnsi="Courier New" w:cs="Courier New"/>
          <w:color w:val="000000"/>
          <w:kern w:val="0"/>
          <w:sz w:val="18"/>
          <w:szCs w:val="20"/>
        </w:rPr>
        <w:t>) {</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r w:rsidRPr="004E0AE7">
        <w:rPr>
          <w:rFonts w:ascii="Courier New" w:hAnsi="Courier New" w:cs="Courier New"/>
          <w:b/>
          <w:bCs/>
          <w:color w:val="008000"/>
          <w:kern w:val="0"/>
          <w:sz w:val="18"/>
          <w:szCs w:val="20"/>
        </w:rPr>
        <w:t>setText</w:t>
      </w:r>
      <w:r w:rsidRPr="004E0AE7">
        <w:rPr>
          <w:rFonts w:ascii="Courier New" w:hAnsi="Courier New" w:cs="Courier New"/>
          <w:color w:val="000000"/>
          <w:kern w:val="0"/>
          <w:sz w:val="18"/>
          <w:szCs w:val="20"/>
        </w:rPr>
        <w:t>(</w:t>
      </w:r>
      <w:r w:rsidRPr="004E0AE7">
        <w:rPr>
          <w:rFonts w:ascii="Courier New" w:hAnsi="Courier New" w:cs="Courier New"/>
          <w:color w:val="2A00FF"/>
          <w:kern w:val="0"/>
          <w:sz w:val="18"/>
          <w:szCs w:val="20"/>
        </w:rPr>
        <w:t>""</w:t>
      </w:r>
      <w:r w:rsidRPr="004E0AE7">
        <w:rPr>
          <w:rFonts w:ascii="Courier New" w:hAnsi="Courier New" w:cs="Courier New"/>
          <w:color w:val="000000"/>
          <w:kern w:val="0"/>
          <w:sz w:val="18"/>
          <w:szCs w:val="20"/>
        </w:rPr>
        <w:t xml:space="preserve"> + </w:t>
      </w:r>
      <w:r w:rsidRPr="004E0AE7">
        <w:rPr>
          <w:rFonts w:ascii="Courier New" w:hAnsi="Courier New" w:cs="Courier New"/>
          <w:color w:val="0000C0"/>
          <w:kern w:val="0"/>
          <w:sz w:val="18"/>
          <w:szCs w:val="20"/>
        </w:rPr>
        <w:t>mThread</w:t>
      </w:r>
      <w:r w:rsidRPr="004E0AE7">
        <w:rPr>
          <w:rFonts w:ascii="Courier New" w:hAnsi="Courier New" w:cs="Courier New"/>
          <w:color w:val="000000"/>
          <w:kern w:val="0"/>
          <w:sz w:val="18"/>
          <w:szCs w:val="20"/>
        </w:rPr>
        <w:t>.</w:t>
      </w:r>
      <w:r w:rsidRPr="004E0AE7">
        <w:rPr>
          <w:rFonts w:ascii="Courier New" w:hAnsi="Courier New" w:cs="Courier New"/>
          <w:color w:val="0000C0"/>
          <w:kern w:val="0"/>
          <w:sz w:val="18"/>
          <w:szCs w:val="20"/>
        </w:rPr>
        <w:t>mResult</w:t>
      </w:r>
      <w:r w:rsidRPr="004E0AE7">
        <w:rPr>
          <w:rFonts w:ascii="Courier New" w:hAnsi="Courier New" w:cs="Courier New"/>
          <w:color w:val="000000"/>
          <w:kern w:val="0"/>
          <w:sz w:val="18"/>
          <w:szCs w:val="20"/>
        </w:rPr>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r w:rsidRPr="004E0AE7">
        <w:rPr>
          <w:rFonts w:ascii="Courier New" w:hAnsi="Courier New" w:cs="Courier New"/>
          <w:color w:val="000000"/>
          <w:kern w:val="0"/>
          <w:sz w:val="18"/>
          <w:szCs w:val="20"/>
        </w:rPr>
        <w:tab/>
        <w:t>}</w:t>
      </w:r>
    </w:p>
    <w:p w:rsidR="004E0AE7" w:rsidRPr="004E0AE7" w:rsidRDefault="004E0AE7" w:rsidP="004E0AE7">
      <w:pPr>
        <w:wordWrap/>
        <w:adjustRightInd w:val="0"/>
        <w:jc w:val="left"/>
        <w:rPr>
          <w:rFonts w:ascii="Courier New" w:hAnsi="Courier New" w:cs="Courier New"/>
          <w:kern w:val="0"/>
          <w:sz w:val="18"/>
          <w:szCs w:val="20"/>
        </w:rPr>
      </w:pPr>
    </w:p>
    <w:p w:rsidR="004E0AE7" w:rsidRPr="004E0AE7" w:rsidRDefault="004E0AE7" w:rsidP="004E0AE7">
      <w:pPr>
        <w:wordWrap/>
        <w:adjustRightInd w:val="0"/>
        <w:jc w:val="left"/>
        <w:rPr>
          <w:rFonts w:ascii="Courier New" w:hAnsi="Courier New" w:cs="Courier New"/>
          <w:kern w:val="0"/>
          <w:sz w:val="18"/>
          <w:szCs w:val="20"/>
        </w:rPr>
      </w:pPr>
    </w:p>
    <w:p w:rsidR="00053757" w:rsidRDefault="00053757">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053757" w:rsidRDefault="00DE14F8" w:rsidP="00053757">
      <w:pPr>
        <w:pStyle w:val="2"/>
        <w:pBdr>
          <w:bottom w:val="single" w:sz="4" w:space="8" w:color="D0D0D0"/>
        </w:pBdr>
        <w:spacing w:before="0" w:beforeAutospacing="0" w:after="0" w:afterAutospacing="0" w:line="184" w:lineRule="atLeast"/>
        <w:rPr>
          <w:rFonts w:ascii="dotum" w:eastAsia="돋움" w:hAnsi="dotum" w:hint="eastAsia"/>
          <w:color w:val="5C5C5C"/>
          <w:sz w:val="14"/>
          <w:szCs w:val="14"/>
        </w:rPr>
      </w:pPr>
      <w:hyperlink r:id="rId27" w:history="1">
        <w:r w:rsidR="00053757">
          <w:rPr>
            <w:rStyle w:val="a8"/>
            <w:rFonts w:ascii="dotum" w:eastAsia="돋움" w:hAnsi="dotum"/>
            <w:color w:val="000000"/>
            <w:sz w:val="18"/>
            <w:szCs w:val="18"/>
            <w:bdr w:val="none" w:sz="0" w:space="0" w:color="auto" w:frame="1"/>
          </w:rPr>
          <w:t>안드로이드</w:t>
        </w:r>
        <w:r w:rsidR="00053757">
          <w:rPr>
            <w:rStyle w:val="a8"/>
            <w:rFonts w:ascii="dotum" w:eastAsia="돋움" w:hAnsi="dotum"/>
            <w:color w:val="000000"/>
            <w:sz w:val="18"/>
            <w:szCs w:val="18"/>
            <w:bdr w:val="none" w:sz="0" w:space="0" w:color="auto" w:frame="1"/>
          </w:rPr>
          <w:t xml:space="preserve"> 021: Thread </w:t>
        </w:r>
        <w:r w:rsidR="00053757">
          <w:rPr>
            <w:rStyle w:val="a8"/>
            <w:rFonts w:ascii="dotum" w:eastAsia="돋움" w:hAnsi="dotum"/>
            <w:color w:val="000000"/>
            <w:sz w:val="18"/>
            <w:szCs w:val="18"/>
            <w:bdr w:val="none" w:sz="0" w:space="0" w:color="auto" w:frame="1"/>
          </w:rPr>
          <w:t>구현하기</w:t>
        </w:r>
        <w:r w:rsidR="00053757">
          <w:rPr>
            <w:rStyle w:val="a8"/>
            <w:rFonts w:ascii="dotum" w:eastAsia="돋움" w:hAnsi="dotum"/>
            <w:color w:val="000000"/>
            <w:sz w:val="18"/>
            <w:szCs w:val="18"/>
            <w:bdr w:val="none" w:sz="0" w:space="0" w:color="auto" w:frame="1"/>
          </w:rPr>
          <w:t xml:space="preserve"> 2/2 (with AsyncTask &amp; ProgressBar)</w:t>
        </w:r>
      </w:hyperlink>
      <w:r w:rsidR="005A19D3">
        <w:rPr>
          <w:rFonts w:ascii="dotum" w:eastAsia="돋움" w:hAnsi="dotum"/>
          <w:color w:val="5C5C5C"/>
          <w:sz w:val="14"/>
          <w:szCs w:val="14"/>
        </w:rPr>
        <w:br/>
      </w:r>
      <w:hyperlink r:id="rId28" w:history="1">
        <w:r w:rsidR="005A19D3">
          <w:rPr>
            <w:rStyle w:val="a8"/>
          </w:rPr>
          <w:t>http://tigerwoods.tistory.com/28</w:t>
        </w:r>
      </w:hyperlink>
    </w:p>
    <w:tbl>
      <w:tblPr>
        <w:tblW w:w="0" w:type="auto"/>
        <w:jc w:val="center"/>
        <w:tblCellSpacing w:w="15" w:type="dxa"/>
        <w:tblCellMar>
          <w:left w:w="0" w:type="dxa"/>
          <w:right w:w="0" w:type="dxa"/>
        </w:tblCellMar>
        <w:tblLook w:val="04A0"/>
      </w:tblPr>
      <w:tblGrid>
        <w:gridCol w:w="51"/>
        <w:gridCol w:w="51"/>
      </w:tblGrid>
      <w:tr w:rsidR="00053757" w:rsidTr="00053757">
        <w:trPr>
          <w:tblCellSpacing w:w="15" w:type="dxa"/>
          <w:jc w:val="center"/>
        </w:trPr>
        <w:tc>
          <w:tcPr>
            <w:tcW w:w="0" w:type="auto"/>
            <w:tcBorders>
              <w:top w:val="nil"/>
              <w:left w:val="nil"/>
              <w:bottom w:val="nil"/>
              <w:right w:val="nil"/>
            </w:tcBorders>
            <w:vAlign w:val="center"/>
            <w:hideMark/>
          </w:tcPr>
          <w:p w:rsidR="00053757" w:rsidRDefault="00053757">
            <w:pPr>
              <w:rPr>
                <w:rFonts w:ascii="돋움" w:eastAsia="돋움" w:hAnsi="돋움" w:cs="굴림"/>
                <w:sz w:val="24"/>
                <w:szCs w:val="24"/>
              </w:rPr>
            </w:pPr>
          </w:p>
        </w:tc>
        <w:tc>
          <w:tcPr>
            <w:tcW w:w="0" w:type="auto"/>
            <w:tcBorders>
              <w:top w:val="nil"/>
              <w:left w:val="nil"/>
              <w:bottom w:val="nil"/>
              <w:right w:val="nil"/>
            </w:tcBorders>
            <w:vAlign w:val="center"/>
            <w:hideMark/>
          </w:tcPr>
          <w:p w:rsidR="00053757" w:rsidRDefault="00053757">
            <w:pPr>
              <w:rPr>
                <w:rFonts w:ascii="돋움" w:eastAsia="돋움" w:hAnsi="돋움" w:cs="굴림"/>
                <w:sz w:val="24"/>
                <w:szCs w:val="24"/>
              </w:rPr>
            </w:pPr>
          </w:p>
        </w:tc>
      </w:tr>
    </w:tbl>
    <w:p w:rsidR="00053757" w:rsidRDefault="00053757" w:rsidP="00053757">
      <w:pPr>
        <w:pStyle w:val="a9"/>
        <w:wordWrap w:val="0"/>
        <w:spacing w:before="0" w:beforeAutospacing="0" w:after="0" w:afterAutospacing="0"/>
        <w:ind w:left="220"/>
        <w:rPr>
          <w:ins w:id="0" w:author="Unknown"/>
          <w:rFonts w:ascii="돋움" w:eastAsia="돋움" w:hAnsi="돋움"/>
          <w:color w:val="3E3E3E"/>
          <w:sz w:val="14"/>
          <w:szCs w:val="14"/>
        </w:rPr>
      </w:pPr>
      <w:ins w:id="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 w:author="Unknown"/>
          <w:rFonts w:ascii="돋움" w:eastAsia="돋움" w:hAnsi="돋움"/>
          <w:color w:val="3E3E3E"/>
          <w:sz w:val="14"/>
          <w:szCs w:val="14"/>
        </w:rPr>
      </w:pPr>
      <w:ins w:id="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4" w:author="Unknown"/>
          <w:rFonts w:ascii="돋움" w:eastAsia="돋움" w:hAnsi="돋움"/>
          <w:color w:val="3E3E3E"/>
          <w:sz w:val="14"/>
          <w:szCs w:val="14"/>
        </w:rPr>
      </w:pPr>
      <w:ins w:id="5" w:author="Unknown">
        <w:r>
          <w:rPr>
            <w:rFonts w:ascii="돋움" w:eastAsia="돋움" w:hAnsi="돋움" w:hint="eastAsia"/>
            <w:color w:val="3E3E3E"/>
            <w:sz w:val="14"/>
            <w:szCs w:val="14"/>
          </w:rPr>
          <w:t> </w:t>
        </w:r>
      </w:ins>
    </w:p>
    <w:p w:rsidR="00053757" w:rsidRDefault="00DE14F8" w:rsidP="00053757">
      <w:pPr>
        <w:rPr>
          <w:ins w:id="6" w:author="Unknown"/>
          <w:rStyle w:val="a8"/>
          <w:color w:val="8A8A8A"/>
          <w:bdr w:val="none" w:sz="0" w:space="0" w:color="auto" w:frame="1"/>
        </w:rPr>
      </w:pPr>
      <w:ins w:id="7" w:author="Unknown">
        <w:r>
          <w:rPr>
            <w:rFonts w:ascii="dotum" w:eastAsia="돋움" w:hAnsi="dotum" w:hint="eastAsia"/>
            <w:color w:val="3E3E3E"/>
            <w:sz w:val="14"/>
            <w:szCs w:val="14"/>
          </w:rPr>
          <w:fldChar w:fldCharType="begin"/>
        </w:r>
        <w:r w:rsidR="00053757">
          <w:rPr>
            <w:rFonts w:ascii="dotum" w:eastAsia="돋움" w:hAnsi="dotum" w:hint="eastAsia"/>
            <w:color w:val="3E3E3E"/>
            <w:sz w:val="14"/>
            <w:szCs w:val="14"/>
          </w:rPr>
          <w:instrText xml:space="preserve"> HYPERLINK "http://tigerwoods.tistory.com/20" </w:instrText>
        </w:r>
        <w:r>
          <w:rPr>
            <w:rFonts w:ascii="dotum" w:eastAsia="돋움" w:hAnsi="dotum" w:hint="eastAsia"/>
            <w:color w:val="3E3E3E"/>
            <w:sz w:val="14"/>
            <w:szCs w:val="14"/>
          </w:rPr>
          <w:fldChar w:fldCharType="separate"/>
        </w:r>
      </w:ins>
    </w:p>
    <w:p w:rsidR="00053757" w:rsidRDefault="00053757" w:rsidP="00053757">
      <w:pPr>
        <w:shd w:val="clear" w:color="auto" w:fill="E7FDB5"/>
        <w:rPr>
          <w:ins w:id="8" w:author="Unknown"/>
        </w:rPr>
      </w:pPr>
      <w:ins w:id="9" w:author="Unknown">
        <w:r>
          <w:rPr>
            <w:rFonts w:ascii="돋움" w:eastAsia="돋움" w:hAnsi="돋움" w:hint="eastAsia"/>
            <w:color w:val="8A8A8A"/>
            <w:sz w:val="14"/>
            <w:szCs w:val="14"/>
            <w:u w:val="single"/>
            <w:bdr w:val="none" w:sz="0" w:space="0" w:color="auto" w:frame="1"/>
          </w:rPr>
          <w:t>안드로이드 Study 목차가기</w:t>
        </w:r>
      </w:ins>
    </w:p>
    <w:p w:rsidR="00053757" w:rsidRDefault="00DE14F8" w:rsidP="00053757">
      <w:pPr>
        <w:rPr>
          <w:ins w:id="10" w:author="Unknown"/>
          <w:rFonts w:ascii="dotum" w:eastAsia="돋움" w:hAnsi="dotum" w:hint="eastAsia"/>
          <w:color w:val="3E3E3E"/>
          <w:sz w:val="14"/>
          <w:szCs w:val="14"/>
        </w:rPr>
      </w:pPr>
      <w:ins w:id="11" w:author="Unknown">
        <w:r>
          <w:rPr>
            <w:rFonts w:ascii="dotum" w:eastAsia="돋움" w:hAnsi="dotum" w:hint="eastAsia"/>
            <w:color w:val="3E3E3E"/>
            <w:sz w:val="14"/>
            <w:szCs w:val="14"/>
          </w:rPr>
          <w:fldChar w:fldCharType="end"/>
        </w:r>
      </w:ins>
    </w:p>
    <w:p w:rsidR="00053757" w:rsidRDefault="00053757" w:rsidP="00053757">
      <w:pPr>
        <w:pStyle w:val="a9"/>
        <w:wordWrap w:val="0"/>
        <w:spacing w:before="0" w:beforeAutospacing="0" w:after="0" w:afterAutospacing="0"/>
        <w:ind w:left="220"/>
        <w:rPr>
          <w:ins w:id="12" w:author="Unknown"/>
          <w:rFonts w:ascii="돋움" w:eastAsia="돋움" w:hAnsi="돋움"/>
          <w:color w:val="3E3E3E"/>
          <w:sz w:val="14"/>
          <w:szCs w:val="14"/>
        </w:rPr>
      </w:pPr>
      <w:ins w:id="1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 w:author="Unknown"/>
          <w:rFonts w:ascii="돋움" w:eastAsia="돋움" w:hAnsi="돋움"/>
          <w:color w:val="3E3E3E"/>
          <w:sz w:val="14"/>
          <w:szCs w:val="14"/>
        </w:rPr>
      </w:pPr>
      <w:ins w:id="1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6" w:author="Unknown"/>
          <w:rFonts w:ascii="돋움" w:eastAsia="돋움" w:hAnsi="돋움"/>
          <w:color w:val="3E3E3E"/>
          <w:sz w:val="14"/>
          <w:szCs w:val="14"/>
        </w:rPr>
      </w:pPr>
      <w:ins w:id="1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jc w:val="center"/>
        <w:rPr>
          <w:ins w:id="18" w:author="Unknown"/>
          <w:rFonts w:ascii="돋움" w:eastAsia="돋움" w:hAnsi="돋움"/>
          <w:color w:val="3E3E3E"/>
          <w:sz w:val="14"/>
          <w:szCs w:val="14"/>
        </w:rPr>
      </w:pPr>
      <w:ins w:id="19" w:author="Unknown">
        <w:r>
          <w:rPr>
            <w:rFonts w:ascii="돋움" w:eastAsia="돋움" w:hAnsi="돋움" w:hint="eastAsia"/>
            <w:color w:val="3E3E3E"/>
            <w:sz w:val="14"/>
            <w:szCs w:val="14"/>
          </w:rPr>
          <w:t>예제 프로젝트 다운 받기</w:t>
        </w:r>
      </w:ins>
    </w:p>
    <w:p w:rsidR="00053757" w:rsidRDefault="00DE14F8" w:rsidP="00053757">
      <w:pPr>
        <w:jc w:val="center"/>
        <w:rPr>
          <w:ins w:id="20" w:author="Unknown"/>
          <w:rFonts w:ascii="돋움" w:eastAsia="돋움" w:hAnsi="돋움"/>
          <w:color w:val="3E3E3E"/>
          <w:sz w:val="14"/>
          <w:szCs w:val="14"/>
        </w:rPr>
      </w:pPr>
      <w:ins w:id="21" w:author="Unknown">
        <w:r>
          <w:rPr>
            <w:rFonts w:ascii="돋움" w:eastAsia="돋움" w:hAnsi="돋움"/>
            <w:color w:val="3E3E3E"/>
            <w:sz w:val="14"/>
            <w:szCs w:val="14"/>
          </w:rPr>
          <w:fldChar w:fldCharType="begin"/>
        </w:r>
        <w:r w:rsidR="00053757">
          <w:rPr>
            <w:rFonts w:ascii="돋움" w:eastAsia="돋움" w:hAnsi="돋움"/>
            <w:color w:val="3E3E3E"/>
            <w:sz w:val="14"/>
            <w:szCs w:val="14"/>
          </w:rPr>
          <w:instrText xml:space="preserve"> HYPERLINK "http://tigerwoods.tistory.com/attachment/cfile25.uf@1350220D4B988EC90CEC3F.zip" </w:instrText>
        </w:r>
        <w:r>
          <w:rPr>
            <w:rFonts w:ascii="돋움" w:eastAsia="돋움" w:hAnsi="돋움"/>
            <w:color w:val="3E3E3E"/>
            <w:sz w:val="14"/>
            <w:szCs w:val="14"/>
          </w:rPr>
          <w:fldChar w:fldCharType="separate"/>
        </w:r>
      </w:ins>
      <w:r w:rsidR="00053757">
        <w:rPr>
          <w:rFonts w:ascii="돋움" w:eastAsia="돋움" w:hAnsi="돋움"/>
          <w:noProof/>
          <w:color w:val="8A8A8A"/>
          <w:sz w:val="14"/>
          <w:szCs w:val="14"/>
          <w:bdr w:val="none" w:sz="0" w:space="0" w:color="auto" w:frame="1"/>
        </w:rPr>
        <w:drawing>
          <wp:inline distT="0" distB="0" distL="0" distR="0">
            <wp:extent cx="153670" cy="153670"/>
            <wp:effectExtent l="19050" t="0" r="0" b="0"/>
            <wp:docPr id="27" name="그림 1" descr="http://cfs.tistory.com/blog/image/extension/zip.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s.tistory.com/blog/image/extension/zip.gif">
                      <a:hlinkClick r:id="rId29"/>
                    </pic:cNvPr>
                    <pic:cNvPicPr>
                      <a:picLocks noChangeAspect="1" noChangeArrowheads="1"/>
                    </pic:cNvPicPr>
                  </pic:nvPicPr>
                  <pic:blipFill>
                    <a:blip r:embed="rId30"/>
                    <a:srcRect/>
                    <a:stretch>
                      <a:fillRect/>
                    </a:stretch>
                  </pic:blipFill>
                  <pic:spPr bwMode="auto">
                    <a:xfrm>
                      <a:off x="0" y="0"/>
                      <a:ext cx="153670" cy="153670"/>
                    </a:xfrm>
                    <a:prstGeom prst="rect">
                      <a:avLst/>
                    </a:prstGeom>
                    <a:noFill/>
                    <a:ln w="9525">
                      <a:noFill/>
                      <a:miter lim="800000"/>
                      <a:headEnd/>
                      <a:tailEnd/>
                    </a:ln>
                  </pic:spPr>
                </pic:pic>
              </a:graphicData>
            </a:graphic>
          </wp:inline>
        </w:drawing>
      </w:r>
      <w:ins w:id="22" w:author="Unknown">
        <w:r w:rsidR="00053757">
          <w:rPr>
            <w:rStyle w:val="apple-converted-space"/>
            <w:rFonts w:ascii="돋움" w:eastAsia="돋움" w:hAnsi="돋움" w:hint="eastAsia"/>
            <w:color w:val="8A8A8A"/>
            <w:sz w:val="14"/>
            <w:szCs w:val="14"/>
            <w:u w:val="single"/>
            <w:bdr w:val="none" w:sz="0" w:space="0" w:color="auto" w:frame="1"/>
          </w:rPr>
          <w:t> </w:t>
        </w:r>
        <w:r w:rsidR="00053757">
          <w:rPr>
            <w:rStyle w:val="a8"/>
            <w:rFonts w:ascii="돋움" w:eastAsia="돋움" w:hAnsi="돋움" w:hint="eastAsia"/>
            <w:color w:val="8A8A8A"/>
            <w:sz w:val="14"/>
            <w:szCs w:val="14"/>
            <w:bdr w:val="none" w:sz="0" w:space="0" w:color="auto" w:frame="1"/>
          </w:rPr>
          <w:t>021_Thread02_AsyncTask.zip</w:t>
        </w:r>
        <w:r>
          <w:rPr>
            <w:rFonts w:ascii="돋움" w:eastAsia="돋움" w:hAnsi="돋움"/>
            <w:color w:val="3E3E3E"/>
            <w:sz w:val="14"/>
            <w:szCs w:val="14"/>
          </w:rPr>
          <w:fldChar w:fldCharType="end"/>
        </w:r>
      </w:ins>
    </w:p>
    <w:p w:rsidR="00053757" w:rsidRDefault="00053757" w:rsidP="00053757">
      <w:pPr>
        <w:jc w:val="left"/>
        <w:rPr>
          <w:ins w:id="23" w:author="Unknown"/>
          <w:rFonts w:ascii="dotum" w:eastAsia="돋움" w:hAnsi="dotum" w:hint="eastAsia"/>
          <w:color w:val="3E3E3E"/>
          <w:sz w:val="14"/>
          <w:szCs w:val="14"/>
        </w:rPr>
      </w:pPr>
      <w:ins w:id="24" w:author="Unknown">
        <w:r>
          <w:rPr>
            <w:rFonts w:ascii="dotum" w:eastAsia="돋움" w:hAnsi="dotum"/>
            <w:color w:val="3E3E3E"/>
            <w:sz w:val="14"/>
            <w:szCs w:val="14"/>
          </w:rPr>
          <w:t> </w:t>
        </w:r>
        <w:r>
          <w:rPr>
            <w:rStyle w:val="apple-converted-space"/>
            <w:rFonts w:ascii="dotum" w:eastAsia="돋움" w:hAnsi="dotum"/>
            <w:color w:val="3E3E3E"/>
            <w:sz w:val="14"/>
            <w:szCs w:val="14"/>
          </w:rPr>
          <w:t> </w:t>
        </w:r>
        <w:r>
          <w:rPr>
            <w:rFonts w:ascii="돋움" w:eastAsia="돋움" w:hAnsi="돋움" w:hint="eastAsia"/>
            <w:color w:val="3E3E3E"/>
            <w:sz w:val="14"/>
            <w:szCs w:val="14"/>
          </w:rPr>
          <w:br/>
        </w:r>
      </w:ins>
    </w:p>
    <w:p w:rsidR="00053757" w:rsidRDefault="00053757" w:rsidP="00053757">
      <w:pPr>
        <w:pStyle w:val="a9"/>
        <w:wordWrap w:val="0"/>
        <w:spacing w:before="0" w:beforeAutospacing="0" w:after="0" w:afterAutospacing="0"/>
        <w:ind w:left="220"/>
        <w:rPr>
          <w:ins w:id="25" w:author="Unknown"/>
          <w:rFonts w:ascii="돋움" w:eastAsia="돋움" w:hAnsi="돋움"/>
          <w:color w:val="3E3E3E"/>
          <w:sz w:val="14"/>
          <w:szCs w:val="14"/>
        </w:rPr>
      </w:pPr>
      <w:ins w:id="26"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7" w:author="Unknown"/>
          <w:rFonts w:ascii="돋움" w:eastAsia="돋움" w:hAnsi="돋움"/>
          <w:color w:val="3E3E3E"/>
          <w:sz w:val="14"/>
          <w:szCs w:val="14"/>
        </w:rPr>
      </w:pPr>
      <w:ins w:id="28" w:author="Unknown">
        <w:r>
          <w:rPr>
            <w:rFonts w:ascii="돋움" w:eastAsia="돋움" w:hAnsi="돋움" w:hint="eastAsia"/>
            <w:color w:val="3E3E3E"/>
            <w:sz w:val="14"/>
            <w:szCs w:val="14"/>
          </w:rPr>
          <w:t> </w:t>
        </w:r>
      </w:ins>
    </w:p>
    <w:p w:rsidR="00053757" w:rsidRDefault="00DE14F8" w:rsidP="00053757">
      <w:pPr>
        <w:pStyle w:val="a9"/>
        <w:wordWrap w:val="0"/>
        <w:spacing w:before="0" w:beforeAutospacing="0" w:after="0" w:afterAutospacing="0"/>
        <w:ind w:left="220"/>
        <w:rPr>
          <w:ins w:id="29" w:author="Unknown"/>
          <w:rFonts w:ascii="돋움" w:eastAsia="돋움" w:hAnsi="돋움"/>
          <w:color w:val="3E3E3E"/>
          <w:sz w:val="14"/>
          <w:szCs w:val="14"/>
        </w:rPr>
      </w:pPr>
      <w:ins w:id="30" w:author="Unknown">
        <w:r>
          <w:rPr>
            <w:rFonts w:ascii="돋움" w:eastAsia="돋움" w:hAnsi="돋움"/>
            <w:color w:val="3E3E3E"/>
            <w:sz w:val="14"/>
            <w:szCs w:val="14"/>
          </w:rPr>
          <w:fldChar w:fldCharType="begin"/>
        </w:r>
        <w:r w:rsidR="00053757">
          <w:rPr>
            <w:rFonts w:ascii="돋움" w:eastAsia="돋움" w:hAnsi="돋움"/>
            <w:color w:val="3E3E3E"/>
            <w:sz w:val="14"/>
            <w:szCs w:val="14"/>
          </w:rPr>
          <w:instrText xml:space="preserve"> HYPERLINK "http://tigerwoods.tistory.com/26" </w:instrText>
        </w:r>
        <w:r>
          <w:rPr>
            <w:rFonts w:ascii="돋움" w:eastAsia="돋움" w:hAnsi="돋움"/>
            <w:color w:val="3E3E3E"/>
            <w:sz w:val="14"/>
            <w:szCs w:val="14"/>
          </w:rPr>
          <w:fldChar w:fldCharType="separate"/>
        </w:r>
        <w:r w:rsidR="00053757">
          <w:rPr>
            <w:rStyle w:val="a8"/>
            <w:rFonts w:ascii="돋움" w:eastAsia="돋움" w:hAnsi="돋움" w:hint="eastAsia"/>
            <w:color w:val="8A8A8A"/>
            <w:sz w:val="18"/>
            <w:szCs w:val="18"/>
            <w:bdr w:val="none" w:sz="0" w:space="0" w:color="auto" w:frame="1"/>
          </w:rPr>
          <w:t>전 포스트</w:t>
        </w:r>
        <w:r>
          <w:rPr>
            <w:rFonts w:ascii="돋움" w:eastAsia="돋움" w:hAnsi="돋움"/>
            <w:color w:val="3E3E3E"/>
            <w:sz w:val="14"/>
            <w:szCs w:val="14"/>
          </w:rPr>
          <w:fldChar w:fldCharType="end"/>
        </w:r>
        <w:r w:rsidR="00053757">
          <w:rPr>
            <w:rFonts w:ascii="돋움" w:eastAsia="돋움" w:hAnsi="돋움" w:hint="eastAsia"/>
            <w:color w:val="3E3E3E"/>
            <w:sz w:val="18"/>
            <w:szCs w:val="18"/>
            <w:bdr w:val="none" w:sz="0" w:space="0" w:color="auto" w:frame="1"/>
          </w:rPr>
          <w:t>에서 설명했던 여러 스레드 구현방법들은 비록 아무 문제가 없지만 구현방법이 복잡해서 코드를 읽기 힘들게 만드는 경향이 있었다. Background작업에 관한 모든 사항(스레드 객체 생성, 사용, UI스레드와 통신 등)이 Activity 코드에 포함 되고 특히 background 스레드가 UI위젯과 빈번한 통신을 할수록 Activity 코드의 복잡함은 점점 배가 된다.</w:t>
        </w:r>
        <w:r w:rsidR="00053757">
          <w:rPr>
            <w:rStyle w:val="apple-converted-space"/>
            <w:rFonts w:ascii="돋움" w:eastAsia="돋움" w:hAnsi="돋움" w:hint="eastAsia"/>
            <w:color w:val="3E3E3E"/>
            <w:sz w:val="18"/>
            <w:szCs w:val="18"/>
            <w:bdr w:val="none" w:sz="0" w:space="0" w:color="auto" w:frame="1"/>
          </w:rPr>
          <w:t> </w:t>
        </w:r>
        <w:r w:rsidR="00053757">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31" w:author="Unknown"/>
          <w:rFonts w:ascii="돋움" w:eastAsia="돋움" w:hAnsi="돋움"/>
          <w:color w:val="3E3E3E"/>
          <w:sz w:val="14"/>
          <w:szCs w:val="14"/>
        </w:rPr>
      </w:pPr>
      <w:ins w:id="3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33" w:author="Unknown"/>
          <w:rFonts w:ascii="돋움" w:eastAsia="돋움" w:hAnsi="돋움"/>
          <w:color w:val="3E3E3E"/>
          <w:sz w:val="14"/>
          <w:szCs w:val="14"/>
        </w:rPr>
      </w:pPr>
      <w:ins w:id="34" w:author="Unknown">
        <w:r>
          <w:rPr>
            <w:rFonts w:ascii="돋움" w:eastAsia="돋움" w:hAnsi="돋움" w:hint="eastAsia"/>
            <w:color w:val="3E3E3E"/>
            <w:sz w:val="18"/>
            <w:szCs w:val="18"/>
            <w:bdr w:val="none" w:sz="0" w:space="0" w:color="auto" w:frame="1"/>
          </w:rPr>
          <w:t>안드로이드에서는 이런 문제를 해결하기 위해 API level 3 (1.5 version) 부터</w:t>
        </w:r>
        <w:r>
          <w:rPr>
            <w:rStyle w:val="apple-converted-space"/>
            <w:rFonts w:ascii="돋움" w:eastAsia="돋움" w:hAnsi="돋움" w:hint="eastAsia"/>
            <w:color w:val="3E3E3E"/>
            <w:sz w:val="18"/>
            <w:szCs w:val="18"/>
            <w:bdr w:val="none" w:sz="0" w:space="0" w:color="auto" w:frame="1"/>
          </w:rPr>
          <w:t> </w:t>
        </w:r>
        <w:r>
          <w:rPr>
            <w:rStyle w:val="aa"/>
            <w:rFonts w:ascii="돋움" w:eastAsia="돋움" w:hAnsi="돋움" w:hint="eastAsia"/>
            <w:color w:val="3E3E3E"/>
            <w:sz w:val="18"/>
            <w:szCs w:val="18"/>
            <w:bdr w:val="none" w:sz="0" w:space="0" w:color="auto" w:frame="1"/>
          </w:rPr>
          <w:t>AsyncTask</w:t>
        </w:r>
        <w:r>
          <w:rPr>
            <w:rFonts w:ascii="돋움" w:eastAsia="돋움" w:hAnsi="돋움" w:hint="eastAsia"/>
            <w:color w:val="3E3E3E"/>
            <w:sz w:val="18"/>
            <w:szCs w:val="18"/>
            <w:bdr w:val="none" w:sz="0" w:space="0" w:color="auto" w:frame="1"/>
          </w:rPr>
          <w:t>라는 클래스를 제공하고 있다.</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35" w:author="Unknown"/>
          <w:rFonts w:ascii="돋움" w:eastAsia="돋움" w:hAnsi="돋움"/>
          <w:color w:val="3E3E3E"/>
          <w:sz w:val="14"/>
          <w:szCs w:val="14"/>
        </w:rPr>
      </w:pPr>
      <w:ins w:id="36"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37" w:author="Unknown"/>
          <w:rFonts w:ascii="돋움" w:eastAsia="돋움" w:hAnsi="돋움"/>
          <w:color w:val="3E3E3E"/>
          <w:sz w:val="14"/>
          <w:szCs w:val="14"/>
        </w:rPr>
      </w:pPr>
      <w:ins w:id="38" w:author="Unknown">
        <w:r>
          <w:rPr>
            <w:rFonts w:ascii="돋움" w:eastAsia="돋움" w:hAnsi="돋움" w:hint="eastAsia"/>
            <w:color w:val="3E3E3E"/>
            <w:sz w:val="18"/>
            <w:szCs w:val="18"/>
            <w:bdr w:val="none" w:sz="0" w:space="0" w:color="auto" w:frame="1"/>
          </w:rPr>
          <w:t>AsyncTask클래스는 background작업을 위한 모든 일(스레드생성, 작업실행, UI와 통신 등)을 추상화 함으로 각각의 background작업을 객체 단위로 구현/관리 할 수 있게 하는것이 목적이다. 그림으로 표현하면 다음과 같다.</w:t>
        </w:r>
      </w:ins>
    </w:p>
    <w:tbl>
      <w:tblPr>
        <w:tblW w:w="0" w:type="auto"/>
        <w:tblCellMar>
          <w:left w:w="0" w:type="dxa"/>
          <w:right w:w="0" w:type="dxa"/>
        </w:tblCellMar>
        <w:tblLook w:val="04A0"/>
      </w:tblPr>
      <w:tblGrid>
        <w:gridCol w:w="9072"/>
      </w:tblGrid>
      <w:tr w:rsidR="00053757" w:rsidTr="00053757">
        <w:tc>
          <w:tcPr>
            <w:tcW w:w="0" w:type="auto"/>
            <w:tcBorders>
              <w:top w:val="nil"/>
              <w:left w:val="nil"/>
              <w:bottom w:val="nil"/>
              <w:right w:val="nil"/>
            </w:tcBorders>
            <w:shd w:val="clear" w:color="auto" w:fill="EEEEEE"/>
            <w:tcMar>
              <w:top w:w="23" w:type="dxa"/>
              <w:left w:w="23" w:type="dxa"/>
              <w:bottom w:w="23" w:type="dxa"/>
              <w:right w:w="23" w:type="dxa"/>
            </w:tcMar>
            <w:vAlign w:val="center"/>
            <w:hideMark/>
          </w:tcPr>
          <w:p w:rsidR="00053757" w:rsidRDefault="00053757">
            <w:pPr>
              <w:rPr>
                <w:rFonts w:ascii="돋움" w:eastAsia="돋움" w:hAnsi="돋움" w:cs="굴림"/>
                <w:sz w:val="24"/>
                <w:szCs w:val="24"/>
              </w:rPr>
            </w:pPr>
            <w:r>
              <w:rPr>
                <w:rFonts w:ascii="돋움" w:eastAsia="돋움" w:hAnsi="돋움"/>
                <w:noProof/>
              </w:rPr>
              <w:drawing>
                <wp:inline distT="0" distB="0" distL="0" distR="0">
                  <wp:extent cx="5713095" cy="1477645"/>
                  <wp:effectExtent l="19050" t="0" r="1905" b="0"/>
                  <wp:docPr id="26" name="그림 2" descr="http://cfile6.uf.tistory.com/image/131B56204B9997C872F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6.uf.tistory.com/image/131B56204B9997C872FBA9"/>
                          <pic:cNvPicPr>
                            <a:picLocks noChangeAspect="1" noChangeArrowheads="1"/>
                          </pic:cNvPicPr>
                        </pic:nvPicPr>
                        <pic:blipFill>
                          <a:blip r:embed="rId31"/>
                          <a:srcRect/>
                          <a:stretch>
                            <a:fillRect/>
                          </a:stretch>
                        </pic:blipFill>
                        <pic:spPr bwMode="auto">
                          <a:xfrm>
                            <a:off x="0" y="0"/>
                            <a:ext cx="5713095" cy="1477645"/>
                          </a:xfrm>
                          <a:prstGeom prst="rect">
                            <a:avLst/>
                          </a:prstGeom>
                          <a:noFill/>
                          <a:ln w="9525">
                            <a:noFill/>
                            <a:miter lim="800000"/>
                            <a:headEnd/>
                            <a:tailEnd/>
                          </a:ln>
                        </pic:spPr>
                      </pic:pic>
                    </a:graphicData>
                  </a:graphic>
                </wp:inline>
              </w:drawing>
            </w:r>
          </w:p>
        </w:tc>
      </w:tr>
    </w:tbl>
    <w:p w:rsidR="00053757" w:rsidRDefault="00053757" w:rsidP="00053757">
      <w:pPr>
        <w:rPr>
          <w:ins w:id="39" w:author="Unknown"/>
          <w:rFonts w:ascii="dotum" w:eastAsia="돋움" w:hAnsi="dotum" w:hint="eastAsia"/>
          <w:color w:val="3E3E3E"/>
          <w:sz w:val="14"/>
          <w:szCs w:val="14"/>
        </w:rPr>
      </w:pPr>
      <w:ins w:id="40" w:author="Unknown">
        <w:r>
          <w:rPr>
            <w:rFonts w:ascii="돋움" w:eastAsia="돋움" w:hAnsi="돋움" w:hint="eastAsia"/>
            <w:color w:val="3E3E3E"/>
            <w:sz w:val="14"/>
            <w:szCs w:val="14"/>
          </w:rPr>
          <w:br/>
        </w:r>
      </w:ins>
    </w:p>
    <w:p w:rsidR="00053757" w:rsidRDefault="00053757" w:rsidP="00053757">
      <w:pPr>
        <w:pStyle w:val="a9"/>
        <w:wordWrap w:val="0"/>
        <w:spacing w:before="0" w:beforeAutospacing="0" w:after="0" w:afterAutospacing="0"/>
        <w:ind w:left="220"/>
        <w:rPr>
          <w:ins w:id="41" w:author="Unknown"/>
          <w:rFonts w:ascii="돋움" w:eastAsia="돋움" w:hAnsi="돋움"/>
          <w:color w:val="3E3E3E"/>
          <w:sz w:val="14"/>
          <w:szCs w:val="14"/>
        </w:rPr>
      </w:pPr>
      <w:ins w:id="42"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43" w:author="Unknown"/>
          <w:rFonts w:ascii="돋움" w:eastAsia="돋움" w:hAnsi="돋움"/>
          <w:color w:val="3E3E3E"/>
          <w:sz w:val="14"/>
          <w:szCs w:val="14"/>
        </w:rPr>
      </w:pPr>
      <w:ins w:id="44"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45" w:author="Unknown"/>
          <w:rFonts w:ascii="돋움" w:eastAsia="돋움" w:hAnsi="돋움"/>
          <w:color w:val="3E3E3E"/>
          <w:sz w:val="14"/>
          <w:szCs w:val="14"/>
        </w:rPr>
      </w:pPr>
      <w:ins w:id="46" w:author="Unknown">
        <w:r>
          <w:rPr>
            <w:rFonts w:ascii="돋움" w:eastAsia="돋움" w:hAnsi="돋움" w:hint="eastAsia"/>
            <w:color w:val="3E3E3E"/>
            <w:sz w:val="18"/>
            <w:szCs w:val="18"/>
            <w:bdr w:val="none" w:sz="0" w:space="0" w:color="auto" w:frame="1"/>
          </w:rPr>
          <w:t>참고로 1.0과 1.1 version의 API를 사용하는 디바이스에서는 구글 code에 공개되어 있는</w:t>
        </w:r>
        <w:r>
          <w:rPr>
            <w:rStyle w:val="apple-converted-space"/>
            <w:rFonts w:ascii="돋움" w:eastAsia="돋움" w:hAnsi="돋움" w:hint="eastAsia"/>
            <w:color w:val="3E3E3E"/>
            <w:sz w:val="18"/>
            <w:szCs w:val="18"/>
            <w:bdr w:val="none" w:sz="0" w:space="0" w:color="auto" w:frame="1"/>
          </w:rPr>
          <w:t> </w:t>
        </w:r>
        <w:r w:rsidR="00DE14F8">
          <w:rPr>
            <w:rFonts w:ascii="돋움" w:eastAsia="돋움" w:hAnsi="돋움"/>
            <w:color w:val="3E3E3E"/>
            <w:sz w:val="18"/>
            <w:szCs w:val="18"/>
            <w:bdr w:val="none" w:sz="0" w:space="0" w:color="auto" w:frame="1"/>
          </w:rPr>
          <w:fldChar w:fldCharType="begin"/>
        </w:r>
        <w:r>
          <w:rPr>
            <w:rFonts w:ascii="돋움" w:eastAsia="돋움" w:hAnsi="돋움"/>
            <w:color w:val="3E3E3E"/>
            <w:sz w:val="18"/>
            <w:szCs w:val="18"/>
            <w:bdr w:val="none" w:sz="0" w:space="0" w:color="auto" w:frame="1"/>
          </w:rPr>
          <w:instrText xml:space="preserve"> HYPERLINK "http://code.google.com/p/shelves/source/browse/trunk/Shelves/src/org/curiouscreature/android/shelves/util/UserTask.java" </w:instrText>
        </w:r>
        <w:r w:rsidR="00DE14F8">
          <w:rPr>
            <w:rFonts w:ascii="돋움" w:eastAsia="돋움" w:hAnsi="돋움"/>
            <w:color w:val="3E3E3E"/>
            <w:sz w:val="18"/>
            <w:szCs w:val="18"/>
            <w:bdr w:val="none" w:sz="0" w:space="0" w:color="auto" w:frame="1"/>
          </w:rPr>
          <w:fldChar w:fldCharType="separate"/>
        </w:r>
        <w:r>
          <w:rPr>
            <w:rStyle w:val="a8"/>
            <w:rFonts w:ascii="돋움" w:eastAsia="돋움" w:hAnsi="돋움" w:hint="eastAsia"/>
            <w:color w:val="8A8A8A"/>
            <w:sz w:val="18"/>
            <w:szCs w:val="18"/>
            <w:bdr w:val="none" w:sz="0" w:space="0" w:color="auto" w:frame="1"/>
          </w:rPr>
          <w:t>UserTask</w:t>
        </w:r>
        <w:r w:rsidR="00DE14F8">
          <w:rPr>
            <w:rFonts w:ascii="돋움" w:eastAsia="돋움" w:hAnsi="돋움"/>
            <w:color w:val="3E3E3E"/>
            <w:sz w:val="18"/>
            <w:szCs w:val="18"/>
            <w:bdr w:val="none" w:sz="0" w:space="0" w:color="auto" w:frame="1"/>
          </w:rPr>
          <w:fldChar w:fldCharType="end"/>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라는 클래스를 어플리케이션 프로젝트에 복사해 넣어 사용할 수 있다. 기능과 사용법은 AsyncTask와 완전히 동일하다.</w:t>
        </w:r>
        <w:r>
          <w:rPr>
            <w:rFonts w:ascii="돋움" w:eastAsia="돋움" w:hAnsi="돋움" w:hint="eastAsia"/>
            <w:color w:val="3E3E3E"/>
            <w:sz w:val="18"/>
            <w:szCs w:val="18"/>
            <w:bdr w:val="none" w:sz="0" w:space="0" w:color="auto" w:frame="1"/>
          </w:rPr>
          <w:br/>
        </w:r>
      </w:ins>
    </w:p>
    <w:p w:rsidR="00053757" w:rsidRDefault="00053757" w:rsidP="00053757">
      <w:pPr>
        <w:rPr>
          <w:ins w:id="47" w:author="Unknown"/>
          <w:rFonts w:ascii="dotum" w:eastAsia="돋움" w:hAnsi="dotum" w:hint="eastAsia"/>
          <w:color w:val="3E3E3E"/>
          <w:sz w:val="14"/>
          <w:szCs w:val="14"/>
        </w:rPr>
      </w:pPr>
      <w:ins w:id="48" w:author="Unknown">
        <w:r>
          <w:rPr>
            <w:rFonts w:ascii="dotum" w:eastAsia="돋움" w:hAnsi="dotum"/>
            <w:color w:val="3E3E3E"/>
            <w:sz w:val="14"/>
            <w:szCs w:val="14"/>
          </w:rPr>
          <w:t> </w:t>
        </w:r>
        <w:r>
          <w:rPr>
            <w:rFonts w:ascii="돋움" w:eastAsia="돋움" w:hAnsi="돋움" w:hint="eastAsia"/>
            <w:color w:val="3E3E3E"/>
            <w:sz w:val="14"/>
            <w:szCs w:val="14"/>
          </w:rPr>
          <w:br/>
        </w:r>
      </w:ins>
    </w:p>
    <w:p w:rsidR="00053757" w:rsidRDefault="00053757" w:rsidP="00053757">
      <w:pPr>
        <w:pStyle w:val="a9"/>
        <w:wordWrap w:val="0"/>
        <w:spacing w:before="0" w:beforeAutospacing="0" w:after="0" w:afterAutospacing="0"/>
        <w:ind w:left="220"/>
        <w:rPr>
          <w:ins w:id="49" w:author="Unknown"/>
          <w:rFonts w:ascii="돋움" w:eastAsia="돋움" w:hAnsi="돋움"/>
          <w:color w:val="3E3E3E"/>
          <w:sz w:val="14"/>
          <w:szCs w:val="14"/>
        </w:rPr>
      </w:pPr>
      <w:ins w:id="50" w:author="Unknown">
        <w:r>
          <w:rPr>
            <w:rFonts w:ascii="돋움" w:eastAsia="돋움" w:hAnsi="돋움" w:hint="eastAsia"/>
            <w:color w:val="3E3E3E"/>
            <w:sz w:val="18"/>
            <w:szCs w:val="18"/>
            <w:bdr w:val="none" w:sz="0" w:space="0" w:color="auto" w:frame="1"/>
          </w:rPr>
          <w:t>그럼 AsyncTask에 관해 자세히 살펴보자.</w:t>
        </w:r>
      </w:ins>
    </w:p>
    <w:p w:rsidR="00053757" w:rsidRDefault="00053757" w:rsidP="00053757">
      <w:pPr>
        <w:rPr>
          <w:ins w:id="51" w:author="Unknown"/>
          <w:rFonts w:ascii="dotum" w:eastAsia="돋움" w:hAnsi="dotum" w:hint="eastAsia"/>
          <w:color w:val="3E3E3E"/>
          <w:sz w:val="14"/>
          <w:szCs w:val="14"/>
        </w:rPr>
      </w:pPr>
      <w:ins w:id="52" w:author="Unknown">
        <w:r>
          <w:rPr>
            <w:rFonts w:ascii="돋움" w:eastAsia="돋움" w:hAnsi="돋움" w:hint="eastAsia"/>
            <w:color w:val="3E3E3E"/>
            <w:sz w:val="14"/>
            <w:szCs w:val="14"/>
          </w:rPr>
          <w:br/>
        </w:r>
        <w:r>
          <w:rPr>
            <w:rFonts w:ascii="dotum" w:eastAsia="돋움" w:hAnsi="dotum"/>
            <w:color w:val="3E3E3E"/>
            <w:sz w:val="14"/>
            <w:szCs w:val="14"/>
          </w:rPr>
          <w:t> </w:t>
        </w:r>
      </w:ins>
    </w:p>
    <w:p w:rsidR="00053757" w:rsidRDefault="00053757" w:rsidP="00053757">
      <w:pPr>
        <w:pStyle w:val="a9"/>
        <w:wordWrap w:val="0"/>
        <w:spacing w:before="0" w:beforeAutospacing="0" w:after="0" w:afterAutospacing="0"/>
        <w:ind w:left="220"/>
        <w:rPr>
          <w:ins w:id="53" w:author="Unknown"/>
          <w:rFonts w:ascii="돋움" w:eastAsia="돋움" w:hAnsi="돋움"/>
          <w:color w:val="3E3E3E"/>
          <w:sz w:val="14"/>
          <w:szCs w:val="14"/>
        </w:rPr>
      </w:pPr>
      <w:ins w:id="5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rPr>
          <w:ins w:id="55" w:author="Unknown"/>
          <w:rFonts w:ascii="돋움" w:eastAsia="돋움" w:hAnsi="돋움"/>
          <w:color w:val="3E3E3E"/>
          <w:sz w:val="14"/>
          <w:szCs w:val="14"/>
        </w:rPr>
      </w:pPr>
      <w:ins w:id="56" w:author="Unknown">
        <w:r>
          <w:rPr>
            <w:rStyle w:val="aa"/>
            <w:rFonts w:ascii="돋움" w:eastAsia="돋움" w:hAnsi="돋움" w:hint="eastAsia"/>
            <w:color w:val="3E3E3E"/>
            <w:sz w:val="28"/>
            <w:szCs w:val="28"/>
            <w:bdr w:val="none" w:sz="0" w:space="0" w:color="auto" w:frame="1"/>
          </w:rPr>
          <w:t>1. AsyncTask 클래스 소개</w:t>
        </w:r>
      </w:ins>
    </w:p>
    <w:p w:rsidR="00053757" w:rsidRDefault="00053757" w:rsidP="00053757">
      <w:pPr>
        <w:pStyle w:val="a9"/>
        <w:wordWrap w:val="0"/>
        <w:spacing w:before="0" w:beforeAutospacing="0" w:after="0" w:afterAutospacing="0"/>
        <w:ind w:left="220"/>
        <w:rPr>
          <w:ins w:id="57" w:author="Unknown"/>
          <w:rFonts w:ascii="돋움" w:eastAsia="돋움" w:hAnsi="돋움"/>
          <w:color w:val="3E3E3E"/>
          <w:sz w:val="14"/>
          <w:szCs w:val="14"/>
        </w:rPr>
      </w:pPr>
      <w:ins w:id="5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59" w:author="Unknown"/>
          <w:rFonts w:ascii="돋움" w:eastAsia="돋움" w:hAnsi="돋움"/>
          <w:color w:val="3E3E3E"/>
          <w:sz w:val="14"/>
          <w:szCs w:val="14"/>
        </w:rPr>
      </w:pPr>
      <w:ins w:id="60" w:author="Unknown">
        <w:r>
          <w:rPr>
            <w:rFonts w:ascii="돋움" w:eastAsia="돋움" w:hAnsi="돋움" w:hint="eastAsia"/>
            <w:color w:val="3E3E3E"/>
            <w:sz w:val="18"/>
            <w:szCs w:val="18"/>
            <w:bdr w:val="none" w:sz="0" w:space="0" w:color="auto" w:frame="1"/>
          </w:rPr>
          <w:lastRenderedPageBreak/>
          <w:t>AsyncTask라는 클래스 이름은 Asynchronous Task의 줄임이며, UI스레드의 입장에서 볼 때 비동기적으로 작업이 수행되기 때문에 붙여진 이름이다. (Ajax: Asynchronous javascript and XML 에서 사용된 의미와 같다)</w:t>
        </w:r>
      </w:ins>
    </w:p>
    <w:p w:rsidR="00053757" w:rsidRDefault="00053757" w:rsidP="00053757">
      <w:pPr>
        <w:pStyle w:val="a9"/>
        <w:wordWrap w:val="0"/>
        <w:spacing w:before="0" w:beforeAutospacing="0" w:after="0" w:afterAutospacing="0"/>
        <w:ind w:left="220"/>
        <w:rPr>
          <w:ins w:id="61" w:author="Unknown"/>
          <w:rFonts w:ascii="돋움" w:eastAsia="돋움" w:hAnsi="돋움"/>
          <w:color w:val="3E3E3E"/>
          <w:sz w:val="14"/>
          <w:szCs w:val="14"/>
        </w:rPr>
      </w:pPr>
      <w:ins w:id="6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63" w:author="Unknown"/>
          <w:rFonts w:ascii="돋움" w:eastAsia="돋움" w:hAnsi="돋움"/>
          <w:color w:val="3E3E3E"/>
          <w:sz w:val="14"/>
          <w:szCs w:val="14"/>
        </w:rPr>
      </w:pPr>
      <w:ins w:id="64" w:author="Unknown">
        <w:r>
          <w:rPr>
            <w:rFonts w:ascii="돋움" w:eastAsia="돋움" w:hAnsi="돋움" w:hint="eastAsia"/>
            <w:color w:val="3E3E3E"/>
            <w:sz w:val="18"/>
            <w:szCs w:val="18"/>
            <w:bdr w:val="none" w:sz="0" w:space="0" w:color="auto" w:frame="1"/>
          </w:rPr>
          <w:t>AsyncTask의 상속관계는 다음과 같다.</w:t>
        </w:r>
      </w:ins>
    </w:p>
    <w:p w:rsidR="00053757" w:rsidRDefault="00053757" w:rsidP="00053757">
      <w:pPr>
        <w:pStyle w:val="a9"/>
        <w:wordWrap w:val="0"/>
        <w:spacing w:before="0" w:beforeAutospacing="0" w:after="0" w:afterAutospacing="0"/>
        <w:ind w:left="220"/>
        <w:rPr>
          <w:ins w:id="65" w:author="Unknown"/>
          <w:rFonts w:ascii="돋움" w:eastAsia="돋움" w:hAnsi="돋움"/>
          <w:color w:val="3E3E3E"/>
          <w:sz w:val="14"/>
          <w:szCs w:val="14"/>
        </w:rPr>
      </w:pPr>
      <w:r>
        <w:rPr>
          <w:rFonts w:ascii="돋움" w:eastAsia="돋움" w:hAnsi="돋움"/>
          <w:noProof/>
          <w:color w:val="3E3E3E"/>
          <w:sz w:val="14"/>
          <w:szCs w:val="14"/>
        </w:rPr>
        <w:drawing>
          <wp:inline distT="0" distB="0" distL="0" distR="0">
            <wp:extent cx="3035935" cy="1375410"/>
            <wp:effectExtent l="19050" t="0" r="0" b="0"/>
            <wp:docPr id="25" name="그림 3" descr="http://cfile10.uf.tistory.com/image/1768DE014B987FDD6B59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10.uf.tistory.com/image/1768DE014B987FDD6B59E8"/>
                    <pic:cNvPicPr>
                      <a:picLocks noChangeAspect="1" noChangeArrowheads="1"/>
                    </pic:cNvPicPr>
                  </pic:nvPicPr>
                  <pic:blipFill>
                    <a:blip r:embed="rId32"/>
                    <a:srcRect/>
                    <a:stretch>
                      <a:fillRect/>
                    </a:stretch>
                  </pic:blipFill>
                  <pic:spPr bwMode="auto">
                    <a:xfrm>
                      <a:off x="0" y="0"/>
                      <a:ext cx="3035935" cy="1375410"/>
                    </a:xfrm>
                    <a:prstGeom prst="rect">
                      <a:avLst/>
                    </a:prstGeom>
                    <a:noFill/>
                    <a:ln w="9525">
                      <a:noFill/>
                      <a:miter lim="800000"/>
                      <a:headEnd/>
                      <a:tailEnd/>
                    </a:ln>
                  </pic:spPr>
                </pic:pic>
              </a:graphicData>
            </a:graphic>
          </wp:inline>
        </w:drawing>
      </w:r>
    </w:p>
    <w:p w:rsidR="00053757" w:rsidRDefault="00053757" w:rsidP="00053757">
      <w:pPr>
        <w:pStyle w:val="a9"/>
        <w:wordWrap w:val="0"/>
        <w:spacing w:before="0" w:beforeAutospacing="0" w:after="0" w:afterAutospacing="0"/>
        <w:ind w:left="220"/>
        <w:rPr>
          <w:ins w:id="66" w:author="Unknown"/>
          <w:rFonts w:ascii="돋움" w:eastAsia="돋움" w:hAnsi="돋움"/>
          <w:color w:val="3E3E3E"/>
          <w:sz w:val="14"/>
          <w:szCs w:val="14"/>
        </w:rPr>
      </w:pPr>
      <w:ins w:id="6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68" w:author="Unknown"/>
          <w:rFonts w:ascii="돋움" w:eastAsia="돋움" w:hAnsi="돋움"/>
          <w:color w:val="3E3E3E"/>
          <w:sz w:val="14"/>
          <w:szCs w:val="14"/>
        </w:rPr>
      </w:pPr>
      <w:ins w:id="69" w:author="Unknown">
        <w:r>
          <w:rPr>
            <w:rFonts w:ascii="돋움" w:eastAsia="돋움" w:hAnsi="돋움" w:hint="eastAsia"/>
            <w:color w:val="3E3E3E"/>
            <w:sz w:val="18"/>
            <w:szCs w:val="18"/>
            <w:bdr w:val="none" w:sz="0" w:space="0" w:color="auto" w:frame="1"/>
          </w:rPr>
          <w:t>Object로부터 상속하는 AsyncTask는 Generic Class이기 때문에 사용하고자 하는 type을 지정해야 한다.</w:t>
        </w:r>
      </w:ins>
    </w:p>
    <w:p w:rsidR="00053757" w:rsidRDefault="00053757" w:rsidP="00053757">
      <w:pPr>
        <w:pStyle w:val="a9"/>
        <w:wordWrap w:val="0"/>
        <w:spacing w:before="0" w:beforeAutospacing="0" w:after="0" w:afterAutospacing="0"/>
        <w:ind w:left="220"/>
        <w:rPr>
          <w:ins w:id="70" w:author="Unknown"/>
          <w:rFonts w:ascii="돋움" w:eastAsia="돋움" w:hAnsi="돋움"/>
          <w:color w:val="3E3E3E"/>
          <w:sz w:val="14"/>
          <w:szCs w:val="14"/>
        </w:rPr>
      </w:pPr>
      <w:ins w:id="71" w:author="Unknown">
        <w:r>
          <w:rPr>
            <w:rFonts w:ascii="돋움" w:eastAsia="돋움" w:hAnsi="돋움" w:hint="eastAsia"/>
            <w:color w:val="3E3E3E"/>
            <w:sz w:val="18"/>
            <w:szCs w:val="18"/>
            <w:bdr w:val="none" w:sz="0" w:space="0" w:color="auto" w:frame="1"/>
          </w:rPr>
          <w:br/>
        </w:r>
      </w:ins>
    </w:p>
    <w:p w:rsidR="00053757" w:rsidRDefault="00053757" w:rsidP="00053757">
      <w:pPr>
        <w:pStyle w:val="a9"/>
        <w:wordWrap w:val="0"/>
        <w:spacing w:before="0" w:beforeAutospacing="0" w:after="0" w:afterAutospacing="0"/>
        <w:ind w:left="220"/>
        <w:rPr>
          <w:ins w:id="72" w:author="Unknown"/>
          <w:rFonts w:ascii="돋움" w:eastAsia="돋움" w:hAnsi="돋움"/>
          <w:color w:val="3E3E3E"/>
          <w:sz w:val="14"/>
          <w:szCs w:val="14"/>
        </w:rPr>
      </w:pPr>
      <w:ins w:id="73" w:author="Unknown">
        <w:r>
          <w:rPr>
            <w:rFonts w:ascii="돋움" w:eastAsia="돋움" w:hAnsi="돋움" w:hint="eastAsia"/>
            <w:color w:val="3E3E3E"/>
            <w:sz w:val="18"/>
            <w:szCs w:val="18"/>
            <w:bdr w:val="none" w:sz="0" w:space="0" w:color="auto" w:frame="1"/>
          </w:rPr>
          <w:t>AsyncTask클래스의 사용시 지정해야 하는 generic type은 각각 다음의 용도로 사용된다.</w:t>
        </w:r>
      </w:ins>
    </w:p>
    <w:p w:rsidR="00053757" w:rsidRDefault="00053757" w:rsidP="00053757">
      <w:pPr>
        <w:widowControl/>
        <w:numPr>
          <w:ilvl w:val="0"/>
          <w:numId w:val="8"/>
        </w:numPr>
        <w:autoSpaceDE/>
        <w:autoSpaceDN/>
        <w:ind w:left="0"/>
        <w:jc w:val="left"/>
        <w:rPr>
          <w:ins w:id="74" w:author="Unknown"/>
          <w:rFonts w:ascii="돋움" w:eastAsia="돋움" w:hAnsi="돋움"/>
          <w:color w:val="3E3E3E"/>
          <w:sz w:val="14"/>
          <w:szCs w:val="14"/>
        </w:rPr>
      </w:pPr>
      <w:ins w:id="75" w:author="Unknown">
        <w:r>
          <w:rPr>
            <w:rStyle w:val="aa"/>
            <w:rFonts w:ascii="돋움" w:eastAsia="돋움" w:hAnsi="돋움" w:hint="eastAsia"/>
            <w:color w:val="3E3E3E"/>
            <w:sz w:val="18"/>
            <w:szCs w:val="18"/>
            <w:bdr w:val="none" w:sz="0" w:space="0" w:color="auto" w:frame="1"/>
          </w:rPr>
          <w:t>Params:</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background작업 시 필요한 data의 type 지정</w:t>
        </w:r>
      </w:ins>
    </w:p>
    <w:p w:rsidR="00053757" w:rsidRDefault="00053757" w:rsidP="00053757">
      <w:pPr>
        <w:widowControl/>
        <w:numPr>
          <w:ilvl w:val="0"/>
          <w:numId w:val="8"/>
        </w:numPr>
        <w:autoSpaceDE/>
        <w:autoSpaceDN/>
        <w:ind w:left="0"/>
        <w:jc w:val="left"/>
        <w:rPr>
          <w:ins w:id="76" w:author="Unknown"/>
          <w:rFonts w:ascii="돋움" w:eastAsia="돋움" w:hAnsi="돋움"/>
          <w:color w:val="3E3E3E"/>
          <w:sz w:val="14"/>
          <w:szCs w:val="14"/>
        </w:rPr>
      </w:pPr>
      <w:ins w:id="77" w:author="Unknown">
        <w:r>
          <w:rPr>
            <w:rStyle w:val="aa"/>
            <w:rFonts w:ascii="돋움" w:eastAsia="돋움" w:hAnsi="돋움" w:hint="eastAsia"/>
            <w:color w:val="3E3E3E"/>
            <w:sz w:val="18"/>
            <w:szCs w:val="18"/>
            <w:bdr w:val="none" w:sz="0" w:space="0" w:color="auto" w:frame="1"/>
          </w:rPr>
          <w:t>Progress:</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 중 진행상황을 표현하는데 사용되는 data를 위한 type 지정</w:t>
        </w:r>
      </w:ins>
    </w:p>
    <w:p w:rsidR="00053757" w:rsidRDefault="00053757" w:rsidP="00053757">
      <w:pPr>
        <w:widowControl/>
        <w:numPr>
          <w:ilvl w:val="0"/>
          <w:numId w:val="8"/>
        </w:numPr>
        <w:autoSpaceDE/>
        <w:autoSpaceDN/>
        <w:ind w:left="0"/>
        <w:jc w:val="left"/>
        <w:rPr>
          <w:ins w:id="78" w:author="Unknown"/>
          <w:rFonts w:ascii="돋움" w:eastAsia="돋움" w:hAnsi="돋움"/>
          <w:color w:val="3E3E3E"/>
          <w:sz w:val="14"/>
          <w:szCs w:val="14"/>
        </w:rPr>
      </w:pPr>
      <w:ins w:id="79" w:author="Unknown">
        <w:r>
          <w:rPr>
            <w:rStyle w:val="aa"/>
            <w:rFonts w:ascii="돋움" w:eastAsia="돋움" w:hAnsi="돋움" w:hint="eastAsia"/>
            <w:color w:val="3E3E3E"/>
            <w:sz w:val="18"/>
            <w:szCs w:val="18"/>
            <w:bdr w:val="none" w:sz="0" w:space="0" w:color="auto" w:frame="1"/>
          </w:rPr>
          <w:t>Result:</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 완료 후 리턴 할 data 의 type 지정</w:t>
        </w:r>
      </w:ins>
    </w:p>
    <w:p w:rsidR="00053757" w:rsidRDefault="00053757" w:rsidP="00053757">
      <w:pPr>
        <w:pStyle w:val="a9"/>
        <w:wordWrap w:val="0"/>
        <w:spacing w:before="0" w:beforeAutospacing="0" w:after="0" w:afterAutospacing="0"/>
        <w:rPr>
          <w:ins w:id="80" w:author="Unknown"/>
          <w:rFonts w:ascii="돋움" w:eastAsia="돋움" w:hAnsi="돋움"/>
          <w:color w:val="3E3E3E"/>
          <w:sz w:val="14"/>
          <w:szCs w:val="14"/>
        </w:rPr>
      </w:pPr>
      <w:ins w:id="8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82" w:author="Unknown"/>
          <w:rFonts w:ascii="돋움" w:eastAsia="돋움" w:hAnsi="돋움"/>
          <w:color w:val="3E3E3E"/>
          <w:sz w:val="14"/>
          <w:szCs w:val="14"/>
        </w:rPr>
      </w:pPr>
      <w:ins w:id="8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84" w:author="Unknown"/>
          <w:rFonts w:ascii="돋움" w:eastAsia="돋움" w:hAnsi="돋움"/>
          <w:color w:val="3E3E3E"/>
          <w:sz w:val="14"/>
          <w:szCs w:val="14"/>
        </w:rPr>
      </w:pPr>
      <w:ins w:id="85" w:author="Unknown">
        <w:r>
          <w:rPr>
            <w:rFonts w:ascii="돋움" w:eastAsia="돋움" w:hAnsi="돋움" w:hint="eastAsia"/>
            <w:color w:val="3E3E3E"/>
            <w:sz w:val="18"/>
            <w:szCs w:val="18"/>
            <w:bdr w:val="none" w:sz="0" w:space="0" w:color="auto" w:frame="1"/>
          </w:rPr>
          <w:t>그림으로 각 generic type이 결정하는 것들을 표현하면 다음과 같다.</w:t>
        </w:r>
      </w:ins>
    </w:p>
    <w:p w:rsidR="00053757" w:rsidRDefault="00053757" w:rsidP="00053757">
      <w:pPr>
        <w:pStyle w:val="a9"/>
        <w:wordWrap w:val="0"/>
        <w:spacing w:before="0" w:beforeAutospacing="0" w:after="0" w:afterAutospacing="0"/>
        <w:ind w:left="220"/>
        <w:rPr>
          <w:ins w:id="86" w:author="Unknown"/>
          <w:rFonts w:ascii="돋움" w:eastAsia="돋움" w:hAnsi="돋움"/>
          <w:color w:val="3E3E3E"/>
          <w:sz w:val="14"/>
          <w:szCs w:val="14"/>
        </w:rPr>
      </w:pPr>
      <w:ins w:id="87" w:author="Unknown">
        <w:r>
          <w:rPr>
            <w:rFonts w:ascii="돋움" w:eastAsia="돋움" w:hAnsi="돋움" w:hint="eastAsia"/>
            <w:color w:val="3E3E3E"/>
            <w:sz w:val="18"/>
            <w:szCs w:val="18"/>
            <w:bdr w:val="none" w:sz="0" w:space="0" w:color="auto" w:frame="1"/>
          </w:rPr>
          <w:t>(각 메소드의 자세한 정보는 다음 단락의 예제 코드와 설명 참조)</w:t>
        </w:r>
      </w:ins>
    </w:p>
    <w:p w:rsidR="00053757" w:rsidRDefault="00053757" w:rsidP="00053757">
      <w:pPr>
        <w:pStyle w:val="a9"/>
        <w:wordWrap w:val="0"/>
        <w:spacing w:before="0" w:beforeAutospacing="0" w:after="0" w:afterAutospacing="0"/>
        <w:ind w:left="220"/>
        <w:rPr>
          <w:ins w:id="88" w:author="Unknown"/>
          <w:rFonts w:ascii="돋움" w:eastAsia="돋움" w:hAnsi="돋움"/>
          <w:color w:val="3E3E3E"/>
          <w:sz w:val="14"/>
          <w:szCs w:val="14"/>
        </w:rPr>
      </w:pPr>
      <w:r>
        <w:rPr>
          <w:rFonts w:ascii="돋움" w:eastAsia="돋움" w:hAnsi="돋움"/>
          <w:noProof/>
          <w:color w:val="3E3E3E"/>
          <w:sz w:val="14"/>
          <w:szCs w:val="14"/>
        </w:rPr>
        <w:drawing>
          <wp:inline distT="0" distB="0" distL="0" distR="0">
            <wp:extent cx="5098415" cy="3079750"/>
            <wp:effectExtent l="19050" t="0" r="6985" b="0"/>
            <wp:docPr id="24" name="그림 4" descr="http://cfile22.uf.tistory.com/image/143C23054B987FDDB74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22.uf.tistory.com/image/143C23054B987FDDB74F04"/>
                    <pic:cNvPicPr>
                      <a:picLocks noChangeAspect="1" noChangeArrowheads="1"/>
                    </pic:cNvPicPr>
                  </pic:nvPicPr>
                  <pic:blipFill>
                    <a:blip r:embed="rId33"/>
                    <a:srcRect/>
                    <a:stretch>
                      <a:fillRect/>
                    </a:stretch>
                  </pic:blipFill>
                  <pic:spPr bwMode="auto">
                    <a:xfrm>
                      <a:off x="0" y="0"/>
                      <a:ext cx="5098415" cy="3079750"/>
                    </a:xfrm>
                    <a:prstGeom prst="rect">
                      <a:avLst/>
                    </a:prstGeom>
                    <a:noFill/>
                    <a:ln w="9525">
                      <a:noFill/>
                      <a:miter lim="800000"/>
                      <a:headEnd/>
                      <a:tailEnd/>
                    </a:ln>
                  </pic:spPr>
                </pic:pic>
              </a:graphicData>
            </a:graphic>
          </wp:inline>
        </w:drawing>
      </w:r>
    </w:p>
    <w:p w:rsidR="00053757" w:rsidRDefault="00053757" w:rsidP="00053757">
      <w:pPr>
        <w:pStyle w:val="a9"/>
        <w:wordWrap w:val="0"/>
        <w:spacing w:before="0" w:beforeAutospacing="0" w:after="0" w:afterAutospacing="0"/>
        <w:ind w:left="220"/>
        <w:rPr>
          <w:ins w:id="89" w:author="Unknown"/>
          <w:rFonts w:ascii="돋움" w:eastAsia="돋움" w:hAnsi="돋움"/>
          <w:color w:val="3E3E3E"/>
          <w:sz w:val="14"/>
          <w:szCs w:val="14"/>
        </w:rPr>
      </w:pPr>
      <w:ins w:id="90"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91" w:author="Unknown"/>
          <w:rFonts w:ascii="돋움" w:eastAsia="돋움" w:hAnsi="돋움"/>
          <w:color w:val="3E3E3E"/>
          <w:sz w:val="14"/>
          <w:szCs w:val="14"/>
        </w:rPr>
      </w:pPr>
      <w:ins w:id="9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93" w:author="Unknown"/>
          <w:rFonts w:ascii="돋움" w:eastAsia="돋움" w:hAnsi="돋움"/>
          <w:color w:val="3E3E3E"/>
          <w:sz w:val="14"/>
          <w:szCs w:val="14"/>
        </w:rPr>
      </w:pPr>
      <w:ins w:id="94" w:author="Unknown">
        <w:r>
          <w:rPr>
            <w:rFonts w:ascii="돋움" w:eastAsia="돋움" w:hAnsi="돋움" w:hint="eastAsia"/>
            <w:color w:val="3E3E3E"/>
            <w:sz w:val="18"/>
            <w:szCs w:val="18"/>
            <w:bdr w:val="none" w:sz="0" w:space="0" w:color="auto" w:frame="1"/>
          </w:rPr>
          <w:t>만약 type을 정할 필요가 없는 generic이 있다면</w:t>
        </w:r>
        <w:r>
          <w:rPr>
            <w:rStyle w:val="apple-converted-space"/>
            <w:rFonts w:ascii="돋움" w:eastAsia="돋움" w:hAnsi="돋움" w:hint="eastAsia"/>
            <w:color w:val="3E3E3E"/>
            <w:sz w:val="18"/>
            <w:szCs w:val="18"/>
            <w:bdr w:val="none" w:sz="0" w:space="0" w:color="auto" w:frame="1"/>
          </w:rPr>
          <w:t> </w:t>
        </w:r>
        <w:r>
          <w:rPr>
            <w:rStyle w:val="aa"/>
            <w:rFonts w:ascii="돋움" w:eastAsia="돋움" w:hAnsi="돋움" w:hint="eastAsia"/>
            <w:color w:val="3E3E3E"/>
            <w:sz w:val="18"/>
            <w:szCs w:val="18"/>
            <w:bdr w:val="none" w:sz="0" w:space="0" w:color="auto" w:frame="1"/>
          </w:rPr>
          <w:t>void</w:t>
        </w:r>
        <w:r>
          <w:rPr>
            <w:rFonts w:ascii="돋움" w:eastAsia="돋움" w:hAnsi="돋움" w:hint="eastAsia"/>
            <w:color w:val="3E3E3E"/>
            <w:sz w:val="18"/>
            <w:szCs w:val="18"/>
            <w:bdr w:val="none" w:sz="0" w:space="0" w:color="auto" w:frame="1"/>
          </w:rPr>
          <w:t>를 전달하면 된다.</w:t>
        </w:r>
      </w:ins>
    </w:p>
    <w:p w:rsidR="00053757" w:rsidRDefault="00053757" w:rsidP="00053757">
      <w:pPr>
        <w:pStyle w:val="a9"/>
        <w:wordWrap w:val="0"/>
        <w:spacing w:before="0" w:beforeAutospacing="0" w:after="0" w:afterAutospacing="0"/>
        <w:ind w:left="220"/>
        <w:rPr>
          <w:ins w:id="95" w:author="Unknown"/>
          <w:rFonts w:ascii="돋움" w:eastAsia="돋움" w:hAnsi="돋움"/>
          <w:color w:val="3E3E3E"/>
          <w:sz w:val="14"/>
          <w:szCs w:val="14"/>
        </w:rPr>
      </w:pPr>
      <w:ins w:id="96" w:author="Unknown">
        <w:r>
          <w:rPr>
            <w:rFonts w:ascii="돋움" w:eastAsia="돋움" w:hAnsi="돋움" w:hint="eastAsia"/>
            <w:color w:val="3E3E3E"/>
            <w:sz w:val="18"/>
            <w:szCs w:val="18"/>
            <w:bdr w:val="none" w:sz="0" w:space="0" w:color="auto" w:frame="1"/>
          </w:rPr>
          <w:t>예. …AsyncTask&lt;void, void, void&gt; {…}</w:t>
        </w:r>
      </w:ins>
    </w:p>
    <w:p w:rsidR="00053757" w:rsidRDefault="00053757" w:rsidP="00053757">
      <w:pPr>
        <w:pStyle w:val="a9"/>
        <w:wordWrap w:val="0"/>
        <w:spacing w:before="0" w:beforeAutospacing="0" w:after="0" w:afterAutospacing="0"/>
        <w:ind w:left="220"/>
        <w:rPr>
          <w:ins w:id="97" w:author="Unknown"/>
          <w:rFonts w:ascii="돋움" w:eastAsia="돋움" w:hAnsi="돋움"/>
          <w:color w:val="3E3E3E"/>
          <w:sz w:val="14"/>
          <w:szCs w:val="14"/>
        </w:rPr>
      </w:pPr>
      <w:ins w:id="9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99" w:author="Unknown"/>
          <w:rFonts w:ascii="돋움" w:eastAsia="돋움" w:hAnsi="돋움"/>
          <w:color w:val="3E3E3E"/>
          <w:sz w:val="14"/>
          <w:szCs w:val="14"/>
        </w:rPr>
      </w:pPr>
      <w:ins w:id="100"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01" w:author="Unknown"/>
          <w:rFonts w:ascii="돋움" w:eastAsia="돋움" w:hAnsi="돋움"/>
          <w:color w:val="3E3E3E"/>
          <w:sz w:val="14"/>
          <w:szCs w:val="14"/>
        </w:rPr>
      </w:pPr>
      <w:ins w:id="10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03" w:author="Unknown"/>
          <w:rFonts w:ascii="돋움" w:eastAsia="돋움" w:hAnsi="돋움"/>
          <w:color w:val="3E3E3E"/>
          <w:sz w:val="14"/>
          <w:szCs w:val="14"/>
        </w:rPr>
      </w:pPr>
      <w:ins w:id="10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rPr>
          <w:ins w:id="105" w:author="Unknown"/>
          <w:rFonts w:ascii="돋움" w:eastAsia="돋움" w:hAnsi="돋움"/>
          <w:color w:val="3E3E3E"/>
          <w:sz w:val="14"/>
          <w:szCs w:val="14"/>
        </w:rPr>
      </w:pPr>
      <w:ins w:id="106" w:author="Unknown">
        <w:r>
          <w:rPr>
            <w:rStyle w:val="aa"/>
            <w:rFonts w:ascii="돋움" w:eastAsia="돋움" w:hAnsi="돋움" w:hint="eastAsia"/>
            <w:color w:val="3E3E3E"/>
            <w:sz w:val="28"/>
            <w:szCs w:val="28"/>
            <w:bdr w:val="none" w:sz="0" w:space="0" w:color="auto" w:frame="1"/>
          </w:rPr>
          <w:t>2. AsyncTask의 사용</w:t>
        </w:r>
      </w:ins>
    </w:p>
    <w:p w:rsidR="00053757" w:rsidRDefault="00053757" w:rsidP="00053757">
      <w:pPr>
        <w:pStyle w:val="a9"/>
        <w:wordWrap w:val="0"/>
        <w:spacing w:before="0" w:beforeAutospacing="0" w:after="0" w:afterAutospacing="0"/>
        <w:ind w:left="220"/>
        <w:rPr>
          <w:ins w:id="107" w:author="Unknown"/>
          <w:rFonts w:ascii="돋움" w:eastAsia="돋움" w:hAnsi="돋움"/>
          <w:color w:val="3E3E3E"/>
          <w:sz w:val="14"/>
          <w:szCs w:val="14"/>
        </w:rPr>
      </w:pPr>
      <w:ins w:id="10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09" w:author="Unknown"/>
          <w:rFonts w:ascii="돋움" w:eastAsia="돋움" w:hAnsi="돋움"/>
          <w:color w:val="3E3E3E"/>
          <w:sz w:val="14"/>
          <w:szCs w:val="14"/>
        </w:rPr>
      </w:pPr>
      <w:ins w:id="110" w:author="Unknown">
        <w:r>
          <w:rPr>
            <w:rFonts w:ascii="돋움" w:eastAsia="돋움" w:hAnsi="돋움" w:hint="eastAsia"/>
            <w:color w:val="3E3E3E"/>
            <w:sz w:val="18"/>
            <w:szCs w:val="18"/>
            <w:bdr w:val="none" w:sz="0" w:space="0" w:color="auto" w:frame="1"/>
          </w:rPr>
          <w:t>우선 AsyncTask가 어떻게 사용되는지 예제 소스를 보자.</w:t>
        </w:r>
      </w:ins>
    </w:p>
    <w:p w:rsidR="00053757" w:rsidRDefault="00053757" w:rsidP="00053757">
      <w:pPr>
        <w:pStyle w:val="a9"/>
        <w:wordWrap w:val="0"/>
        <w:spacing w:before="0" w:beforeAutospacing="0" w:after="0" w:afterAutospacing="0"/>
        <w:ind w:left="220"/>
        <w:rPr>
          <w:ins w:id="111" w:author="Unknown"/>
          <w:rFonts w:ascii="돋움" w:eastAsia="돋움" w:hAnsi="돋움"/>
          <w:color w:val="3E3E3E"/>
          <w:sz w:val="14"/>
          <w:szCs w:val="14"/>
        </w:rPr>
      </w:pPr>
      <w:ins w:id="112" w:author="Unknown">
        <w:r>
          <w:rPr>
            <w:rStyle w:val="aa"/>
            <w:rFonts w:ascii="돋움" w:eastAsia="돋움" w:hAnsi="돋움" w:hint="eastAsia"/>
            <w:color w:val="3E3E3E"/>
            <w:sz w:val="18"/>
            <w:szCs w:val="18"/>
            <w:bdr w:val="none" w:sz="0" w:space="0" w:color="auto" w:frame="1"/>
          </w:rPr>
          <w:t>AsyncTask 클래스의 사용 예</w:t>
        </w:r>
      </w:ins>
    </w:p>
    <w:p w:rsidR="00053757" w:rsidRDefault="00053757" w:rsidP="00053757">
      <w:pPr>
        <w:pStyle w:val="morelessfold"/>
        <w:wordWrap w:val="0"/>
        <w:spacing w:before="0" w:beforeAutospacing="0" w:after="0" w:afterAutospacing="0"/>
        <w:rPr>
          <w:ins w:id="113" w:author="Unknown"/>
          <w:rFonts w:ascii="돋움" w:eastAsia="돋움" w:hAnsi="돋움"/>
          <w:color w:val="3E3E3E"/>
          <w:sz w:val="14"/>
          <w:szCs w:val="14"/>
          <w:u w:val="single"/>
        </w:rPr>
      </w:pPr>
      <w:ins w:id="114" w:author="Unknown">
        <w:r>
          <w:rPr>
            <w:rFonts w:ascii="돋움" w:eastAsia="돋움" w:hAnsi="돋움" w:hint="eastAsia"/>
            <w:color w:val="3E3E3E"/>
            <w:sz w:val="14"/>
            <w:szCs w:val="14"/>
            <w:u w:val="single"/>
            <w:bdr w:val="none" w:sz="0" w:space="0" w:color="auto" w:frame="1"/>
          </w:rPr>
          <w:t>소스 펼치기</w:t>
        </w:r>
      </w:ins>
    </w:p>
    <w:p w:rsidR="00053757" w:rsidRDefault="00053757" w:rsidP="00053757">
      <w:pPr>
        <w:pStyle w:val="a9"/>
        <w:wordWrap w:val="0"/>
        <w:spacing w:before="0" w:beforeAutospacing="0" w:after="0" w:afterAutospacing="0"/>
        <w:ind w:left="220"/>
        <w:rPr>
          <w:ins w:id="115" w:author="Unknown"/>
          <w:rFonts w:ascii="돋움" w:eastAsia="돋움" w:hAnsi="돋움"/>
          <w:color w:val="3E3E3E"/>
          <w:sz w:val="14"/>
          <w:szCs w:val="14"/>
        </w:rPr>
      </w:pPr>
      <w:ins w:id="116" w:author="Unknown">
        <w:r>
          <w:rPr>
            <w:rFonts w:ascii="돋움" w:eastAsia="돋움" w:hAnsi="돋움" w:hint="eastAsia"/>
            <w:color w:val="3E3E3E"/>
            <w:sz w:val="14"/>
            <w:szCs w:val="14"/>
          </w:rPr>
          <w:lastRenderedPageBreak/>
          <w:t> </w:t>
        </w:r>
      </w:ins>
    </w:p>
    <w:p w:rsidR="00053757" w:rsidRDefault="00053757" w:rsidP="00053757">
      <w:pPr>
        <w:pStyle w:val="a9"/>
        <w:wordWrap w:val="0"/>
        <w:spacing w:before="0" w:beforeAutospacing="0" w:after="0" w:afterAutospacing="0"/>
        <w:ind w:left="220"/>
        <w:rPr>
          <w:ins w:id="117" w:author="Unknown"/>
          <w:rFonts w:ascii="돋움" w:eastAsia="돋움" w:hAnsi="돋움"/>
          <w:color w:val="3E3E3E"/>
          <w:sz w:val="14"/>
          <w:szCs w:val="14"/>
        </w:rPr>
      </w:pPr>
      <w:ins w:id="11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19" w:author="Unknown"/>
          <w:rFonts w:ascii="돋움" w:eastAsia="돋움" w:hAnsi="돋움"/>
          <w:color w:val="3E3E3E"/>
          <w:sz w:val="14"/>
          <w:szCs w:val="14"/>
        </w:rPr>
      </w:pPr>
      <w:ins w:id="120" w:author="Unknown">
        <w:r>
          <w:rPr>
            <w:rFonts w:ascii="돋움" w:eastAsia="돋움" w:hAnsi="돋움" w:hint="eastAsia"/>
            <w:color w:val="3E3E3E"/>
            <w:sz w:val="18"/>
            <w:szCs w:val="18"/>
            <w:bdr w:val="none" w:sz="0" w:space="0" w:color="auto" w:frame="1"/>
          </w:rPr>
          <w:t>AsyncTask 클래스는 다음과 같이 중요한 callback들을 제공 함으로 상황에 맞게 오버라이딩 해야 한다.</w:t>
        </w:r>
      </w:ins>
    </w:p>
    <w:p w:rsidR="00053757" w:rsidRDefault="00053757" w:rsidP="00053757">
      <w:pPr>
        <w:widowControl/>
        <w:numPr>
          <w:ilvl w:val="0"/>
          <w:numId w:val="9"/>
        </w:numPr>
        <w:autoSpaceDE/>
        <w:autoSpaceDN/>
        <w:ind w:left="0"/>
        <w:jc w:val="left"/>
        <w:rPr>
          <w:ins w:id="121" w:author="Unknown"/>
          <w:rFonts w:ascii="돋움" w:eastAsia="돋움" w:hAnsi="돋움"/>
          <w:color w:val="3E3E3E"/>
          <w:sz w:val="14"/>
          <w:szCs w:val="14"/>
        </w:rPr>
      </w:pPr>
      <w:ins w:id="122" w:author="Unknown">
        <w:r>
          <w:rPr>
            <w:rStyle w:val="aa"/>
            <w:rFonts w:ascii="돋움" w:eastAsia="돋움" w:hAnsi="돋움" w:hint="eastAsia"/>
            <w:color w:val="3E3E3E"/>
            <w:sz w:val="18"/>
            <w:szCs w:val="18"/>
            <w:bdr w:val="none" w:sz="0" w:space="0" w:color="auto" w:frame="1"/>
          </w:rPr>
          <w:t>protected void onPreExecute():</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작업이 시작되자마자 UI스레드에서 실행될 코드를 구현해야 함. (예. background 작업의 시작을 알리는 text표현, background 작업을 위한 ProgressBar popup등)</w:t>
        </w:r>
      </w:ins>
    </w:p>
    <w:p w:rsidR="00053757" w:rsidRDefault="00053757" w:rsidP="00053757">
      <w:pPr>
        <w:widowControl/>
        <w:numPr>
          <w:ilvl w:val="0"/>
          <w:numId w:val="9"/>
        </w:numPr>
        <w:autoSpaceDE/>
        <w:autoSpaceDN/>
        <w:ind w:left="0"/>
        <w:jc w:val="left"/>
        <w:rPr>
          <w:ins w:id="123" w:author="Unknown"/>
          <w:rFonts w:ascii="돋움" w:eastAsia="돋움" w:hAnsi="돋움"/>
          <w:color w:val="3E3E3E"/>
          <w:sz w:val="14"/>
          <w:szCs w:val="14"/>
        </w:rPr>
      </w:pPr>
      <w:ins w:id="124" w:author="Unknown">
        <w:r>
          <w:rPr>
            <w:rStyle w:val="aa"/>
            <w:rFonts w:ascii="돋움" w:eastAsia="돋움" w:hAnsi="돋움" w:hint="eastAsia"/>
            <w:color w:val="3E3E3E"/>
            <w:sz w:val="18"/>
            <w:szCs w:val="18"/>
            <w:bdr w:val="none" w:sz="0" w:space="0" w:color="auto" w:frame="1"/>
          </w:rPr>
          <w:t>protected abstract Result doInBackground(Params… params):</w:t>
        </w:r>
        <w:r>
          <w:rPr>
            <w:rStyle w:val="apple-converted-space"/>
            <w:rFonts w:ascii="돋움" w:eastAsia="돋움" w:hAnsi="돋움" w:hint="eastAsia"/>
            <w:b/>
            <w:bCs/>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Background에서 수행할 작업을 구현해야 함. execute(…) 메소드에 입력된 인자들을 전달 받음.</w:t>
        </w:r>
      </w:ins>
    </w:p>
    <w:p w:rsidR="00053757" w:rsidRDefault="00053757" w:rsidP="00053757">
      <w:pPr>
        <w:widowControl/>
        <w:numPr>
          <w:ilvl w:val="0"/>
          <w:numId w:val="9"/>
        </w:numPr>
        <w:autoSpaceDE/>
        <w:autoSpaceDN/>
        <w:ind w:left="0"/>
        <w:jc w:val="left"/>
        <w:rPr>
          <w:ins w:id="125" w:author="Unknown"/>
          <w:rFonts w:ascii="돋움" w:eastAsia="돋움" w:hAnsi="돋움"/>
          <w:color w:val="3E3E3E"/>
          <w:sz w:val="14"/>
          <w:szCs w:val="14"/>
        </w:rPr>
      </w:pPr>
      <w:ins w:id="126" w:author="Unknown">
        <w:r>
          <w:rPr>
            <w:rStyle w:val="aa"/>
            <w:rFonts w:ascii="돋움" w:eastAsia="돋움" w:hAnsi="돋움" w:hint="eastAsia"/>
            <w:color w:val="3E3E3E"/>
            <w:sz w:val="18"/>
            <w:szCs w:val="18"/>
            <w:bdr w:val="none" w:sz="0" w:space="0" w:color="auto" w:frame="1"/>
          </w:rPr>
          <w:t>void onProgressUpdate(Progress... values):</w:t>
        </w:r>
        <w:r>
          <w:rPr>
            <w:rStyle w:val="apple-converted-space"/>
            <w:rFonts w:ascii="돋움" w:eastAsia="돋움" w:hAnsi="돋움" w:hint="eastAsia"/>
            <w:b/>
            <w:bCs/>
            <w:color w:val="3E3E3E"/>
            <w:sz w:val="18"/>
            <w:szCs w:val="18"/>
            <w:bdr w:val="none" w:sz="0" w:space="0" w:color="auto" w:frame="1"/>
          </w:rPr>
          <w:t> </w:t>
        </w:r>
        <w:r>
          <w:rPr>
            <w:rFonts w:ascii="돋움" w:eastAsia="돋움" w:hAnsi="돋움" w:hint="eastAsia"/>
            <w:color w:val="3E3E3E"/>
            <w:sz w:val="18"/>
            <w:szCs w:val="18"/>
            <w:bdr w:val="none" w:sz="0" w:space="0" w:color="auto" w:frame="1"/>
          </w:rPr>
          <w:t>publishProgress(…) 메소드 호출의 callback으로 UI스레드에서 보여지는 background 작업 진행 상황을 update하도록 구현함. (예. ProgressBar 증가 등)</w:t>
        </w:r>
      </w:ins>
    </w:p>
    <w:p w:rsidR="00053757" w:rsidRDefault="00053757" w:rsidP="00053757">
      <w:pPr>
        <w:widowControl/>
        <w:numPr>
          <w:ilvl w:val="0"/>
          <w:numId w:val="9"/>
        </w:numPr>
        <w:autoSpaceDE/>
        <w:autoSpaceDN/>
        <w:ind w:left="0"/>
        <w:jc w:val="left"/>
        <w:rPr>
          <w:ins w:id="127" w:author="Unknown"/>
          <w:rFonts w:ascii="돋움" w:eastAsia="돋움" w:hAnsi="돋움"/>
          <w:color w:val="3E3E3E"/>
          <w:sz w:val="14"/>
          <w:szCs w:val="14"/>
        </w:rPr>
      </w:pPr>
      <w:ins w:id="128" w:author="Unknown">
        <w:r>
          <w:rPr>
            <w:rStyle w:val="aa"/>
            <w:rFonts w:ascii="돋움" w:eastAsia="돋움" w:hAnsi="돋움" w:hint="eastAsia"/>
            <w:color w:val="3E3E3E"/>
            <w:sz w:val="18"/>
            <w:szCs w:val="18"/>
            <w:bdr w:val="none" w:sz="0" w:space="0" w:color="auto" w:frame="1"/>
          </w:rPr>
          <w:t>void onPostExecute(Result result):</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doInBackground(…)가 리턴하는 값을 바탕으로 UI스레드에 background 작업 결과를 표현하도록 구현 함. (예. background작업을 계산한 복잡한 산술식에 대한 답을 UI 위젯에 표현함 등)</w:t>
        </w:r>
      </w:ins>
    </w:p>
    <w:p w:rsidR="00053757" w:rsidRDefault="00053757" w:rsidP="00053757">
      <w:pPr>
        <w:widowControl/>
        <w:numPr>
          <w:ilvl w:val="0"/>
          <w:numId w:val="9"/>
        </w:numPr>
        <w:autoSpaceDE/>
        <w:autoSpaceDN/>
        <w:ind w:left="0"/>
        <w:jc w:val="left"/>
        <w:rPr>
          <w:ins w:id="129" w:author="Unknown"/>
          <w:rFonts w:ascii="돋움" w:eastAsia="돋움" w:hAnsi="돋움"/>
          <w:color w:val="3E3E3E"/>
          <w:sz w:val="14"/>
          <w:szCs w:val="14"/>
        </w:rPr>
      </w:pPr>
      <w:ins w:id="130" w:author="Unknown">
        <w:r>
          <w:rPr>
            <w:rStyle w:val="aa"/>
            <w:rFonts w:ascii="돋움" w:eastAsia="돋움" w:hAnsi="돋움" w:hint="eastAsia"/>
            <w:color w:val="3E3E3E"/>
            <w:sz w:val="18"/>
            <w:szCs w:val="18"/>
            <w:bdr w:val="none" w:sz="0" w:space="0" w:color="auto" w:frame="1"/>
          </w:rPr>
          <w:t>void onCancelled():</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AsyncTask:cancel(Boolean) 메소드를 사용해 AsyncTask인스턴스의 background작업을 정지 또는 실행금지 시켰을 때 실행되는 callback. background작업의 실행정지에 따른 리소스복구/정리 등이 구현될 수 있다.</w:t>
        </w:r>
      </w:ins>
    </w:p>
    <w:p w:rsidR="00053757" w:rsidRDefault="00053757" w:rsidP="00053757">
      <w:pPr>
        <w:pStyle w:val="a9"/>
        <w:wordWrap w:val="0"/>
        <w:spacing w:before="0" w:beforeAutospacing="0" w:after="0" w:afterAutospacing="0"/>
        <w:rPr>
          <w:ins w:id="131" w:author="Unknown"/>
          <w:rFonts w:ascii="돋움" w:eastAsia="돋움" w:hAnsi="돋움"/>
          <w:color w:val="3E3E3E"/>
          <w:sz w:val="14"/>
          <w:szCs w:val="14"/>
        </w:rPr>
      </w:pPr>
      <w:ins w:id="13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33" w:author="Unknown"/>
          <w:rFonts w:ascii="돋움" w:eastAsia="돋움" w:hAnsi="돋움"/>
          <w:color w:val="3E3E3E"/>
          <w:sz w:val="14"/>
          <w:szCs w:val="14"/>
        </w:rPr>
      </w:pPr>
      <w:ins w:id="13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35" w:author="Unknown"/>
          <w:rFonts w:ascii="돋움" w:eastAsia="돋움" w:hAnsi="돋움"/>
          <w:color w:val="3E3E3E"/>
          <w:sz w:val="14"/>
          <w:szCs w:val="14"/>
        </w:rPr>
      </w:pPr>
      <w:ins w:id="136" w:author="Unknown">
        <w:r>
          <w:rPr>
            <w:rFonts w:ascii="돋움" w:eastAsia="돋움" w:hAnsi="돋움" w:hint="eastAsia"/>
            <w:color w:val="3E3E3E"/>
            <w:sz w:val="18"/>
            <w:szCs w:val="18"/>
            <w:bdr w:val="none" w:sz="0" w:space="0" w:color="auto" w:frame="1"/>
          </w:rPr>
          <w:t>또, AsyncTask 클래스는 background 작업의 시작과 background 작업 중 진행정보의 UI스레드 표현을 위해 다음과 같은 메소드를 제공한다.</w:t>
        </w:r>
      </w:ins>
    </w:p>
    <w:p w:rsidR="00053757" w:rsidRDefault="00053757" w:rsidP="00053757">
      <w:pPr>
        <w:widowControl/>
        <w:numPr>
          <w:ilvl w:val="0"/>
          <w:numId w:val="10"/>
        </w:numPr>
        <w:autoSpaceDE/>
        <w:autoSpaceDN/>
        <w:ind w:left="0"/>
        <w:jc w:val="left"/>
        <w:rPr>
          <w:ins w:id="137" w:author="Unknown"/>
          <w:rFonts w:ascii="돋움" w:eastAsia="돋움" w:hAnsi="돋움"/>
          <w:color w:val="3E3E3E"/>
          <w:sz w:val="14"/>
          <w:szCs w:val="14"/>
        </w:rPr>
      </w:pPr>
      <w:ins w:id="138" w:author="Unknown">
        <w:r>
          <w:rPr>
            <w:rStyle w:val="aa"/>
            <w:rFonts w:ascii="돋움" w:eastAsia="돋움" w:hAnsi="돋움" w:hint="eastAsia"/>
            <w:color w:val="3E3E3E"/>
            <w:sz w:val="18"/>
            <w:szCs w:val="18"/>
            <w:bdr w:val="none" w:sz="0" w:space="0" w:color="auto" w:frame="1"/>
          </w:rPr>
          <w:t>final AsyncTask&lt;…&gt; execute(Params… params):</w:t>
        </w:r>
        <w:r>
          <w:rPr>
            <w:rStyle w:val="apple-converted-space"/>
            <w:rFonts w:ascii="돋움" w:eastAsia="돋움" w:hAnsi="돋움" w:hint="eastAsia"/>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작업을 시작한다. 꼭 UI스레드에서 호출하여야 함. 가변인자를 받아들임으로 임의의 개수의 인자를 전달할 수 있으며, 인자들은 doInBackground(…) 메소드로 전달된다.</w:t>
        </w:r>
      </w:ins>
    </w:p>
    <w:p w:rsidR="00053757" w:rsidRDefault="00053757" w:rsidP="00053757">
      <w:pPr>
        <w:widowControl/>
        <w:numPr>
          <w:ilvl w:val="0"/>
          <w:numId w:val="10"/>
        </w:numPr>
        <w:autoSpaceDE/>
        <w:autoSpaceDN/>
        <w:ind w:left="0"/>
        <w:jc w:val="left"/>
        <w:rPr>
          <w:ins w:id="139" w:author="Unknown"/>
          <w:rFonts w:ascii="돋움" w:eastAsia="돋움" w:hAnsi="돋움"/>
          <w:color w:val="3E3E3E"/>
          <w:sz w:val="14"/>
          <w:szCs w:val="14"/>
        </w:rPr>
      </w:pPr>
      <w:ins w:id="140" w:author="Unknown">
        <w:r>
          <w:rPr>
            <w:rStyle w:val="aa"/>
            <w:rFonts w:ascii="돋움" w:eastAsia="돋움" w:hAnsi="돋움" w:hint="eastAsia"/>
            <w:color w:val="3E3E3E"/>
            <w:sz w:val="18"/>
            <w:szCs w:val="18"/>
            <w:bdr w:val="none" w:sz="0" w:space="0" w:color="auto" w:frame="1"/>
          </w:rPr>
          <w:t>final void publishProgress(Progress... values):</w:t>
        </w:r>
        <w:r>
          <w:rPr>
            <w:rStyle w:val="apple-converted-space"/>
            <w:rFonts w:ascii="돋움" w:eastAsia="돋움" w:hAnsi="돋움" w:hint="eastAsia"/>
            <w:b/>
            <w:bCs/>
            <w:color w:val="3E3E3E"/>
            <w:sz w:val="18"/>
            <w:szCs w:val="18"/>
            <w:bdr w:val="none" w:sz="0" w:space="0" w:color="auto" w:frame="1"/>
          </w:rPr>
          <w:t> </w:t>
        </w:r>
        <w:r>
          <w:rPr>
            <w:rFonts w:ascii="돋움" w:eastAsia="돋움" w:hAnsi="돋움" w:hint="eastAsia"/>
            <w:color w:val="3E3E3E"/>
            <w:sz w:val="18"/>
            <w:szCs w:val="18"/>
            <w:bdr w:val="none" w:sz="0" w:space="0" w:color="auto" w:frame="1"/>
          </w:rPr>
          <w:t>Background 작업 수행 중 작업의 진행도를 UI 스레드에 전달 함. doInBackground(…)메소드 내부에서만 호출.</w:t>
        </w:r>
      </w:ins>
    </w:p>
    <w:p w:rsidR="00053757" w:rsidRDefault="00053757" w:rsidP="00053757">
      <w:pPr>
        <w:pStyle w:val="a9"/>
        <w:wordWrap w:val="0"/>
        <w:spacing w:before="0" w:beforeAutospacing="0" w:after="0" w:afterAutospacing="0"/>
        <w:rPr>
          <w:ins w:id="141" w:author="Unknown"/>
          <w:rFonts w:ascii="돋움" w:eastAsia="돋움" w:hAnsi="돋움"/>
          <w:color w:val="3E3E3E"/>
          <w:sz w:val="14"/>
          <w:szCs w:val="14"/>
        </w:rPr>
      </w:pPr>
      <w:ins w:id="142"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3" w:author="Unknown"/>
          <w:rFonts w:ascii="돋움" w:eastAsia="돋움" w:hAnsi="돋움"/>
          <w:color w:val="3E3E3E"/>
          <w:sz w:val="14"/>
          <w:szCs w:val="14"/>
        </w:rPr>
      </w:pPr>
      <w:ins w:id="144"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5" w:author="Unknown"/>
          <w:rFonts w:ascii="돋움" w:eastAsia="돋움" w:hAnsi="돋움"/>
          <w:color w:val="3E3E3E"/>
          <w:sz w:val="14"/>
          <w:szCs w:val="14"/>
        </w:rPr>
      </w:pPr>
      <w:ins w:id="146" w:author="Unknown">
        <w:r>
          <w:rPr>
            <w:rFonts w:ascii="돋움" w:eastAsia="돋움" w:hAnsi="돋움" w:hint="eastAsia"/>
            <w:color w:val="3E3E3E"/>
            <w:sz w:val="18"/>
            <w:szCs w:val="18"/>
            <w:bdr w:val="none" w:sz="0" w:space="0" w:color="auto" w:frame="1"/>
          </w:rPr>
          <w:t>위의 메소드들은 AsyncTask 클래스를 이용해 구현된 background 작업 시 다음과 같은 형태로 사용된다.</w:t>
        </w:r>
      </w:ins>
    </w:p>
    <w:p w:rsidR="00053757" w:rsidRDefault="00053757" w:rsidP="00053757">
      <w:pPr>
        <w:pStyle w:val="a9"/>
        <w:wordWrap w:val="0"/>
        <w:spacing w:before="0" w:beforeAutospacing="0" w:after="0" w:afterAutospacing="0"/>
        <w:ind w:left="220"/>
        <w:rPr>
          <w:ins w:id="147" w:author="Unknown"/>
          <w:rFonts w:ascii="돋움" w:eastAsia="돋움" w:hAnsi="돋움"/>
          <w:color w:val="3E3E3E"/>
          <w:sz w:val="14"/>
          <w:szCs w:val="14"/>
        </w:rPr>
      </w:pPr>
      <w:ins w:id="148"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49" w:author="Unknown"/>
          <w:rFonts w:ascii="돋움" w:eastAsia="돋움" w:hAnsi="돋움"/>
          <w:color w:val="3E3E3E"/>
          <w:sz w:val="14"/>
          <w:szCs w:val="14"/>
        </w:rPr>
      </w:pPr>
      <w:r>
        <w:rPr>
          <w:rFonts w:ascii="돋움" w:eastAsia="돋움" w:hAnsi="돋움"/>
          <w:noProof/>
          <w:color w:val="3E3E3E"/>
          <w:sz w:val="14"/>
          <w:szCs w:val="14"/>
        </w:rPr>
        <w:lastRenderedPageBreak/>
        <w:drawing>
          <wp:inline distT="0" distB="0" distL="0" distR="0">
            <wp:extent cx="5552440" cy="4703445"/>
            <wp:effectExtent l="19050" t="0" r="0" b="0"/>
            <wp:docPr id="23" name="그림 5" descr="http://cfile4.uf.tistory.com/image/14798B0F4B987FDE4890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4.uf.tistory.com/image/14798B0F4B987FDE48907E"/>
                    <pic:cNvPicPr>
                      <a:picLocks noChangeAspect="1" noChangeArrowheads="1"/>
                    </pic:cNvPicPr>
                  </pic:nvPicPr>
                  <pic:blipFill>
                    <a:blip r:embed="rId34"/>
                    <a:srcRect/>
                    <a:stretch>
                      <a:fillRect/>
                    </a:stretch>
                  </pic:blipFill>
                  <pic:spPr bwMode="auto">
                    <a:xfrm>
                      <a:off x="0" y="0"/>
                      <a:ext cx="5552440" cy="4703445"/>
                    </a:xfrm>
                    <a:prstGeom prst="rect">
                      <a:avLst/>
                    </a:prstGeom>
                    <a:noFill/>
                    <a:ln w="9525">
                      <a:noFill/>
                      <a:miter lim="800000"/>
                      <a:headEnd/>
                      <a:tailEnd/>
                    </a:ln>
                  </pic:spPr>
                </pic:pic>
              </a:graphicData>
            </a:graphic>
          </wp:inline>
        </w:drawing>
      </w:r>
    </w:p>
    <w:p w:rsidR="00053757" w:rsidRDefault="00053757" w:rsidP="00053757">
      <w:pPr>
        <w:pStyle w:val="a9"/>
        <w:wordWrap w:val="0"/>
        <w:spacing w:before="0" w:beforeAutospacing="0" w:after="0" w:afterAutospacing="0"/>
        <w:ind w:left="220"/>
        <w:rPr>
          <w:ins w:id="150" w:author="Unknown"/>
          <w:rFonts w:ascii="돋움" w:eastAsia="돋움" w:hAnsi="돋움"/>
          <w:color w:val="3E3E3E"/>
          <w:sz w:val="14"/>
          <w:szCs w:val="14"/>
        </w:rPr>
      </w:pPr>
      <w:ins w:id="15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52" w:author="Unknown"/>
          <w:rFonts w:ascii="돋움" w:eastAsia="돋움" w:hAnsi="돋움"/>
          <w:color w:val="3E3E3E"/>
          <w:sz w:val="14"/>
          <w:szCs w:val="14"/>
        </w:rPr>
      </w:pPr>
      <w:ins w:id="153" w:author="Unknown">
        <w:r>
          <w:rPr>
            <w:rFonts w:ascii="돋움" w:eastAsia="돋움" w:hAnsi="돋움" w:hint="eastAsia"/>
            <w:color w:val="3E3E3E"/>
            <w:sz w:val="18"/>
            <w:szCs w:val="18"/>
            <w:bdr w:val="none" w:sz="0" w:space="0" w:color="auto" w:frame="1"/>
          </w:rPr>
          <w:t>위 의 그림에서 처럼AsyncTask인스턴스는 자기 자신을 pending, running, finished 이렇게 세 가지 상태(status)로 구분하는데 각각 AsyncTask:Status 클래스에 상수 PENDING, RUNNING, FINISHED로 표현 될 수 있다.</w:t>
        </w:r>
      </w:ins>
    </w:p>
    <w:p w:rsidR="00053757" w:rsidRDefault="00053757" w:rsidP="00053757">
      <w:pPr>
        <w:pStyle w:val="a9"/>
        <w:wordWrap w:val="0"/>
        <w:spacing w:before="0" w:beforeAutospacing="0" w:after="0" w:afterAutospacing="0"/>
        <w:ind w:left="220"/>
        <w:rPr>
          <w:ins w:id="154" w:author="Unknown"/>
          <w:rFonts w:ascii="돋움" w:eastAsia="돋움" w:hAnsi="돋움"/>
          <w:color w:val="3E3E3E"/>
          <w:sz w:val="14"/>
          <w:szCs w:val="14"/>
        </w:rPr>
      </w:pPr>
      <w:ins w:id="155" w:author="Unknown">
        <w:r>
          <w:rPr>
            <w:rFonts w:ascii="돋움" w:eastAsia="돋움" w:hAnsi="돋움" w:hint="eastAsia"/>
            <w:color w:val="3E3E3E"/>
            <w:sz w:val="18"/>
            <w:szCs w:val="18"/>
            <w:bdr w:val="none" w:sz="0" w:space="0" w:color="auto" w:frame="1"/>
          </w:rPr>
          <w:t>현재 AsyncTask인스턴스의 상태는 다음 메소드를 호출해서 얻을 수 있다.</w:t>
        </w:r>
      </w:ins>
    </w:p>
    <w:p w:rsidR="00053757" w:rsidRDefault="00053757" w:rsidP="00053757">
      <w:pPr>
        <w:pStyle w:val="a9"/>
        <w:wordWrap w:val="0"/>
        <w:spacing w:before="0" w:beforeAutospacing="0" w:after="0" w:afterAutospacing="0"/>
        <w:ind w:left="220"/>
        <w:rPr>
          <w:ins w:id="156" w:author="Unknown"/>
          <w:rFonts w:ascii="돋움" w:eastAsia="돋움" w:hAnsi="돋움"/>
          <w:color w:val="3E3E3E"/>
          <w:sz w:val="14"/>
          <w:szCs w:val="14"/>
        </w:rPr>
      </w:pPr>
      <w:ins w:id="157" w:author="Unknown">
        <w:r>
          <w:rPr>
            <w:rFonts w:ascii="돋움" w:eastAsia="돋움" w:hAnsi="돋움" w:hint="eastAsia"/>
            <w:color w:val="3E3E3E"/>
            <w:sz w:val="18"/>
            <w:szCs w:val="18"/>
            <w:bdr w:val="none" w:sz="0" w:space="0" w:color="auto" w:frame="1"/>
          </w:rPr>
          <w:br/>
        </w:r>
      </w:ins>
    </w:p>
    <w:p w:rsidR="00053757" w:rsidRDefault="00053757" w:rsidP="00053757">
      <w:pPr>
        <w:shd w:val="clear" w:color="auto" w:fill="DBE8FB"/>
        <w:rPr>
          <w:ins w:id="158" w:author="Unknown"/>
          <w:rFonts w:ascii="돋움" w:eastAsia="돋움" w:hAnsi="돋움"/>
          <w:b/>
          <w:bCs/>
          <w:color w:val="3E3E3E"/>
          <w:sz w:val="14"/>
          <w:szCs w:val="14"/>
          <w:bdr w:val="none" w:sz="0" w:space="0" w:color="auto" w:frame="1"/>
        </w:rPr>
      </w:pPr>
      <w:ins w:id="159" w:author="Unknown">
        <w:r>
          <w:rPr>
            <w:rFonts w:ascii="돋움" w:eastAsia="돋움" w:hAnsi="돋움" w:hint="eastAsia"/>
            <w:b/>
            <w:bCs/>
            <w:color w:val="3E3E3E"/>
            <w:sz w:val="14"/>
            <w:szCs w:val="14"/>
            <w:bdr w:val="none" w:sz="0" w:space="0" w:color="auto" w:frame="1"/>
          </w:rPr>
          <w:t>public final AsyncTask.Status getStatus ()</w:t>
        </w:r>
      </w:ins>
    </w:p>
    <w:p w:rsidR="00053757" w:rsidRDefault="00053757" w:rsidP="00053757">
      <w:pPr>
        <w:pStyle w:val="a9"/>
        <w:wordWrap w:val="0"/>
        <w:spacing w:before="0" w:beforeAutospacing="0" w:after="0" w:afterAutospacing="0"/>
        <w:ind w:left="220"/>
        <w:rPr>
          <w:ins w:id="160" w:author="Unknown"/>
          <w:rFonts w:ascii="돋움" w:eastAsia="돋움" w:hAnsi="돋움"/>
          <w:color w:val="5C7FB0"/>
          <w:sz w:val="14"/>
          <w:szCs w:val="14"/>
        </w:rPr>
      </w:pPr>
      <w:ins w:id="161" w:author="Unknown">
        <w:r>
          <w:rPr>
            <w:rStyle w:val="aa"/>
            <w:rFonts w:ascii="돋움" w:eastAsia="돋움" w:hAnsi="돋움" w:hint="eastAsia"/>
            <w:color w:val="5C7FB0"/>
            <w:sz w:val="18"/>
            <w:szCs w:val="18"/>
            <w:u w:val="single"/>
            <w:bdr w:val="none" w:sz="0" w:space="0" w:color="auto" w:frame="1"/>
          </w:rPr>
          <w:t>return</w:t>
        </w:r>
      </w:ins>
    </w:p>
    <w:p w:rsidR="00053757" w:rsidRDefault="00053757" w:rsidP="00053757">
      <w:pPr>
        <w:pStyle w:val="a9"/>
        <w:wordWrap w:val="0"/>
        <w:spacing w:before="0" w:beforeAutospacing="0" w:after="0" w:afterAutospacing="0"/>
        <w:ind w:left="1248"/>
        <w:rPr>
          <w:ins w:id="162" w:author="Unknown"/>
          <w:rFonts w:ascii="돋움" w:eastAsia="돋움" w:hAnsi="돋움"/>
          <w:color w:val="5C7FB0"/>
          <w:sz w:val="14"/>
          <w:szCs w:val="14"/>
        </w:rPr>
      </w:pPr>
      <w:ins w:id="163" w:author="Unknown">
        <w:r>
          <w:rPr>
            <w:rFonts w:ascii="돋움" w:eastAsia="돋움" w:hAnsi="돋움" w:hint="eastAsia"/>
            <w:color w:val="5C7FB0"/>
            <w:sz w:val="18"/>
            <w:szCs w:val="18"/>
            <w:bdr w:val="none" w:sz="0" w:space="0" w:color="auto" w:frame="1"/>
          </w:rPr>
          <w:t>AsyncTask인스턴스의 상태정보를 AsyncTask.Status 객체의 상수 값 PENDING, RUNNING, FINISHED 중에서 리턴.</w:t>
        </w:r>
      </w:ins>
    </w:p>
    <w:p w:rsidR="00053757" w:rsidRDefault="00053757" w:rsidP="00053757">
      <w:pPr>
        <w:pStyle w:val="a9"/>
        <w:wordWrap w:val="0"/>
        <w:spacing w:before="0" w:beforeAutospacing="0" w:after="0" w:afterAutospacing="0"/>
        <w:ind w:left="220"/>
        <w:rPr>
          <w:ins w:id="164" w:author="Unknown"/>
          <w:rFonts w:ascii="돋움" w:eastAsia="돋움" w:hAnsi="돋움"/>
          <w:color w:val="3E3E3E"/>
          <w:sz w:val="14"/>
          <w:szCs w:val="14"/>
        </w:rPr>
      </w:pPr>
      <w:ins w:id="16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66" w:author="Unknown"/>
          <w:rFonts w:ascii="돋움" w:eastAsia="돋움" w:hAnsi="돋움"/>
          <w:color w:val="3E3E3E"/>
          <w:sz w:val="14"/>
          <w:szCs w:val="14"/>
        </w:rPr>
      </w:pPr>
      <w:ins w:id="16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68" w:author="Unknown"/>
          <w:rFonts w:ascii="돋움" w:eastAsia="돋움" w:hAnsi="돋움"/>
          <w:color w:val="3E3E3E"/>
          <w:sz w:val="14"/>
          <w:szCs w:val="14"/>
        </w:rPr>
      </w:pPr>
      <w:ins w:id="169" w:author="Unknown">
        <w:r>
          <w:rPr>
            <w:rFonts w:ascii="돋움" w:eastAsia="돋움" w:hAnsi="돋움" w:hint="eastAsia"/>
            <w:color w:val="3E3E3E"/>
            <w:sz w:val="18"/>
            <w:szCs w:val="18"/>
            <w:bdr w:val="none" w:sz="0" w:space="0" w:color="auto" w:frame="1"/>
          </w:rPr>
          <w:t>또, AsyncTask클래스는 background 작업을 정지, 또는 시작금지 시키기 위해 다음 메소드를 제공한다. 이 메소드가 성공적으로 호출되면 onCacelled() callback이 호출되니 onCacelled()에 적절한 뒤처리를 해주어야 한다.</w:t>
        </w:r>
      </w:ins>
    </w:p>
    <w:p w:rsidR="00053757" w:rsidRDefault="00053757" w:rsidP="00053757">
      <w:pPr>
        <w:pStyle w:val="a9"/>
        <w:wordWrap w:val="0"/>
        <w:spacing w:before="0" w:beforeAutospacing="0" w:after="0" w:afterAutospacing="0"/>
        <w:ind w:left="220"/>
        <w:rPr>
          <w:ins w:id="170" w:author="Unknown"/>
          <w:rFonts w:ascii="돋움" w:eastAsia="돋움" w:hAnsi="돋움"/>
          <w:color w:val="3E3E3E"/>
          <w:sz w:val="14"/>
          <w:szCs w:val="14"/>
        </w:rPr>
      </w:pPr>
      <w:ins w:id="171" w:author="Unknown">
        <w:r>
          <w:rPr>
            <w:rFonts w:ascii="돋움" w:eastAsia="돋움" w:hAnsi="돋움" w:hint="eastAsia"/>
            <w:color w:val="3E3E3E"/>
            <w:sz w:val="18"/>
            <w:szCs w:val="18"/>
            <w:bdr w:val="none" w:sz="0" w:space="0" w:color="auto" w:frame="1"/>
          </w:rPr>
          <w:br/>
        </w:r>
      </w:ins>
    </w:p>
    <w:p w:rsidR="00053757" w:rsidRDefault="00053757" w:rsidP="00053757">
      <w:pPr>
        <w:shd w:val="clear" w:color="auto" w:fill="DBE8FB"/>
        <w:rPr>
          <w:ins w:id="172" w:author="Unknown"/>
          <w:rFonts w:ascii="돋움" w:eastAsia="돋움" w:hAnsi="돋움"/>
          <w:color w:val="3E3E3E"/>
          <w:sz w:val="14"/>
          <w:szCs w:val="14"/>
        </w:rPr>
      </w:pPr>
      <w:ins w:id="173" w:author="Unknown">
        <w:r>
          <w:rPr>
            <w:rFonts w:ascii="돋움" w:eastAsia="돋움" w:hAnsi="돋움" w:hint="eastAsia"/>
            <w:color w:val="3E3E3E"/>
            <w:sz w:val="14"/>
            <w:szCs w:val="14"/>
          </w:rPr>
          <w:t>final boolean cancel (boolean mayInterruptIfRunning)</w:t>
        </w:r>
      </w:ins>
    </w:p>
    <w:p w:rsidR="00053757" w:rsidRDefault="00053757" w:rsidP="00053757">
      <w:pPr>
        <w:pStyle w:val="a9"/>
        <w:wordWrap w:val="0"/>
        <w:spacing w:before="0" w:beforeAutospacing="0" w:after="0" w:afterAutospacing="0"/>
        <w:ind w:left="220"/>
        <w:rPr>
          <w:ins w:id="174" w:author="Unknown"/>
          <w:rFonts w:ascii="돋움" w:eastAsia="돋움" w:hAnsi="돋움"/>
          <w:color w:val="5C7FB0"/>
          <w:sz w:val="14"/>
          <w:szCs w:val="14"/>
        </w:rPr>
      </w:pPr>
      <w:ins w:id="175" w:author="Unknown">
        <w:r>
          <w:rPr>
            <w:rStyle w:val="aa"/>
            <w:rFonts w:ascii="돋움" w:eastAsia="돋움" w:hAnsi="돋움" w:hint="eastAsia"/>
            <w:color w:val="5C7FB0"/>
            <w:sz w:val="18"/>
            <w:szCs w:val="18"/>
            <w:u w:val="single"/>
            <w:bdr w:val="none" w:sz="0" w:space="0" w:color="auto" w:frame="1"/>
          </w:rPr>
          <w:t>parameter</w:t>
        </w:r>
      </w:ins>
    </w:p>
    <w:p w:rsidR="00053757" w:rsidRDefault="00053757" w:rsidP="00053757">
      <w:pPr>
        <w:pStyle w:val="a9"/>
        <w:wordWrap w:val="0"/>
        <w:spacing w:before="0" w:beforeAutospacing="0" w:after="0" w:afterAutospacing="0"/>
        <w:ind w:left="1248"/>
        <w:rPr>
          <w:ins w:id="176" w:author="Unknown"/>
          <w:rFonts w:ascii="돋움" w:eastAsia="돋움" w:hAnsi="돋움"/>
          <w:color w:val="5C7FB0"/>
          <w:sz w:val="14"/>
          <w:szCs w:val="14"/>
        </w:rPr>
      </w:pPr>
      <w:ins w:id="177" w:author="Unknown">
        <w:r>
          <w:rPr>
            <w:rStyle w:val="aa"/>
            <w:rFonts w:ascii="돋움" w:eastAsia="돋움" w:hAnsi="돋움" w:hint="eastAsia"/>
            <w:color w:val="5C7FB0"/>
            <w:sz w:val="18"/>
            <w:szCs w:val="18"/>
            <w:bdr w:val="none" w:sz="0" w:space="0" w:color="auto" w:frame="1"/>
          </w:rPr>
          <w:t>mayInterruptIfRunning:</w:t>
        </w:r>
        <w:r>
          <w:rPr>
            <w:rStyle w:val="apple-converted-space"/>
            <w:rFonts w:ascii="돋움" w:eastAsia="돋움" w:hAnsi="돋움" w:hint="eastAsia"/>
            <w:color w:val="5C7FB0"/>
            <w:sz w:val="18"/>
            <w:szCs w:val="18"/>
            <w:bdr w:val="none" w:sz="0" w:space="0" w:color="auto" w:frame="1"/>
          </w:rPr>
          <w:t> </w:t>
        </w:r>
        <w:r>
          <w:rPr>
            <w:rFonts w:ascii="돋움" w:eastAsia="돋움" w:hAnsi="돋움" w:hint="eastAsia"/>
            <w:color w:val="5C7FB0"/>
            <w:sz w:val="18"/>
            <w:szCs w:val="18"/>
            <w:bdr w:val="none" w:sz="0" w:space="0" w:color="auto" w:frame="1"/>
          </w:rPr>
          <w:t>true값을 제공했을 때 background작업이 실행 중일 경우(running 상태) 작업을 중단 시키고, 준비 중(pending 상태) 일 경우 작업을 실행 금지 시킴. (execute() 명령 사용 불가. 사용하면 exception 발생)</w:t>
        </w:r>
      </w:ins>
    </w:p>
    <w:p w:rsidR="00053757" w:rsidRDefault="00053757" w:rsidP="00053757">
      <w:pPr>
        <w:pStyle w:val="a9"/>
        <w:wordWrap w:val="0"/>
        <w:spacing w:before="0" w:beforeAutospacing="0" w:after="0" w:afterAutospacing="0"/>
        <w:ind w:left="220"/>
        <w:rPr>
          <w:ins w:id="178" w:author="Unknown"/>
          <w:rFonts w:ascii="돋움" w:eastAsia="돋움" w:hAnsi="돋움"/>
          <w:color w:val="5C7FB0"/>
          <w:sz w:val="14"/>
          <w:szCs w:val="14"/>
        </w:rPr>
      </w:pPr>
      <w:ins w:id="179" w:author="Unknown">
        <w:r>
          <w:rPr>
            <w:rStyle w:val="aa"/>
            <w:rFonts w:ascii="돋움" w:eastAsia="돋움" w:hAnsi="돋움" w:hint="eastAsia"/>
            <w:color w:val="5C7FB0"/>
            <w:sz w:val="18"/>
            <w:szCs w:val="18"/>
            <w:u w:val="single"/>
            <w:bdr w:val="none" w:sz="0" w:space="0" w:color="auto" w:frame="1"/>
          </w:rPr>
          <w:t>return</w:t>
        </w:r>
      </w:ins>
    </w:p>
    <w:p w:rsidR="00053757" w:rsidRDefault="00053757" w:rsidP="00053757">
      <w:pPr>
        <w:pStyle w:val="a9"/>
        <w:wordWrap w:val="0"/>
        <w:spacing w:before="0" w:beforeAutospacing="0" w:after="0" w:afterAutospacing="0"/>
        <w:ind w:left="1248"/>
        <w:rPr>
          <w:ins w:id="180" w:author="Unknown"/>
          <w:rFonts w:ascii="돋움" w:eastAsia="돋움" w:hAnsi="돋움"/>
          <w:color w:val="5C7FB0"/>
          <w:sz w:val="14"/>
          <w:szCs w:val="14"/>
        </w:rPr>
      </w:pPr>
      <w:ins w:id="181" w:author="Unknown">
        <w:r>
          <w:rPr>
            <w:rStyle w:val="aa"/>
            <w:rFonts w:ascii="돋움" w:eastAsia="돋움" w:hAnsi="돋움" w:hint="eastAsia"/>
            <w:color w:val="5C7FB0"/>
            <w:sz w:val="18"/>
            <w:szCs w:val="18"/>
            <w:bdr w:val="none" w:sz="0" w:space="0" w:color="auto" w:frame="1"/>
          </w:rPr>
          <w:t>true:</w:t>
        </w:r>
        <w:r>
          <w:rPr>
            <w:rStyle w:val="apple-converted-space"/>
            <w:rFonts w:ascii="돋움" w:eastAsia="돋움" w:hAnsi="돋움" w:hint="eastAsia"/>
            <w:color w:val="5C7FB0"/>
            <w:sz w:val="18"/>
            <w:szCs w:val="18"/>
            <w:bdr w:val="none" w:sz="0" w:space="0" w:color="auto" w:frame="1"/>
          </w:rPr>
          <w:t> </w:t>
        </w:r>
        <w:r>
          <w:rPr>
            <w:rFonts w:ascii="돋움" w:eastAsia="돋움" w:hAnsi="돋움" w:hint="eastAsia"/>
            <w:color w:val="5C7FB0"/>
            <w:sz w:val="18"/>
            <w:szCs w:val="18"/>
            <w:bdr w:val="none" w:sz="0" w:space="0" w:color="auto" w:frame="1"/>
          </w:rPr>
          <w:t>background작업을 성공적으로 중지하거나 실행 금지 시킴</w:t>
        </w:r>
      </w:ins>
    </w:p>
    <w:p w:rsidR="00053757" w:rsidRDefault="00053757" w:rsidP="00053757">
      <w:pPr>
        <w:pStyle w:val="a9"/>
        <w:wordWrap w:val="0"/>
        <w:spacing w:before="0" w:beforeAutospacing="0" w:after="0" w:afterAutospacing="0"/>
        <w:ind w:left="1248"/>
        <w:rPr>
          <w:ins w:id="182" w:author="Unknown"/>
          <w:rFonts w:ascii="돋움" w:eastAsia="돋움" w:hAnsi="돋움"/>
          <w:color w:val="5C7FB0"/>
          <w:sz w:val="14"/>
          <w:szCs w:val="14"/>
        </w:rPr>
      </w:pPr>
      <w:ins w:id="183" w:author="Unknown">
        <w:r>
          <w:rPr>
            <w:rStyle w:val="aa"/>
            <w:rFonts w:ascii="돋움" w:eastAsia="돋움" w:hAnsi="돋움" w:hint="eastAsia"/>
            <w:color w:val="5C7FB0"/>
            <w:sz w:val="18"/>
            <w:szCs w:val="18"/>
            <w:bdr w:val="none" w:sz="0" w:space="0" w:color="auto" w:frame="1"/>
          </w:rPr>
          <w:t>false:</w:t>
        </w:r>
        <w:r>
          <w:rPr>
            <w:rStyle w:val="apple-converted-space"/>
            <w:rFonts w:ascii="돋움" w:eastAsia="돋움" w:hAnsi="돋움" w:hint="eastAsia"/>
            <w:color w:val="5C7FB0"/>
            <w:sz w:val="18"/>
            <w:szCs w:val="18"/>
            <w:bdr w:val="none" w:sz="0" w:space="0" w:color="auto" w:frame="1"/>
          </w:rPr>
          <w:t> </w:t>
        </w:r>
        <w:r>
          <w:rPr>
            <w:rFonts w:ascii="돋움" w:eastAsia="돋움" w:hAnsi="돋움" w:hint="eastAsia"/>
            <w:color w:val="5C7FB0"/>
            <w:sz w:val="18"/>
            <w:szCs w:val="18"/>
            <w:bdr w:val="none" w:sz="0" w:space="0" w:color="auto" w:frame="1"/>
          </w:rPr>
          <w:t>벌써 작업이 완료된 상태(finished 상태) 일 경우 리턴</w:t>
        </w:r>
      </w:ins>
    </w:p>
    <w:p w:rsidR="00053757" w:rsidRDefault="00053757" w:rsidP="00053757">
      <w:pPr>
        <w:pStyle w:val="a9"/>
        <w:wordWrap w:val="0"/>
        <w:spacing w:before="0" w:beforeAutospacing="0" w:after="0" w:afterAutospacing="0"/>
        <w:ind w:left="220"/>
        <w:rPr>
          <w:ins w:id="184" w:author="Unknown"/>
          <w:rFonts w:ascii="돋움" w:eastAsia="돋움" w:hAnsi="돋움"/>
          <w:color w:val="3E3E3E"/>
          <w:sz w:val="14"/>
          <w:szCs w:val="14"/>
        </w:rPr>
      </w:pPr>
      <w:ins w:id="18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86" w:author="Unknown"/>
          <w:rFonts w:ascii="돋움" w:eastAsia="돋움" w:hAnsi="돋움"/>
          <w:color w:val="3E3E3E"/>
          <w:sz w:val="14"/>
          <w:szCs w:val="14"/>
        </w:rPr>
      </w:pPr>
      <w:ins w:id="187"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188" w:author="Unknown"/>
          <w:rFonts w:ascii="돋움" w:eastAsia="돋움" w:hAnsi="돋움"/>
          <w:color w:val="3E3E3E"/>
          <w:sz w:val="14"/>
          <w:szCs w:val="14"/>
        </w:rPr>
      </w:pPr>
      <w:ins w:id="189" w:author="Unknown">
        <w:r>
          <w:rPr>
            <w:rFonts w:ascii="돋움" w:eastAsia="돋움" w:hAnsi="돋움" w:hint="eastAsia"/>
            <w:color w:val="3E3E3E"/>
            <w:sz w:val="18"/>
            <w:szCs w:val="18"/>
            <w:bdr w:val="none" w:sz="0" w:space="0" w:color="auto" w:frame="1"/>
          </w:rPr>
          <w:lastRenderedPageBreak/>
          <w:t>마지막으로 AsyncTask 사용해 background작업을 구현 시 꼭 지켜야 하는 사항들이다.</w:t>
        </w:r>
      </w:ins>
    </w:p>
    <w:p w:rsidR="00053757" w:rsidRDefault="00053757" w:rsidP="00053757">
      <w:pPr>
        <w:widowControl/>
        <w:numPr>
          <w:ilvl w:val="0"/>
          <w:numId w:val="11"/>
        </w:numPr>
        <w:autoSpaceDE/>
        <w:autoSpaceDN/>
        <w:ind w:left="0"/>
        <w:jc w:val="left"/>
        <w:rPr>
          <w:ins w:id="190" w:author="Unknown"/>
          <w:rFonts w:ascii="돋움" w:eastAsia="돋움" w:hAnsi="돋움"/>
          <w:color w:val="3E3E3E"/>
          <w:sz w:val="14"/>
          <w:szCs w:val="14"/>
        </w:rPr>
      </w:pPr>
      <w:ins w:id="191" w:author="Unknown">
        <w:r>
          <w:rPr>
            <w:rFonts w:ascii="돋움" w:eastAsia="돋움" w:hAnsi="돋움" w:hint="eastAsia"/>
            <w:color w:val="3E3E3E"/>
            <w:sz w:val="18"/>
            <w:szCs w:val="18"/>
            <w:bdr w:val="none" w:sz="0" w:space="0" w:color="auto" w:frame="1"/>
          </w:rPr>
          <w:t>AsyncTask클래스는 항상 subclassing 하여 사용하여야 한다.</w:t>
        </w:r>
      </w:ins>
    </w:p>
    <w:p w:rsidR="00053757" w:rsidRDefault="00053757" w:rsidP="00053757">
      <w:pPr>
        <w:widowControl/>
        <w:numPr>
          <w:ilvl w:val="0"/>
          <w:numId w:val="11"/>
        </w:numPr>
        <w:autoSpaceDE/>
        <w:autoSpaceDN/>
        <w:ind w:left="0"/>
        <w:jc w:val="left"/>
        <w:rPr>
          <w:ins w:id="192" w:author="Unknown"/>
          <w:rFonts w:ascii="돋움" w:eastAsia="돋움" w:hAnsi="돋움"/>
          <w:color w:val="3E3E3E"/>
          <w:sz w:val="14"/>
          <w:szCs w:val="14"/>
        </w:rPr>
      </w:pPr>
      <w:ins w:id="193" w:author="Unknown">
        <w:r>
          <w:rPr>
            <w:rFonts w:ascii="돋움" w:eastAsia="돋움" w:hAnsi="돋움" w:hint="eastAsia"/>
            <w:color w:val="3E3E3E"/>
            <w:sz w:val="18"/>
            <w:szCs w:val="18"/>
            <w:bdr w:val="none" w:sz="0" w:space="0" w:color="auto" w:frame="1"/>
          </w:rPr>
          <w:t>AsyncTask 인스턴스는 항상 UI 스레드에서 생성한다.</w:t>
        </w:r>
      </w:ins>
    </w:p>
    <w:p w:rsidR="00053757" w:rsidRDefault="00053757" w:rsidP="00053757">
      <w:pPr>
        <w:widowControl/>
        <w:numPr>
          <w:ilvl w:val="0"/>
          <w:numId w:val="11"/>
        </w:numPr>
        <w:autoSpaceDE/>
        <w:autoSpaceDN/>
        <w:ind w:left="0"/>
        <w:jc w:val="left"/>
        <w:rPr>
          <w:ins w:id="194" w:author="Unknown"/>
          <w:rFonts w:ascii="돋움" w:eastAsia="돋움" w:hAnsi="돋움"/>
          <w:color w:val="3E3E3E"/>
          <w:sz w:val="14"/>
          <w:szCs w:val="14"/>
        </w:rPr>
      </w:pPr>
      <w:ins w:id="195" w:author="Unknown">
        <w:r>
          <w:rPr>
            <w:rFonts w:ascii="돋움" w:eastAsia="돋움" w:hAnsi="돋움" w:hint="eastAsia"/>
            <w:color w:val="3E3E3E"/>
            <w:sz w:val="18"/>
            <w:szCs w:val="18"/>
            <w:bdr w:val="none" w:sz="0" w:space="0" w:color="auto" w:frame="1"/>
          </w:rPr>
          <w:t>AsyncTask:execute(…) 메소드는 항상 UI 스레드에서 호출한다.</w:t>
        </w:r>
      </w:ins>
    </w:p>
    <w:p w:rsidR="00053757" w:rsidRDefault="00053757" w:rsidP="00053757">
      <w:pPr>
        <w:widowControl/>
        <w:numPr>
          <w:ilvl w:val="0"/>
          <w:numId w:val="11"/>
        </w:numPr>
        <w:autoSpaceDE/>
        <w:autoSpaceDN/>
        <w:ind w:left="0"/>
        <w:jc w:val="left"/>
        <w:rPr>
          <w:ins w:id="196" w:author="Unknown"/>
          <w:rFonts w:ascii="돋움" w:eastAsia="돋움" w:hAnsi="돋움"/>
          <w:color w:val="3E3E3E"/>
          <w:sz w:val="14"/>
          <w:szCs w:val="14"/>
        </w:rPr>
      </w:pPr>
      <w:ins w:id="197" w:author="Unknown">
        <w:r>
          <w:rPr>
            <w:rFonts w:ascii="돋움" w:eastAsia="돋움" w:hAnsi="돋움" w:hint="eastAsia"/>
            <w:color w:val="3E3E3E"/>
            <w:sz w:val="18"/>
            <w:szCs w:val="18"/>
            <w:bdr w:val="none" w:sz="0" w:space="0" w:color="auto" w:frame="1"/>
          </w:rPr>
          <w:t>AsyncTask:execute(…) 메소드는 생성된 AsyncTask 인스턴스 별로 꼭 한번만 사용 가능하다. 같은 인스턴스가 또 execute(…)를 실행하면 exception이 발생하며, 이는 AsyncTask:cancel(…) 메소드에 의해 작업완료 되기 전 취소된 AsyncTask 인스턴스라도 마찬가지이다. 그럼으로 background 작업이 필요할 때마다 new 연산자를 이용해 해당 작업에 대한 AsyncTask 인스턴스를 새로 생성해야 한다.</w:t>
        </w:r>
      </w:ins>
    </w:p>
    <w:p w:rsidR="00053757" w:rsidRDefault="00053757" w:rsidP="00053757">
      <w:pPr>
        <w:widowControl/>
        <w:numPr>
          <w:ilvl w:val="0"/>
          <w:numId w:val="11"/>
        </w:numPr>
        <w:autoSpaceDE/>
        <w:autoSpaceDN/>
        <w:ind w:left="0"/>
        <w:jc w:val="left"/>
        <w:rPr>
          <w:ins w:id="198" w:author="Unknown"/>
          <w:rFonts w:ascii="돋움" w:eastAsia="돋움" w:hAnsi="돋움"/>
          <w:color w:val="3E3E3E"/>
          <w:sz w:val="14"/>
          <w:szCs w:val="14"/>
        </w:rPr>
      </w:pPr>
      <w:ins w:id="199" w:author="Unknown">
        <w:r>
          <w:rPr>
            <w:rFonts w:ascii="돋움" w:eastAsia="돋움" w:hAnsi="돋움" w:hint="eastAsia"/>
            <w:color w:val="3E3E3E"/>
            <w:sz w:val="18"/>
            <w:szCs w:val="18"/>
            <w:bdr w:val="none" w:sz="0" w:space="0" w:color="auto" w:frame="1"/>
          </w:rPr>
          <w:t>AsyncTask의 callback 함수 onPreExecute(), doInBackground(…), onProgressUpdate(…), onPostExecute(…)는 직접 호출 하면 안 된다. (꼭 callback으로만 사용)</w:t>
        </w:r>
      </w:ins>
    </w:p>
    <w:p w:rsidR="00053757" w:rsidRDefault="00053757" w:rsidP="00053757">
      <w:pPr>
        <w:pStyle w:val="a9"/>
        <w:wordWrap w:val="0"/>
        <w:spacing w:before="0" w:beforeAutospacing="0" w:after="0" w:afterAutospacing="0"/>
        <w:rPr>
          <w:ins w:id="200" w:author="Unknown"/>
          <w:rFonts w:ascii="돋움" w:eastAsia="돋움" w:hAnsi="돋움"/>
          <w:color w:val="3E3E3E"/>
          <w:sz w:val="14"/>
          <w:szCs w:val="14"/>
        </w:rPr>
      </w:pPr>
      <w:ins w:id="201"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02" w:author="Unknown"/>
          <w:rFonts w:ascii="돋움" w:eastAsia="돋움" w:hAnsi="돋움"/>
          <w:color w:val="3E3E3E"/>
          <w:sz w:val="14"/>
          <w:szCs w:val="14"/>
        </w:rPr>
      </w:pPr>
      <w:ins w:id="203"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04" w:author="Unknown"/>
          <w:rFonts w:ascii="돋움" w:eastAsia="돋움" w:hAnsi="돋움"/>
          <w:color w:val="3E3E3E"/>
          <w:sz w:val="14"/>
          <w:szCs w:val="14"/>
        </w:rPr>
      </w:pPr>
      <w:ins w:id="205" w:author="Unknown">
        <w:r>
          <w:rPr>
            <w:rFonts w:ascii="돋움" w:eastAsia="돋움" w:hAnsi="돋움" w:hint="eastAsia"/>
            <w:color w:val="3E3E3E"/>
            <w:sz w:val="14"/>
            <w:szCs w:val="14"/>
          </w:rPr>
          <w:t> </w:t>
        </w:r>
      </w:ins>
    </w:p>
    <w:p w:rsidR="00053757" w:rsidRDefault="00053757" w:rsidP="00053757">
      <w:pPr>
        <w:pStyle w:val="a9"/>
        <w:wordWrap w:val="0"/>
        <w:spacing w:before="0" w:beforeAutospacing="0" w:after="0" w:afterAutospacing="0"/>
        <w:ind w:left="220"/>
        <w:rPr>
          <w:ins w:id="206" w:author="Unknown"/>
          <w:rFonts w:ascii="돋움" w:eastAsia="돋움" w:hAnsi="돋움"/>
          <w:color w:val="3E3E3E"/>
          <w:sz w:val="14"/>
          <w:szCs w:val="14"/>
        </w:rPr>
      </w:pPr>
      <w:ins w:id="207" w:author="Unknown">
        <w:r>
          <w:rPr>
            <w:rFonts w:ascii="돋움" w:eastAsia="돋움" w:hAnsi="돋움" w:hint="eastAsia"/>
            <w:color w:val="3E3E3E"/>
            <w:sz w:val="14"/>
            <w:szCs w:val="14"/>
          </w:rPr>
          <w:t> </w:t>
        </w:r>
      </w:ins>
    </w:p>
    <w:p w:rsidR="00053757" w:rsidRDefault="00DE14F8" w:rsidP="00053757">
      <w:pPr>
        <w:rPr>
          <w:ins w:id="208" w:author="Unknown"/>
          <w:rStyle w:val="a8"/>
          <w:color w:val="8A8A8A"/>
          <w:bdr w:val="none" w:sz="0" w:space="0" w:color="auto" w:frame="1"/>
        </w:rPr>
      </w:pPr>
      <w:ins w:id="209" w:author="Unknown">
        <w:r>
          <w:rPr>
            <w:rFonts w:ascii="dotum" w:eastAsia="돋움" w:hAnsi="dotum" w:hint="eastAsia"/>
            <w:color w:val="3E3E3E"/>
            <w:sz w:val="14"/>
            <w:szCs w:val="14"/>
          </w:rPr>
          <w:fldChar w:fldCharType="begin"/>
        </w:r>
        <w:r w:rsidR="00053757">
          <w:rPr>
            <w:rFonts w:ascii="dotum" w:eastAsia="돋움" w:hAnsi="dotum" w:hint="eastAsia"/>
            <w:color w:val="3E3E3E"/>
            <w:sz w:val="14"/>
            <w:szCs w:val="14"/>
          </w:rPr>
          <w:instrText xml:space="preserve"> HYPERLINK "http://tigerwoods.tistory.com/20" </w:instrText>
        </w:r>
        <w:r>
          <w:rPr>
            <w:rFonts w:ascii="dotum" w:eastAsia="돋움" w:hAnsi="dotum" w:hint="eastAsia"/>
            <w:color w:val="3E3E3E"/>
            <w:sz w:val="14"/>
            <w:szCs w:val="14"/>
          </w:rPr>
          <w:fldChar w:fldCharType="separate"/>
        </w:r>
      </w:ins>
    </w:p>
    <w:p w:rsidR="00053757" w:rsidRDefault="00053757" w:rsidP="00053757">
      <w:pPr>
        <w:shd w:val="clear" w:color="auto" w:fill="E7FDB5"/>
        <w:rPr>
          <w:ins w:id="210" w:author="Unknown"/>
        </w:rPr>
      </w:pPr>
      <w:ins w:id="211" w:author="Unknown">
        <w:r>
          <w:rPr>
            <w:rFonts w:ascii="돋움" w:eastAsia="돋움" w:hAnsi="돋움" w:hint="eastAsia"/>
            <w:color w:val="8A8A8A"/>
            <w:sz w:val="14"/>
            <w:szCs w:val="14"/>
            <w:u w:val="single"/>
            <w:bdr w:val="none" w:sz="0" w:space="0" w:color="auto" w:frame="1"/>
          </w:rPr>
          <w:t>안드로이드 Study 목차가기</w:t>
        </w:r>
      </w:ins>
    </w:p>
    <w:p w:rsidR="00053757" w:rsidRDefault="00DE14F8" w:rsidP="00053757">
      <w:pPr>
        <w:rPr>
          <w:ins w:id="212" w:author="Unknown"/>
          <w:rFonts w:ascii="dotum" w:eastAsia="돋움" w:hAnsi="dotum" w:hint="eastAsia"/>
          <w:color w:val="3E3E3E"/>
          <w:sz w:val="14"/>
          <w:szCs w:val="14"/>
        </w:rPr>
      </w:pPr>
      <w:ins w:id="213" w:author="Unknown">
        <w:r>
          <w:rPr>
            <w:rFonts w:ascii="dotum" w:eastAsia="돋움" w:hAnsi="dotum" w:hint="eastAsia"/>
            <w:color w:val="3E3E3E"/>
            <w:sz w:val="14"/>
            <w:szCs w:val="14"/>
          </w:rPr>
          <w:fldChar w:fldCharType="end"/>
        </w:r>
      </w:ins>
    </w:p>
    <w:p w:rsidR="00053757" w:rsidRDefault="00053757">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254D0F" w:rsidRDefault="00254D0F">
      <w:pPr>
        <w:widowControl/>
        <w:wordWrap/>
        <w:autoSpaceDE/>
        <w:autoSpaceDN/>
        <w:jc w:val="left"/>
        <w:rPr>
          <w:rFonts w:ascii="Courier New" w:hAnsi="Courier New" w:cs="Courier New"/>
          <w:color w:val="000000"/>
          <w:kern w:val="0"/>
          <w:sz w:val="16"/>
          <w:szCs w:val="20"/>
        </w:rPr>
      </w:pPr>
    </w:p>
    <w:p w:rsidR="00C3053D" w:rsidRDefault="00254D0F" w:rsidP="00E860EF">
      <w:pPr>
        <w:wordWrap/>
        <w:adjustRightInd w:val="0"/>
        <w:jc w:val="left"/>
        <w:rPr>
          <w:rFonts w:ascii="Courier New" w:hAnsi="Courier New" w:cs="Courier New"/>
          <w:b/>
          <w:color w:val="000000"/>
          <w:kern w:val="0"/>
          <w:sz w:val="40"/>
          <w:szCs w:val="20"/>
        </w:rPr>
      </w:pPr>
      <w:r w:rsidRPr="00254D0F">
        <w:rPr>
          <w:rFonts w:ascii="Courier New" w:hAnsi="Courier New" w:cs="Courier New" w:hint="eastAsia"/>
          <w:b/>
          <w:color w:val="000000"/>
          <w:kern w:val="0"/>
          <w:sz w:val="40"/>
          <w:szCs w:val="20"/>
        </w:rPr>
        <w:t>인터넷</w:t>
      </w:r>
    </w:p>
    <w:p w:rsidR="00254D0F" w:rsidRDefault="00017A02" w:rsidP="00E860EF">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getSystemService(CONNECTIVITY_SERVICE);</w:t>
      </w:r>
    </w:p>
    <w:p w:rsidR="00017A02" w:rsidRDefault="00017A02" w:rsidP="00E860EF">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현재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가능한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통신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가져온다</w:t>
      </w:r>
    </w:p>
    <w:p w:rsidR="00D168E2" w:rsidRDefault="00D168E2" w:rsidP="00E860EF">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CONNECTIVITY_SERVICE</w:t>
      </w:r>
      <w:r>
        <w:rPr>
          <w:rFonts w:ascii="Courier New" w:hAnsi="Courier New" w:cs="Courier New" w:hint="eastAsia"/>
          <w:color w:val="000000"/>
          <w:kern w:val="0"/>
          <w:szCs w:val="20"/>
        </w:rPr>
        <w:t>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연결관리자이다</w:t>
      </w:r>
      <w:r>
        <w:rPr>
          <w:rFonts w:ascii="Courier New" w:hAnsi="Courier New" w:cs="Courier New" w:hint="eastAsia"/>
          <w:color w:val="000000"/>
          <w:kern w:val="0"/>
          <w:szCs w:val="20"/>
        </w:rPr>
        <w:t>.</w:t>
      </w:r>
    </w:p>
    <w:p w:rsidR="009F723C" w:rsidRDefault="009F723C" w:rsidP="009F723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사용가능한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네트워크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정보조사</w:t>
      </w:r>
    </w:p>
    <w:p w:rsidR="009F723C" w:rsidRDefault="009F723C" w:rsidP="009F723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각</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방법의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현재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조사</w:t>
      </w:r>
    </w:p>
    <w:p w:rsidR="009F723C" w:rsidRDefault="009F723C" w:rsidP="009F723C">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네트워크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연결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상태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변경될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때</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모든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응용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프로그램</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인텐트로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알림</w:t>
      </w:r>
    </w:p>
    <w:p w:rsidR="00212112" w:rsidRDefault="009F723C" w:rsidP="00212112">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한연결에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실패하면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대체연결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찾음</w:t>
      </w:r>
    </w:p>
    <w:p w:rsidR="00212112" w:rsidRPr="00923B15" w:rsidRDefault="00212112" w:rsidP="001B6B75">
      <w:pPr>
        <w:wordWrap/>
        <w:adjustRightInd w:val="0"/>
        <w:jc w:val="left"/>
        <w:rPr>
          <w:rFonts w:ascii="Courier New" w:hAnsi="Courier New" w:cs="Courier New"/>
          <w:b/>
          <w:color w:val="008080"/>
          <w:kern w:val="0"/>
          <w:sz w:val="24"/>
          <w:szCs w:val="20"/>
        </w:rPr>
      </w:pPr>
      <w:r w:rsidRPr="00923B15">
        <w:rPr>
          <w:rFonts w:ascii="Courier New" w:hAnsi="Courier New" w:cs="Courier New"/>
          <w:b/>
          <w:color w:val="008080"/>
          <w:kern w:val="0"/>
          <w:sz w:val="24"/>
          <w:szCs w:val="20"/>
        </w:rPr>
        <w:t>&lt;</w:t>
      </w:r>
      <w:r w:rsidRPr="00923B15">
        <w:rPr>
          <w:rFonts w:ascii="Courier New" w:hAnsi="Courier New" w:cs="Courier New"/>
          <w:b/>
          <w:color w:val="3F7F7F"/>
          <w:kern w:val="0"/>
          <w:sz w:val="24"/>
          <w:szCs w:val="20"/>
        </w:rPr>
        <w:t>uses-permission</w:t>
      </w:r>
      <w:r w:rsidRPr="00923B15">
        <w:rPr>
          <w:rFonts w:ascii="Courier New" w:hAnsi="Courier New" w:cs="Courier New"/>
          <w:b/>
          <w:kern w:val="0"/>
          <w:sz w:val="24"/>
          <w:szCs w:val="20"/>
        </w:rPr>
        <w:t xml:space="preserve"> </w:t>
      </w:r>
      <w:r w:rsidRPr="00923B15">
        <w:rPr>
          <w:rFonts w:ascii="Courier New" w:hAnsi="Courier New" w:cs="Courier New"/>
          <w:b/>
          <w:color w:val="7F007F"/>
          <w:kern w:val="0"/>
          <w:sz w:val="24"/>
          <w:szCs w:val="20"/>
        </w:rPr>
        <w:t>android:name</w:t>
      </w:r>
      <w:r w:rsidRPr="00923B15">
        <w:rPr>
          <w:rFonts w:ascii="Courier New" w:hAnsi="Courier New" w:cs="Courier New"/>
          <w:b/>
          <w:color w:val="000000"/>
          <w:kern w:val="0"/>
          <w:sz w:val="24"/>
          <w:szCs w:val="20"/>
        </w:rPr>
        <w:t>=</w:t>
      </w:r>
      <w:r w:rsidRPr="00923B15">
        <w:rPr>
          <w:rFonts w:ascii="Courier New" w:hAnsi="Courier New" w:cs="Courier New"/>
          <w:b/>
          <w:i/>
          <w:iCs/>
          <w:color w:val="2A00FF"/>
          <w:kern w:val="0"/>
          <w:sz w:val="24"/>
          <w:szCs w:val="20"/>
        </w:rPr>
        <w:t>"android.permission.ACCESS_NETWORK_STATE"</w:t>
      </w:r>
      <w:r w:rsidRPr="00923B15">
        <w:rPr>
          <w:rFonts w:ascii="Courier New" w:hAnsi="Courier New" w:cs="Courier New"/>
          <w:b/>
          <w:color w:val="008080"/>
          <w:kern w:val="0"/>
          <w:sz w:val="24"/>
          <w:szCs w:val="20"/>
        </w:rPr>
        <w:t>&gt;&lt;/</w:t>
      </w:r>
      <w:r w:rsidRPr="00923B15">
        <w:rPr>
          <w:rFonts w:ascii="Courier New" w:hAnsi="Courier New" w:cs="Courier New"/>
          <w:b/>
          <w:color w:val="3F7F7F"/>
          <w:kern w:val="0"/>
          <w:sz w:val="24"/>
          <w:szCs w:val="20"/>
        </w:rPr>
        <w:t>uses-permission</w:t>
      </w:r>
      <w:r w:rsidRPr="00923B15">
        <w:rPr>
          <w:rFonts w:ascii="Courier New" w:hAnsi="Courier New" w:cs="Courier New"/>
          <w:b/>
          <w:color w:val="008080"/>
          <w:kern w:val="0"/>
          <w:sz w:val="24"/>
          <w:szCs w:val="20"/>
        </w:rPr>
        <w:t>&gt;</w:t>
      </w:r>
    </w:p>
    <w:p w:rsidR="00212112" w:rsidRPr="00923B15" w:rsidRDefault="00212112" w:rsidP="001B6B75">
      <w:pPr>
        <w:wordWrap/>
        <w:adjustRightInd w:val="0"/>
        <w:jc w:val="left"/>
        <w:rPr>
          <w:rFonts w:ascii="Courier New" w:hAnsi="Courier New" w:cs="Courier New"/>
          <w:b/>
          <w:color w:val="008080"/>
          <w:kern w:val="0"/>
          <w:sz w:val="24"/>
          <w:szCs w:val="20"/>
        </w:rPr>
      </w:pPr>
      <w:r w:rsidRPr="00923B15">
        <w:rPr>
          <w:rFonts w:ascii="Courier New" w:hAnsi="Courier New" w:cs="Courier New" w:hint="eastAsia"/>
          <w:b/>
          <w:color w:val="008080"/>
          <w:kern w:val="0"/>
          <w:sz w:val="24"/>
          <w:szCs w:val="20"/>
        </w:rPr>
        <w:t>퍼미션</w:t>
      </w:r>
      <w:r w:rsidRPr="00923B15">
        <w:rPr>
          <w:rFonts w:ascii="Courier New" w:hAnsi="Courier New" w:cs="Courier New" w:hint="eastAsia"/>
          <w:b/>
          <w:color w:val="008080"/>
          <w:kern w:val="0"/>
          <w:sz w:val="24"/>
          <w:szCs w:val="20"/>
        </w:rPr>
        <w:t xml:space="preserve"> </w:t>
      </w:r>
      <w:r w:rsidRPr="00923B15">
        <w:rPr>
          <w:rFonts w:ascii="Courier New" w:hAnsi="Courier New" w:cs="Courier New" w:hint="eastAsia"/>
          <w:b/>
          <w:color w:val="008080"/>
          <w:kern w:val="0"/>
          <w:sz w:val="24"/>
          <w:szCs w:val="20"/>
        </w:rPr>
        <w:t>추가</w:t>
      </w:r>
      <w:r w:rsidRPr="00923B15">
        <w:rPr>
          <w:rFonts w:ascii="Courier New" w:hAnsi="Courier New" w:cs="Courier New" w:hint="eastAsia"/>
          <w:b/>
          <w:color w:val="008080"/>
          <w:kern w:val="0"/>
          <w:sz w:val="24"/>
          <w:szCs w:val="20"/>
        </w:rPr>
        <w:t>.~!!</w:t>
      </w:r>
    </w:p>
    <w:p w:rsidR="00212112" w:rsidRDefault="00212112" w:rsidP="001B6B75">
      <w:pPr>
        <w:wordWrap/>
        <w:adjustRightInd w:val="0"/>
        <w:jc w:val="left"/>
        <w:rPr>
          <w:rFonts w:ascii="Courier New" w:hAnsi="Courier New" w:cs="Courier New"/>
          <w:color w:val="008080"/>
          <w:kern w:val="0"/>
          <w:szCs w:val="20"/>
        </w:rPr>
      </w:pP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callactivity</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0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00"/>
          <w:kern w:val="0"/>
          <w:szCs w:val="20"/>
        </w:rPr>
        <w:t>onCreate</w:t>
      </w:r>
      <w:r>
        <w:rPr>
          <w:rFonts w:ascii="Courier New" w:hAnsi="Courier New" w:cs="Courier New"/>
          <w:color w:val="000000"/>
          <w:kern w:val="0"/>
          <w:szCs w:val="20"/>
        </w:rPr>
        <w:t>(savedInstanceState);</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network_conmgr</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EditText</w:t>
      </w:r>
      <w:r>
        <w:rPr>
          <w:rFonts w:ascii="Courier New" w:hAnsi="Courier New" w:cs="Courier New"/>
          <w:color w:val="000000"/>
          <w:kern w:val="0"/>
          <w:szCs w:val="20"/>
        </w:rPr>
        <w:t xml:space="preserve"> result = (</w:t>
      </w:r>
      <w:r>
        <w:rPr>
          <w:rFonts w:ascii="Courier New" w:hAnsi="Courier New" w:cs="Courier New"/>
          <w:b/>
          <w:bCs/>
          <w:color w:val="005032"/>
          <w:kern w:val="0"/>
          <w:szCs w:val="20"/>
        </w:rPr>
        <w:t>EditText</w:t>
      </w:r>
      <w:r>
        <w:rPr>
          <w:rFonts w:ascii="Courier New" w:hAnsi="Courier New" w:cs="Courier New"/>
          <w:color w:val="000000"/>
          <w:kern w:val="0"/>
          <w:szCs w:val="20"/>
        </w:rPr>
        <w:t>)</w:t>
      </w:r>
      <w:r>
        <w:rPr>
          <w:rFonts w:ascii="Courier New" w:hAnsi="Courier New" w:cs="Courier New"/>
          <w:b/>
          <w:bCs/>
          <w:color w:val="00800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result</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String</w:t>
      </w:r>
      <w:r>
        <w:rPr>
          <w:rFonts w:ascii="Courier New" w:hAnsi="Courier New" w:cs="Courier New"/>
          <w:color w:val="000000"/>
          <w:kern w:val="0"/>
          <w:szCs w:val="20"/>
        </w:rPr>
        <w:t xml:space="preserve"> sResult = </w:t>
      </w:r>
      <w:r>
        <w:rPr>
          <w:rFonts w:ascii="Courier New" w:hAnsi="Courier New" w:cs="Courier New"/>
          <w:color w:val="2A00FF"/>
          <w:kern w:val="0"/>
          <w:szCs w:val="20"/>
        </w:rPr>
        <w:t>""</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ConnectivityManager</w:t>
      </w:r>
      <w:r>
        <w:rPr>
          <w:rFonts w:ascii="Courier New" w:hAnsi="Courier New" w:cs="Courier New"/>
          <w:color w:val="000000"/>
          <w:kern w:val="0"/>
          <w:szCs w:val="20"/>
        </w:rPr>
        <w:t xml:space="preserve"> mgr = (</w:t>
      </w:r>
      <w:r>
        <w:rPr>
          <w:rFonts w:ascii="Courier New" w:hAnsi="Courier New" w:cs="Courier New"/>
          <w:b/>
          <w:bCs/>
          <w:color w:val="005032"/>
          <w:kern w:val="0"/>
          <w:szCs w:val="20"/>
        </w:rPr>
        <w:t>ConnectivityManager</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00"/>
          <w:kern w:val="0"/>
          <w:szCs w:val="20"/>
        </w:rPr>
        <w:t>getSystemService</w:t>
      </w:r>
      <w:r>
        <w:rPr>
          <w:rFonts w:ascii="Courier New" w:hAnsi="Courier New" w:cs="Courier New"/>
          <w:color w:val="000000"/>
          <w:kern w:val="0"/>
          <w:szCs w:val="20"/>
        </w:rPr>
        <w:t>(</w:t>
      </w:r>
      <w:r>
        <w:rPr>
          <w:rFonts w:ascii="Courier New" w:hAnsi="Courier New" w:cs="Courier New"/>
          <w:i/>
          <w:iCs/>
          <w:color w:val="0000C0"/>
          <w:kern w:val="0"/>
          <w:szCs w:val="20"/>
        </w:rPr>
        <w:t>CONNECTIVITY_SERVICE</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NetworkInfo</w:t>
      </w:r>
      <w:r>
        <w:rPr>
          <w:rFonts w:ascii="Courier New" w:hAnsi="Courier New" w:cs="Courier New"/>
          <w:color w:val="000000"/>
          <w:kern w:val="0"/>
          <w:szCs w:val="20"/>
        </w:rPr>
        <w:t>[] ani = mgr.</w:t>
      </w:r>
      <w:r>
        <w:rPr>
          <w:rFonts w:ascii="Courier New" w:hAnsi="Courier New" w:cs="Courier New"/>
          <w:b/>
          <w:bCs/>
          <w:color w:val="008000"/>
          <w:kern w:val="0"/>
          <w:szCs w:val="20"/>
        </w:rPr>
        <w:t>getAllNetworkInfo</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 xml:space="preserve"> (</w:t>
      </w:r>
      <w:r>
        <w:rPr>
          <w:rFonts w:ascii="Courier New" w:hAnsi="Courier New" w:cs="Courier New"/>
          <w:b/>
          <w:bCs/>
          <w:color w:val="005032"/>
          <w:kern w:val="0"/>
          <w:szCs w:val="20"/>
        </w:rPr>
        <w:t>NetworkInfo</w:t>
      </w:r>
      <w:r>
        <w:rPr>
          <w:rFonts w:ascii="Courier New" w:hAnsi="Courier New" w:cs="Courier New"/>
          <w:color w:val="000000"/>
          <w:kern w:val="0"/>
          <w:szCs w:val="20"/>
        </w:rPr>
        <w:t xml:space="preserve"> n : ani) {</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sResult += (n.</w:t>
      </w:r>
      <w:r>
        <w:rPr>
          <w:rFonts w:ascii="Courier New" w:hAnsi="Courier New" w:cs="Courier New"/>
          <w:b/>
          <w:bCs/>
          <w:color w:val="008000"/>
          <w:kern w:val="0"/>
          <w:szCs w:val="20"/>
        </w:rPr>
        <w:t>toString</w:t>
      </w:r>
      <w:r>
        <w:rPr>
          <w:rFonts w:ascii="Courier New" w:hAnsi="Courier New" w:cs="Courier New"/>
          <w:color w:val="000000"/>
          <w:kern w:val="0"/>
          <w:szCs w:val="20"/>
        </w:rPr>
        <w:t xml:space="preserve">() + </w:t>
      </w:r>
      <w:r>
        <w:rPr>
          <w:rFonts w:ascii="Courier New" w:hAnsi="Courier New" w:cs="Courier New"/>
          <w:color w:val="2A00FF"/>
          <w:kern w:val="0"/>
          <w:szCs w:val="20"/>
        </w:rPr>
        <w:t>"\n\n"</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1B6B75" w:rsidRDefault="001B6B75" w:rsidP="001B6B75">
      <w:pPr>
        <w:wordWrap/>
        <w:adjustRightInd w:val="0"/>
        <w:jc w:val="left"/>
        <w:rPr>
          <w:rFonts w:ascii="Courier New" w:hAnsi="Courier New" w:cs="Courier New"/>
          <w:kern w:val="0"/>
          <w:szCs w:val="20"/>
        </w:rPr>
      </w:pP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NetworkInfo</w:t>
      </w:r>
      <w:r>
        <w:rPr>
          <w:rFonts w:ascii="Courier New" w:hAnsi="Courier New" w:cs="Courier New"/>
          <w:color w:val="000000"/>
          <w:kern w:val="0"/>
          <w:szCs w:val="20"/>
        </w:rPr>
        <w:t xml:space="preserve"> ni = mgr.</w:t>
      </w:r>
      <w:r>
        <w:rPr>
          <w:rFonts w:ascii="Courier New" w:hAnsi="Courier New" w:cs="Courier New"/>
          <w:b/>
          <w:bCs/>
          <w:color w:val="008000"/>
          <w:kern w:val="0"/>
          <w:szCs w:val="20"/>
        </w:rPr>
        <w:t>getActiveNetworkInfo</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sResult += (</w:t>
      </w:r>
      <w:r>
        <w:rPr>
          <w:rFonts w:ascii="Courier New" w:hAnsi="Courier New" w:cs="Courier New"/>
          <w:color w:val="2A00FF"/>
          <w:kern w:val="0"/>
          <w:szCs w:val="20"/>
        </w:rPr>
        <w:t>"Active : \n"</w:t>
      </w:r>
      <w:r>
        <w:rPr>
          <w:rFonts w:ascii="Courier New" w:hAnsi="Courier New" w:cs="Courier New"/>
          <w:color w:val="000000"/>
          <w:kern w:val="0"/>
          <w:szCs w:val="20"/>
        </w:rPr>
        <w:t xml:space="preserve"> + ni.</w:t>
      </w:r>
      <w:r>
        <w:rPr>
          <w:rFonts w:ascii="Courier New" w:hAnsi="Courier New" w:cs="Courier New"/>
          <w:b/>
          <w:bCs/>
          <w:color w:val="008000"/>
          <w:kern w:val="0"/>
          <w:szCs w:val="20"/>
        </w:rPr>
        <w:t>toString</w:t>
      </w:r>
      <w:r>
        <w:rPr>
          <w:rFonts w:ascii="Courier New" w:hAnsi="Courier New" w:cs="Courier New"/>
          <w:color w:val="000000"/>
          <w:kern w:val="0"/>
          <w:szCs w:val="20"/>
        </w:rPr>
        <w:t xml:space="preserve">() + </w:t>
      </w:r>
      <w:r>
        <w:rPr>
          <w:rFonts w:ascii="Courier New" w:hAnsi="Courier New" w:cs="Courier New"/>
          <w:color w:val="2A00FF"/>
          <w:kern w:val="0"/>
          <w:szCs w:val="20"/>
        </w:rPr>
        <w:t>"\n"</w:t>
      </w:r>
      <w:r>
        <w:rPr>
          <w:rFonts w:ascii="Courier New" w:hAnsi="Courier New" w:cs="Courier New"/>
          <w:color w:val="000000"/>
          <w:kern w:val="0"/>
          <w:szCs w:val="20"/>
        </w:rPr>
        <w: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result.</w:t>
      </w:r>
      <w:r>
        <w:rPr>
          <w:rFonts w:ascii="Courier New" w:hAnsi="Courier New" w:cs="Courier New"/>
          <w:b/>
          <w:bCs/>
          <w:color w:val="008000"/>
          <w:kern w:val="0"/>
          <w:szCs w:val="20"/>
        </w:rPr>
        <w:t>setText</w:t>
      </w:r>
      <w:r>
        <w:rPr>
          <w:rFonts w:ascii="Courier New" w:hAnsi="Courier New" w:cs="Courier New"/>
          <w:color w:val="000000"/>
          <w:kern w:val="0"/>
          <w:szCs w:val="20"/>
        </w:rPr>
        <w:t>(sResult);</w:t>
      </w:r>
    </w:p>
    <w:p w:rsidR="001B6B75" w:rsidRDefault="001B6B75" w:rsidP="001B6B7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1B6B75" w:rsidRDefault="001B6B75" w:rsidP="001B6B75">
      <w:pPr>
        <w:pStyle w:val="a7"/>
        <w:numPr>
          <w:ilvl w:val="0"/>
          <w:numId w:val="2"/>
        </w:numPr>
        <w:wordWrap/>
        <w:adjustRightInd w:val="0"/>
        <w:ind w:leftChars="0"/>
        <w:jc w:val="left"/>
        <w:rPr>
          <w:rFonts w:ascii="Courier New" w:hAnsi="Courier New" w:cs="Courier New"/>
          <w:color w:val="000000"/>
          <w:kern w:val="0"/>
          <w:szCs w:val="20"/>
        </w:rPr>
      </w:pPr>
      <w:r>
        <w:rPr>
          <w:rFonts w:ascii="Courier New" w:hAnsi="Courier New" w:cs="Courier New"/>
          <w:color w:val="000000"/>
          <w:kern w:val="0"/>
          <w:szCs w:val="20"/>
        </w:rPr>
        <w:tab/>
        <w:t>}</w:t>
      </w:r>
    </w:p>
    <w:p w:rsidR="00B514D2" w:rsidRDefault="00B514D2">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212112" w:rsidRDefault="00B514D2" w:rsidP="00212112">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lastRenderedPageBreak/>
        <w:t>지도</w:t>
      </w:r>
      <w:r>
        <w:rPr>
          <w:rFonts w:ascii="Courier New" w:hAnsi="Courier New" w:cs="Courier New" w:hint="eastAsia"/>
          <w:color w:val="000000"/>
          <w:kern w:val="0"/>
          <w:szCs w:val="20"/>
        </w:rPr>
        <w:t>.</w:t>
      </w:r>
    </w:p>
    <w:p w:rsidR="00DE7B24" w:rsidRDefault="00DE14F8" w:rsidP="00DE7B24">
      <w:pPr>
        <w:pStyle w:val="2"/>
        <w:spacing w:after="115" w:afterAutospacing="0"/>
        <w:rPr>
          <w:rFonts w:ascii="HelveticaNeue" w:hAnsi="HelveticaNeue"/>
          <w:b w:val="0"/>
          <w:bCs w:val="0"/>
          <w:color w:val="ACCB53"/>
          <w:spacing w:val="-10"/>
          <w:sz w:val="27"/>
          <w:szCs w:val="27"/>
        </w:rPr>
      </w:pPr>
      <w:hyperlink r:id="rId35" w:history="1">
        <w:r w:rsidR="00DE7B24">
          <w:rPr>
            <w:rStyle w:val="entry-title"/>
            <w:rFonts w:ascii="HelveticaNeue" w:hAnsi="HelveticaNeue"/>
            <w:b w:val="0"/>
            <w:bCs w:val="0"/>
            <w:color w:val="ACCB53"/>
            <w:spacing w:val="-10"/>
            <w:sz w:val="27"/>
            <w:szCs w:val="27"/>
          </w:rPr>
          <w:t>안드로이드에</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구글맵을</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사용하기</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위한</w:t>
        </w:r>
        <w:r w:rsidR="00DE7B24">
          <w:rPr>
            <w:rStyle w:val="entry-title"/>
            <w:rFonts w:ascii="HelveticaNeue" w:hAnsi="HelveticaNeue"/>
            <w:b w:val="0"/>
            <w:bCs w:val="0"/>
            <w:color w:val="ACCB53"/>
            <w:spacing w:val="-10"/>
            <w:sz w:val="27"/>
            <w:szCs w:val="27"/>
          </w:rPr>
          <w:t xml:space="preserve"> </w:t>
        </w:r>
        <w:r w:rsidR="00DE7B24">
          <w:rPr>
            <w:rStyle w:val="entry-title"/>
            <w:rFonts w:ascii="HelveticaNeue" w:hAnsi="HelveticaNeue"/>
            <w:b w:val="0"/>
            <w:bCs w:val="0"/>
            <w:color w:val="ACCB53"/>
            <w:spacing w:val="-10"/>
            <w:sz w:val="27"/>
            <w:szCs w:val="27"/>
          </w:rPr>
          <w:t>준비</w:t>
        </w:r>
        <w:r w:rsidR="00DE7B24">
          <w:rPr>
            <w:rStyle w:val="entry-title"/>
            <w:rFonts w:ascii="HelveticaNeue" w:hAnsi="HelveticaNeue"/>
            <w:b w:val="0"/>
            <w:bCs w:val="0"/>
            <w:color w:val="ACCB53"/>
            <w:spacing w:val="-10"/>
            <w:sz w:val="27"/>
            <w:szCs w:val="27"/>
          </w:rPr>
          <w:t>!!</w:t>
        </w:r>
      </w:hyperlink>
    </w:p>
    <w:p w:rsidR="00DE7B24" w:rsidRDefault="00DE14F8" w:rsidP="00DE7B24">
      <w:pPr>
        <w:widowControl/>
        <w:numPr>
          <w:ilvl w:val="0"/>
          <w:numId w:val="5"/>
        </w:numPr>
        <w:pBdr>
          <w:bottom w:val="single" w:sz="4" w:space="0" w:color="767676"/>
        </w:pBdr>
        <w:wordWrap/>
        <w:autoSpaceDE/>
        <w:autoSpaceDN/>
        <w:spacing w:before="100" w:beforeAutospacing="1" w:after="100" w:afterAutospacing="1" w:line="230" w:lineRule="atLeast"/>
        <w:ind w:left="0"/>
        <w:jc w:val="left"/>
        <w:rPr>
          <w:rFonts w:ascii="Trebuchet MS" w:hAnsi="Trebuchet MS"/>
          <w:caps/>
          <w:color w:val="999999"/>
          <w:spacing w:val="23"/>
          <w:sz w:val="13"/>
          <w:szCs w:val="13"/>
        </w:rPr>
      </w:pPr>
      <w:hyperlink r:id="rId36" w:history="1">
        <w:r w:rsidR="00DE7B24">
          <w:rPr>
            <w:rStyle w:val="a8"/>
            <w:rFonts w:ascii="Arial" w:hAnsi="Arial" w:cs="Arial"/>
            <w:caps/>
            <w:color w:val="ACCB53"/>
            <w:spacing w:val="23"/>
            <w:sz w:val="13"/>
            <w:szCs w:val="13"/>
          </w:rPr>
          <w:t>ANDROID?</w:t>
        </w:r>
      </w:hyperlink>
    </w:p>
    <w:p w:rsidR="00DE7B24" w:rsidRDefault="00DE7B24" w:rsidP="00DE7B24">
      <w:pPr>
        <w:pBdr>
          <w:bottom w:val="single" w:sz="4" w:space="0" w:color="767676"/>
        </w:pBdr>
        <w:rPr>
          <w:rFonts w:ascii="HelveticaNeue" w:hAnsi="HelveticaNeue"/>
          <w:color w:val="999999"/>
          <w:sz w:val="14"/>
          <w:szCs w:val="14"/>
        </w:rPr>
      </w:pPr>
      <w:r>
        <w:rPr>
          <w:rStyle w:val="apple-converted-space"/>
          <w:rFonts w:ascii="HelveticaNeue" w:hAnsi="HelveticaNeue"/>
          <w:color w:val="999999"/>
          <w:sz w:val="14"/>
          <w:szCs w:val="14"/>
        </w:rPr>
        <w:t> </w:t>
      </w:r>
    </w:p>
    <w:p w:rsidR="00DE7B24" w:rsidRDefault="00DE7B24" w:rsidP="00DE7B24">
      <w:pPr>
        <w:widowControl/>
        <w:numPr>
          <w:ilvl w:val="0"/>
          <w:numId w:val="5"/>
        </w:numPr>
        <w:pBdr>
          <w:bottom w:val="single" w:sz="4" w:space="0" w:color="767676"/>
        </w:pBdr>
        <w:wordWrap/>
        <w:autoSpaceDE/>
        <w:autoSpaceDN/>
        <w:spacing w:before="100" w:beforeAutospacing="1" w:after="100" w:afterAutospacing="1" w:line="230" w:lineRule="atLeast"/>
        <w:ind w:left="0"/>
        <w:jc w:val="left"/>
        <w:rPr>
          <w:rFonts w:ascii="Trebuchet MS" w:hAnsi="Trebuchet MS"/>
          <w:caps/>
          <w:color w:val="999999"/>
          <w:spacing w:val="23"/>
          <w:sz w:val="13"/>
          <w:szCs w:val="13"/>
        </w:rPr>
      </w:pPr>
      <w:r>
        <w:rPr>
          <w:rFonts w:ascii="Trebuchet MS" w:hAnsi="Trebuchet MS"/>
          <w:caps/>
          <w:color w:val="999999"/>
          <w:spacing w:val="23"/>
          <w:sz w:val="13"/>
          <w:szCs w:val="13"/>
        </w:rPr>
        <w:t>|</w:t>
      </w:r>
      <w:r>
        <w:rPr>
          <w:rStyle w:val="apple-converted-space"/>
          <w:rFonts w:ascii="Trebuchet MS" w:hAnsi="Trebuchet MS"/>
          <w:caps/>
          <w:color w:val="999999"/>
          <w:spacing w:val="23"/>
          <w:sz w:val="13"/>
          <w:szCs w:val="13"/>
        </w:rPr>
        <w:t> </w:t>
      </w:r>
      <w:r>
        <w:rPr>
          <w:rFonts w:ascii="Trebuchet MS" w:hAnsi="Trebuchet MS"/>
          <w:caps/>
          <w:color w:val="999999"/>
          <w:spacing w:val="23"/>
          <w:sz w:val="13"/>
          <w:szCs w:val="13"/>
        </w:rPr>
        <w:t>2010/02/09 07:22</w:t>
      </w:r>
    </w:p>
    <w:tbl>
      <w:tblPr>
        <w:tblW w:w="0" w:type="auto"/>
        <w:tblCellSpacing w:w="15" w:type="dxa"/>
        <w:tblCellMar>
          <w:top w:w="15" w:type="dxa"/>
          <w:left w:w="15" w:type="dxa"/>
          <w:bottom w:w="15" w:type="dxa"/>
          <w:right w:w="15" w:type="dxa"/>
        </w:tblCellMar>
        <w:tblLook w:val="04A0"/>
      </w:tblPr>
      <w:tblGrid>
        <w:gridCol w:w="4558"/>
        <w:gridCol w:w="4558"/>
      </w:tblGrid>
      <w:tr w:rsidR="00DE7B24" w:rsidTr="00DE7B24">
        <w:trPr>
          <w:trHeight w:val="3750"/>
          <w:tblCellSpacing w:w="15" w:type="dxa"/>
        </w:trPr>
        <w:tc>
          <w:tcPr>
            <w:tcW w:w="5100" w:type="dxa"/>
            <w:vAlign w:val="center"/>
            <w:hideMark/>
          </w:tcPr>
          <w:p w:rsidR="00DE7B24" w:rsidRDefault="00DE7B24">
            <w:pPr>
              <w:jc w:val="center"/>
              <w:rPr>
                <w:rFonts w:ascii="굴림" w:eastAsia="굴림" w:hAnsi="굴림" w:cs="굴림"/>
                <w:sz w:val="24"/>
                <w:szCs w:val="24"/>
              </w:rPr>
            </w:pPr>
          </w:p>
        </w:tc>
        <w:tc>
          <w:tcPr>
            <w:tcW w:w="5100" w:type="dxa"/>
            <w:vAlign w:val="center"/>
            <w:hideMark/>
          </w:tcPr>
          <w:p w:rsidR="00DE7B24" w:rsidRDefault="00DE7B24">
            <w:pPr>
              <w:jc w:val="center"/>
              <w:rPr>
                <w:rFonts w:ascii="굴림" w:eastAsia="굴림" w:hAnsi="굴림" w:cs="굴림"/>
                <w:sz w:val="24"/>
                <w:szCs w:val="24"/>
              </w:rPr>
            </w:pPr>
          </w:p>
        </w:tc>
      </w:tr>
    </w:tbl>
    <w:p w:rsidR="00DE7B24" w:rsidRDefault="00DE7B24" w:rsidP="00DE7B24">
      <w:pPr>
        <w:rPr>
          <w:rFonts w:ascii="HelveticaNeue" w:hAnsi="HelveticaNeue"/>
          <w:color w:val="999999"/>
          <w:sz w:val="14"/>
          <w:szCs w:val="14"/>
        </w:rPr>
      </w:pPr>
      <w:r>
        <w:rPr>
          <w:rFonts w:ascii="HelveticaNeue" w:hAnsi="HelveticaNeue"/>
          <w:color w:val="999999"/>
          <w:sz w:val="14"/>
          <w:szCs w:val="14"/>
        </w:rPr>
        <w:t>앞서</w:t>
      </w:r>
      <w:r>
        <w:rPr>
          <w:rFonts w:ascii="HelveticaNeue" w:hAnsi="HelveticaNeue"/>
          <w:color w:val="999999"/>
          <w:sz w:val="14"/>
          <w:szCs w:val="14"/>
        </w:rPr>
        <w:t xml:space="preserve"> </w:t>
      </w:r>
      <w:r>
        <w:rPr>
          <w:rFonts w:ascii="HelveticaNeue" w:hAnsi="HelveticaNeue"/>
          <w:color w:val="999999"/>
          <w:sz w:val="14"/>
          <w:szCs w:val="14"/>
        </w:rPr>
        <w:t>포스팅한</w:t>
      </w:r>
      <w:r>
        <w:rPr>
          <w:rFonts w:ascii="HelveticaNeue" w:hAnsi="HelveticaNeue"/>
          <w:color w:val="999999"/>
          <w:sz w:val="14"/>
          <w:szCs w:val="14"/>
        </w:rPr>
        <w:t xml:space="preserve"> </w:t>
      </w:r>
      <w:r>
        <w:rPr>
          <w:rFonts w:ascii="HelveticaNeue" w:hAnsi="HelveticaNeue"/>
          <w:color w:val="999999"/>
          <w:sz w:val="14"/>
          <w:szCs w:val="14"/>
        </w:rPr>
        <w:t>것들은</w:t>
      </w:r>
      <w:r>
        <w:rPr>
          <w:rFonts w:ascii="HelveticaNeue" w:hAnsi="HelveticaNeue"/>
          <w:color w:val="999999"/>
          <w:sz w:val="14"/>
          <w:szCs w:val="14"/>
        </w:rPr>
        <w:t xml:space="preserve"> </w:t>
      </w:r>
      <w:r>
        <w:rPr>
          <w:rFonts w:ascii="HelveticaNeue" w:hAnsi="HelveticaNeue"/>
          <w:color w:val="999999"/>
          <w:sz w:val="14"/>
          <w:szCs w:val="14"/>
        </w:rPr>
        <w:t>이미</w:t>
      </w:r>
      <w:r>
        <w:rPr>
          <w:rFonts w:ascii="HelveticaNeue" w:hAnsi="HelveticaNeue"/>
          <w:color w:val="999999"/>
          <w:sz w:val="14"/>
          <w:szCs w:val="14"/>
        </w:rPr>
        <w:t xml:space="preserve"> </w:t>
      </w:r>
      <w:r>
        <w:rPr>
          <w:rFonts w:ascii="HelveticaNeue" w:hAnsi="HelveticaNeue"/>
          <w:color w:val="999999"/>
          <w:sz w:val="14"/>
          <w:szCs w:val="14"/>
        </w:rPr>
        <w:t>포함되어져</w:t>
      </w:r>
      <w:r>
        <w:rPr>
          <w:rFonts w:ascii="HelveticaNeue" w:hAnsi="HelveticaNeue"/>
          <w:color w:val="999999"/>
          <w:sz w:val="14"/>
          <w:szCs w:val="14"/>
        </w:rPr>
        <w:t xml:space="preserve"> </w:t>
      </w:r>
      <w:r>
        <w:rPr>
          <w:rFonts w:ascii="HelveticaNeue" w:hAnsi="HelveticaNeue"/>
          <w:color w:val="999999"/>
          <w:sz w:val="14"/>
          <w:szCs w:val="14"/>
        </w:rPr>
        <w:t>있는</w:t>
      </w:r>
      <w:r>
        <w:rPr>
          <w:rFonts w:ascii="HelveticaNeue" w:hAnsi="HelveticaNeue"/>
          <w:color w:val="999999"/>
          <w:sz w:val="14"/>
          <w:szCs w:val="14"/>
        </w:rPr>
        <w:t xml:space="preserve"> </w:t>
      </w:r>
      <w:r>
        <w:rPr>
          <w:rFonts w:ascii="HelveticaNeue" w:hAnsi="HelveticaNeue"/>
          <w:color w:val="999999"/>
          <w:sz w:val="14"/>
          <w:szCs w:val="14"/>
        </w:rPr>
        <w:t>라이브러리를</w:t>
      </w:r>
      <w:r>
        <w:rPr>
          <w:rFonts w:ascii="HelveticaNeue" w:hAnsi="HelveticaNeue"/>
          <w:color w:val="999999"/>
          <w:sz w:val="14"/>
          <w:szCs w:val="14"/>
        </w:rPr>
        <w:t xml:space="preserve"> </w:t>
      </w:r>
      <w:r>
        <w:rPr>
          <w:rFonts w:ascii="HelveticaNeue" w:hAnsi="HelveticaNeue"/>
          <w:color w:val="999999"/>
          <w:sz w:val="14"/>
          <w:szCs w:val="14"/>
        </w:rPr>
        <w:t>사용해왔기에</w:t>
      </w:r>
      <w:r>
        <w:rPr>
          <w:rFonts w:ascii="HelveticaNeue" w:hAnsi="HelveticaNeue"/>
          <w:color w:val="999999"/>
          <w:sz w:val="14"/>
          <w:szCs w:val="14"/>
        </w:rPr>
        <w:t xml:space="preserve"> </w:t>
      </w:r>
      <w:r>
        <w:rPr>
          <w:rFonts w:ascii="HelveticaNeue" w:hAnsi="HelveticaNeue"/>
          <w:color w:val="999999"/>
          <w:sz w:val="14"/>
          <w:szCs w:val="14"/>
        </w:rPr>
        <w:t>별다른</w:t>
      </w:r>
      <w:r>
        <w:rPr>
          <w:rFonts w:ascii="HelveticaNeue" w:hAnsi="HelveticaNeue"/>
          <w:color w:val="999999"/>
          <w:sz w:val="14"/>
          <w:szCs w:val="14"/>
        </w:rPr>
        <w:t xml:space="preserve"> </w:t>
      </w:r>
      <w:r>
        <w:rPr>
          <w:rFonts w:ascii="HelveticaNeue" w:hAnsi="HelveticaNeue"/>
          <w:color w:val="999999"/>
          <w:sz w:val="14"/>
          <w:szCs w:val="14"/>
        </w:rPr>
        <w:t>설정</w:t>
      </w:r>
      <w:r>
        <w:rPr>
          <w:rFonts w:ascii="HelveticaNeue" w:hAnsi="HelveticaNeue"/>
          <w:color w:val="999999"/>
          <w:sz w:val="14"/>
          <w:szCs w:val="14"/>
        </w:rPr>
        <w:t xml:space="preserve"> </w:t>
      </w:r>
      <w:r>
        <w:rPr>
          <w:rFonts w:ascii="HelveticaNeue" w:hAnsi="HelveticaNeue"/>
          <w:color w:val="999999"/>
          <w:sz w:val="14"/>
          <w:szCs w:val="14"/>
        </w:rPr>
        <w:t>없이</w:t>
      </w:r>
      <w:r>
        <w:rPr>
          <w:rFonts w:ascii="HelveticaNeue" w:hAnsi="HelveticaNeue"/>
          <w:color w:val="999999"/>
          <w:sz w:val="14"/>
          <w:szCs w:val="14"/>
        </w:rPr>
        <w:t xml:space="preserve"> </w:t>
      </w:r>
      <w:r>
        <w:rPr>
          <w:rFonts w:ascii="HelveticaNeue" w:hAnsi="HelveticaNeue"/>
          <w:color w:val="999999"/>
          <w:sz w:val="14"/>
          <w:szCs w:val="14"/>
        </w:rPr>
        <w:t>사용을</w:t>
      </w:r>
      <w:r>
        <w:rPr>
          <w:rFonts w:ascii="HelveticaNeue" w:hAnsi="HelveticaNeue"/>
          <w:color w:val="999999"/>
          <w:sz w:val="14"/>
          <w:szCs w:val="14"/>
        </w:rPr>
        <w:t xml:space="preserve"> </w:t>
      </w:r>
      <w:r>
        <w:rPr>
          <w:rFonts w:ascii="HelveticaNeue" w:hAnsi="HelveticaNeue"/>
          <w:color w:val="999999"/>
          <w:sz w:val="14"/>
          <w:szCs w:val="14"/>
        </w:rPr>
        <w:t>해왔지만</w:t>
      </w:r>
      <w:r>
        <w:rPr>
          <w:rFonts w:ascii="HelveticaNeue" w:hAnsi="HelveticaNeue"/>
          <w:color w:val="999999"/>
          <w:sz w:val="14"/>
          <w:szCs w:val="14"/>
        </w:rPr>
        <w:t xml:space="preserve"> </w:t>
      </w:r>
      <w:r>
        <w:rPr>
          <w:rFonts w:ascii="HelveticaNeue" w:hAnsi="HelveticaNeue"/>
          <w:color w:val="999999"/>
          <w:sz w:val="14"/>
          <w:szCs w:val="14"/>
        </w:rPr>
        <w:t>구글맵을</w:t>
      </w:r>
      <w:r>
        <w:rPr>
          <w:rFonts w:ascii="HelveticaNeue" w:hAnsi="HelveticaNeue"/>
          <w:color w:val="999999"/>
          <w:sz w:val="14"/>
          <w:szCs w:val="14"/>
        </w:rPr>
        <w:t xml:space="preserve"> </w:t>
      </w:r>
      <w:r>
        <w:rPr>
          <w:rFonts w:ascii="HelveticaNeue" w:hAnsi="HelveticaNeue"/>
          <w:color w:val="999999"/>
          <w:sz w:val="14"/>
          <w:szCs w:val="14"/>
        </w:rPr>
        <w:t>사용하기</w:t>
      </w:r>
      <w:r>
        <w:rPr>
          <w:rFonts w:ascii="HelveticaNeue" w:hAnsi="HelveticaNeue"/>
          <w:color w:val="999999"/>
          <w:sz w:val="14"/>
          <w:szCs w:val="14"/>
        </w:rPr>
        <w:t xml:space="preserve"> </w:t>
      </w:r>
      <w:r>
        <w:rPr>
          <w:rFonts w:ascii="HelveticaNeue" w:hAnsi="HelveticaNeue"/>
          <w:color w:val="999999"/>
          <w:sz w:val="14"/>
          <w:szCs w:val="14"/>
        </w:rPr>
        <w:t>위해서는</w:t>
      </w:r>
      <w:r>
        <w:rPr>
          <w:rFonts w:ascii="HelveticaNeue" w:hAnsi="HelveticaNeue"/>
          <w:color w:val="999999"/>
          <w:sz w:val="14"/>
          <w:szCs w:val="14"/>
        </w:rPr>
        <w:t xml:space="preserve"> </w:t>
      </w:r>
      <w:r>
        <w:rPr>
          <w:rFonts w:ascii="HelveticaNeue" w:hAnsi="HelveticaNeue"/>
          <w:color w:val="999999"/>
          <w:sz w:val="14"/>
          <w:szCs w:val="14"/>
        </w:rPr>
        <w:t>또다른</w:t>
      </w:r>
      <w:r>
        <w:rPr>
          <w:rFonts w:ascii="HelveticaNeue" w:hAnsi="HelveticaNeue"/>
          <w:color w:val="999999"/>
          <w:sz w:val="14"/>
          <w:szCs w:val="14"/>
        </w:rPr>
        <w:t xml:space="preserve"> </w:t>
      </w:r>
      <w:r>
        <w:rPr>
          <w:rFonts w:ascii="HelveticaNeue" w:hAnsi="HelveticaNeue"/>
          <w:color w:val="999999"/>
          <w:sz w:val="14"/>
          <w:szCs w:val="14"/>
        </w:rPr>
        <w:t>설정을</w:t>
      </w:r>
      <w:r>
        <w:rPr>
          <w:rFonts w:ascii="HelveticaNeue" w:hAnsi="HelveticaNeue"/>
          <w:color w:val="999999"/>
          <w:sz w:val="14"/>
          <w:szCs w:val="14"/>
        </w:rPr>
        <w:t xml:space="preserve"> </w:t>
      </w:r>
      <w:r>
        <w:rPr>
          <w:rFonts w:ascii="HelveticaNeue" w:hAnsi="HelveticaNeue"/>
          <w:color w:val="999999"/>
          <w:sz w:val="14"/>
          <w:szCs w:val="14"/>
        </w:rPr>
        <w:t>해주어야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이</w:t>
      </w:r>
      <w:r>
        <w:rPr>
          <w:rFonts w:ascii="HelveticaNeue" w:hAnsi="HelveticaNeue"/>
          <w:color w:val="999999"/>
          <w:sz w:val="14"/>
          <w:szCs w:val="14"/>
        </w:rPr>
        <w:t xml:space="preserve"> </w:t>
      </w:r>
      <w:r>
        <w:rPr>
          <w:rFonts w:ascii="HelveticaNeue" w:hAnsi="HelveticaNeue"/>
          <w:color w:val="999999"/>
          <w:sz w:val="14"/>
          <w:szCs w:val="14"/>
        </w:rPr>
        <w:t>설정을</w:t>
      </w:r>
      <w:r>
        <w:rPr>
          <w:rFonts w:ascii="HelveticaNeue" w:hAnsi="HelveticaNeue"/>
          <w:color w:val="999999"/>
          <w:sz w:val="14"/>
          <w:szCs w:val="14"/>
        </w:rPr>
        <w:t xml:space="preserve"> </w:t>
      </w:r>
      <w:r>
        <w:rPr>
          <w:rFonts w:ascii="HelveticaNeue" w:hAnsi="HelveticaNeue"/>
          <w:color w:val="999999"/>
          <w:sz w:val="14"/>
          <w:szCs w:val="14"/>
        </w:rPr>
        <w:t>해주기</w:t>
      </w:r>
      <w:r>
        <w:rPr>
          <w:rFonts w:ascii="HelveticaNeue" w:hAnsi="HelveticaNeue"/>
          <w:color w:val="999999"/>
          <w:sz w:val="14"/>
          <w:szCs w:val="14"/>
        </w:rPr>
        <w:t xml:space="preserve"> </w:t>
      </w:r>
      <w:r>
        <w:rPr>
          <w:rFonts w:ascii="HelveticaNeue" w:hAnsi="HelveticaNeue"/>
          <w:color w:val="999999"/>
          <w:sz w:val="14"/>
          <w:szCs w:val="14"/>
        </w:rPr>
        <w:t>위해서는</w:t>
      </w:r>
      <w:r>
        <w:rPr>
          <w:rFonts w:ascii="HelveticaNeue" w:hAnsi="HelveticaNeue"/>
          <w:color w:val="999999"/>
          <w:sz w:val="14"/>
          <w:szCs w:val="14"/>
        </w:rPr>
        <w:t xml:space="preserve"> API KEY</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필요한데</w:t>
      </w:r>
      <w:r>
        <w:rPr>
          <w:rFonts w:ascii="HelveticaNeue" w:hAnsi="HelveticaNeue"/>
          <w:color w:val="999999"/>
          <w:sz w:val="14"/>
          <w:szCs w:val="14"/>
        </w:rPr>
        <w:t xml:space="preserve"> </w:t>
      </w:r>
      <w:r>
        <w:rPr>
          <w:rFonts w:ascii="HelveticaNeue" w:hAnsi="HelveticaNeue"/>
          <w:color w:val="999999"/>
          <w:sz w:val="14"/>
          <w:szCs w:val="14"/>
        </w:rPr>
        <w:t>이번</w:t>
      </w:r>
      <w:r>
        <w:rPr>
          <w:rFonts w:ascii="HelveticaNeue" w:hAnsi="HelveticaNeue"/>
          <w:color w:val="999999"/>
          <w:sz w:val="14"/>
          <w:szCs w:val="14"/>
        </w:rPr>
        <w:t xml:space="preserve"> </w:t>
      </w:r>
      <w:r>
        <w:rPr>
          <w:rFonts w:ascii="HelveticaNeue" w:hAnsi="HelveticaNeue"/>
          <w:color w:val="999999"/>
          <w:sz w:val="14"/>
          <w:szCs w:val="14"/>
        </w:rPr>
        <w:t>포스팅에서는</w:t>
      </w:r>
      <w:r>
        <w:rPr>
          <w:rFonts w:ascii="HelveticaNeue" w:hAnsi="HelveticaNeue"/>
          <w:color w:val="999999"/>
          <w:sz w:val="14"/>
          <w:szCs w:val="14"/>
        </w:rPr>
        <w:t xml:space="preserve"> </w:t>
      </w:r>
      <w:r>
        <w:rPr>
          <w:rFonts w:ascii="HelveticaNeue" w:hAnsi="HelveticaNeue"/>
          <w:color w:val="999999"/>
          <w:sz w:val="14"/>
          <w:szCs w:val="14"/>
        </w:rPr>
        <w:t>이</w:t>
      </w:r>
      <w:r>
        <w:rPr>
          <w:rFonts w:ascii="HelveticaNeue" w:hAnsi="HelveticaNeue"/>
          <w:color w:val="999999"/>
          <w:sz w:val="14"/>
          <w:szCs w:val="14"/>
        </w:rPr>
        <w:t xml:space="preserve">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가져오는</w:t>
      </w:r>
      <w:r>
        <w:rPr>
          <w:rFonts w:ascii="HelveticaNeue" w:hAnsi="HelveticaNeue"/>
          <w:color w:val="999999"/>
          <w:sz w:val="14"/>
          <w:szCs w:val="14"/>
        </w:rPr>
        <w:t xml:space="preserve"> </w:t>
      </w:r>
      <w:r>
        <w:rPr>
          <w:rFonts w:ascii="HelveticaNeue" w:hAnsi="HelveticaNeue"/>
          <w:color w:val="999999"/>
          <w:sz w:val="14"/>
          <w:szCs w:val="14"/>
        </w:rPr>
        <w:t>방법을</w:t>
      </w:r>
      <w:r>
        <w:rPr>
          <w:rFonts w:ascii="HelveticaNeue" w:hAnsi="HelveticaNeue"/>
          <w:color w:val="999999"/>
          <w:sz w:val="14"/>
          <w:szCs w:val="14"/>
        </w:rPr>
        <w:t xml:space="preserve"> </w:t>
      </w:r>
      <w:r>
        <w:rPr>
          <w:rFonts w:ascii="HelveticaNeue" w:hAnsi="HelveticaNeue"/>
          <w:color w:val="999999"/>
          <w:sz w:val="14"/>
          <w:szCs w:val="14"/>
        </w:rPr>
        <w:t>포스팅</w:t>
      </w:r>
      <w:r>
        <w:rPr>
          <w:rFonts w:ascii="HelveticaNeue" w:hAnsi="HelveticaNeue"/>
          <w:color w:val="999999"/>
          <w:sz w:val="14"/>
          <w:szCs w:val="14"/>
        </w:rPr>
        <w:t xml:space="preserve"> </w:t>
      </w:r>
      <w:r>
        <w:rPr>
          <w:rFonts w:ascii="HelveticaNeue" w:hAnsi="HelveticaNeue"/>
          <w:color w:val="999999"/>
          <w:sz w:val="14"/>
          <w:szCs w:val="14"/>
        </w:rPr>
        <w:t>하겠습니다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별로</w:t>
      </w:r>
      <w:r>
        <w:rPr>
          <w:rFonts w:ascii="HelveticaNeue" w:hAnsi="HelveticaNeue"/>
          <w:color w:val="999999"/>
          <w:sz w:val="14"/>
          <w:szCs w:val="14"/>
        </w:rPr>
        <w:t xml:space="preserve"> </w:t>
      </w:r>
      <w:r>
        <w:rPr>
          <w:rFonts w:ascii="HelveticaNeue" w:hAnsi="HelveticaNeue"/>
          <w:color w:val="999999"/>
          <w:sz w:val="14"/>
          <w:szCs w:val="14"/>
        </w:rPr>
        <w:t>크게</w:t>
      </w:r>
      <w:r>
        <w:rPr>
          <w:rFonts w:ascii="HelveticaNeue" w:hAnsi="HelveticaNeue"/>
          <w:color w:val="999999"/>
          <w:sz w:val="14"/>
          <w:szCs w:val="14"/>
        </w:rPr>
        <w:t xml:space="preserve"> </w:t>
      </w:r>
      <w:r>
        <w:rPr>
          <w:rFonts w:ascii="HelveticaNeue" w:hAnsi="HelveticaNeue"/>
          <w:color w:val="999999"/>
          <w:sz w:val="14"/>
          <w:szCs w:val="14"/>
        </w:rPr>
        <w:t>어려운</w:t>
      </w:r>
      <w:r>
        <w:rPr>
          <w:rFonts w:ascii="HelveticaNeue" w:hAnsi="HelveticaNeue"/>
          <w:color w:val="999999"/>
          <w:sz w:val="14"/>
          <w:szCs w:val="14"/>
        </w:rPr>
        <w:t xml:space="preserve"> </w:t>
      </w:r>
      <w:r>
        <w:rPr>
          <w:rFonts w:ascii="HelveticaNeue" w:hAnsi="HelveticaNeue"/>
          <w:color w:val="999999"/>
          <w:sz w:val="14"/>
          <w:szCs w:val="14"/>
        </w:rPr>
        <w:t>점은</w:t>
      </w:r>
      <w:r>
        <w:rPr>
          <w:rFonts w:ascii="HelveticaNeue" w:hAnsi="HelveticaNeue"/>
          <w:color w:val="999999"/>
          <w:sz w:val="14"/>
          <w:szCs w:val="14"/>
        </w:rPr>
        <w:t xml:space="preserve"> </w:t>
      </w:r>
      <w:r>
        <w:rPr>
          <w:rFonts w:ascii="HelveticaNeue" w:hAnsi="HelveticaNeue"/>
          <w:color w:val="999999"/>
          <w:sz w:val="14"/>
          <w:szCs w:val="14"/>
        </w:rPr>
        <w:t>없으니</w:t>
      </w:r>
      <w:r>
        <w:rPr>
          <w:rFonts w:ascii="HelveticaNeue" w:hAnsi="HelveticaNeue"/>
          <w:color w:val="999999"/>
          <w:sz w:val="14"/>
          <w:szCs w:val="14"/>
        </w:rPr>
        <w:t xml:space="preserve"> </w:t>
      </w:r>
      <w:r>
        <w:rPr>
          <w:rFonts w:ascii="HelveticaNeue" w:hAnsi="HelveticaNeue"/>
          <w:color w:val="999999"/>
          <w:sz w:val="14"/>
          <w:szCs w:val="14"/>
        </w:rPr>
        <w:t>차근차근</w:t>
      </w:r>
      <w:r>
        <w:rPr>
          <w:rFonts w:ascii="HelveticaNeue" w:hAnsi="HelveticaNeue"/>
          <w:color w:val="999999"/>
          <w:sz w:val="14"/>
          <w:szCs w:val="14"/>
        </w:rPr>
        <w:t xml:space="preserve"> </w:t>
      </w:r>
      <w:r>
        <w:rPr>
          <w:rFonts w:ascii="HelveticaNeue" w:hAnsi="HelveticaNeue"/>
          <w:color w:val="999999"/>
          <w:sz w:val="14"/>
          <w:szCs w:val="14"/>
        </w:rPr>
        <w:t>따라하시면</w:t>
      </w:r>
      <w:r>
        <w:rPr>
          <w:rFonts w:ascii="HelveticaNeue" w:hAnsi="HelveticaNeue"/>
          <w:color w:val="999999"/>
          <w:sz w:val="14"/>
          <w:szCs w:val="14"/>
        </w:rPr>
        <w:t xml:space="preserve"> </w:t>
      </w:r>
      <w:r>
        <w:rPr>
          <w:rFonts w:ascii="HelveticaNeue" w:hAnsi="HelveticaNeue"/>
          <w:color w:val="999999"/>
          <w:sz w:val="14"/>
          <w:szCs w:val="14"/>
        </w:rPr>
        <w:t>될</w:t>
      </w:r>
      <w:r>
        <w:rPr>
          <w:rFonts w:ascii="HelveticaNeue" w:hAnsi="HelveticaNeue"/>
          <w:color w:val="999999"/>
          <w:sz w:val="14"/>
          <w:szCs w:val="14"/>
        </w:rPr>
        <w:t xml:space="preserve"> </w:t>
      </w:r>
      <w:r>
        <w:rPr>
          <w:rFonts w:ascii="HelveticaNeue" w:hAnsi="HelveticaNeue"/>
          <w:color w:val="999999"/>
          <w:sz w:val="14"/>
          <w:szCs w:val="14"/>
        </w:rPr>
        <w:t>듯합니다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먼저</w:t>
      </w:r>
      <w:r>
        <w:rPr>
          <w:rFonts w:ascii="HelveticaNeue" w:hAnsi="HelveticaNeue"/>
          <w:color w:val="999999"/>
          <w:sz w:val="14"/>
          <w:szCs w:val="14"/>
        </w:rPr>
        <w:t xml:space="preserve"> </w:t>
      </w:r>
      <w:r>
        <w:rPr>
          <w:rFonts w:ascii="HelveticaNeue" w:hAnsi="HelveticaNeue"/>
          <w:color w:val="999999"/>
          <w:sz w:val="14"/>
          <w:szCs w:val="14"/>
        </w:rPr>
        <w:t>여러분이</w:t>
      </w:r>
      <w:r>
        <w:rPr>
          <w:rFonts w:ascii="HelveticaNeue" w:hAnsi="HelveticaNeue"/>
          <w:color w:val="999999"/>
          <w:sz w:val="14"/>
          <w:szCs w:val="14"/>
        </w:rPr>
        <w:t xml:space="preserve"> </w:t>
      </w:r>
      <w:r>
        <w:rPr>
          <w:rFonts w:ascii="HelveticaNeue" w:hAnsi="HelveticaNeue"/>
          <w:color w:val="999999"/>
          <w:sz w:val="14"/>
          <w:szCs w:val="14"/>
        </w:rPr>
        <w:t>미리</w:t>
      </w:r>
      <w:r>
        <w:rPr>
          <w:rFonts w:ascii="HelveticaNeue" w:hAnsi="HelveticaNeue"/>
          <w:color w:val="999999"/>
          <w:sz w:val="14"/>
          <w:szCs w:val="14"/>
        </w:rPr>
        <w:t xml:space="preserve"> </w:t>
      </w:r>
      <w:r>
        <w:rPr>
          <w:rFonts w:ascii="HelveticaNeue" w:hAnsi="HelveticaNeue"/>
          <w:color w:val="999999"/>
          <w:sz w:val="14"/>
          <w:szCs w:val="14"/>
        </w:rPr>
        <w:t>설치해두신</w:t>
      </w:r>
      <w:r>
        <w:rPr>
          <w:rFonts w:ascii="HelveticaNeue" w:hAnsi="HelveticaNeue"/>
          <w:color w:val="999999"/>
          <w:sz w:val="14"/>
          <w:szCs w:val="14"/>
        </w:rPr>
        <w:t xml:space="preserve"> JDK</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설치된</w:t>
      </w:r>
      <w:r>
        <w:rPr>
          <w:rFonts w:ascii="HelveticaNeue" w:hAnsi="HelveticaNeue"/>
          <w:color w:val="999999"/>
          <w:sz w:val="14"/>
          <w:szCs w:val="14"/>
        </w:rPr>
        <w:t xml:space="preserve"> </w:t>
      </w:r>
      <w:r>
        <w:rPr>
          <w:rFonts w:ascii="HelveticaNeue" w:hAnsi="HelveticaNeue"/>
          <w:color w:val="999999"/>
          <w:sz w:val="14"/>
          <w:szCs w:val="14"/>
        </w:rPr>
        <w:t>폴더의</w:t>
      </w:r>
      <w:r>
        <w:rPr>
          <w:rFonts w:ascii="HelveticaNeue" w:hAnsi="HelveticaNeue"/>
          <w:color w:val="999999"/>
          <w:sz w:val="14"/>
          <w:szCs w:val="14"/>
        </w:rPr>
        <w:t xml:space="preserve"> bin</w:t>
      </w:r>
      <w:r>
        <w:rPr>
          <w:rFonts w:ascii="HelveticaNeue" w:hAnsi="HelveticaNeue"/>
          <w:color w:val="999999"/>
          <w:sz w:val="14"/>
          <w:szCs w:val="14"/>
        </w:rPr>
        <w:t>폴더에</w:t>
      </w:r>
      <w:r>
        <w:rPr>
          <w:rFonts w:ascii="HelveticaNeue" w:hAnsi="HelveticaNeue"/>
          <w:color w:val="999999"/>
          <w:sz w:val="14"/>
          <w:szCs w:val="14"/>
        </w:rPr>
        <w:t xml:space="preserve"> </w:t>
      </w:r>
      <w:r>
        <w:rPr>
          <w:rFonts w:ascii="HelveticaNeue" w:hAnsi="HelveticaNeue"/>
          <w:color w:val="999999"/>
          <w:sz w:val="14"/>
          <w:szCs w:val="14"/>
        </w:rPr>
        <w:t>있는</w:t>
      </w:r>
      <w:r>
        <w:rPr>
          <w:rFonts w:ascii="HelveticaNeue" w:hAnsi="HelveticaNeue"/>
          <w:color w:val="999999"/>
          <w:sz w:val="14"/>
          <w:szCs w:val="14"/>
        </w:rPr>
        <w:t xml:space="preserve"> keytool</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이용해야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먼저</w:t>
      </w:r>
      <w:r>
        <w:rPr>
          <w:rFonts w:ascii="HelveticaNeue" w:hAnsi="HelveticaNeue"/>
          <w:color w:val="999999"/>
          <w:sz w:val="14"/>
          <w:szCs w:val="14"/>
        </w:rPr>
        <w:t xml:space="preserve"> </w:t>
      </w:r>
      <w:r>
        <w:rPr>
          <w:rFonts w:ascii="HelveticaNeue" w:hAnsi="HelveticaNeue"/>
          <w:color w:val="999999"/>
          <w:sz w:val="14"/>
          <w:szCs w:val="14"/>
        </w:rPr>
        <w:t>자신이</w:t>
      </w:r>
      <w:r>
        <w:rPr>
          <w:rFonts w:ascii="HelveticaNeue" w:hAnsi="HelveticaNeue"/>
          <w:color w:val="999999"/>
          <w:sz w:val="14"/>
          <w:szCs w:val="14"/>
        </w:rPr>
        <w:t xml:space="preserve"> </w:t>
      </w:r>
      <w:r>
        <w:rPr>
          <w:rFonts w:ascii="HelveticaNeue" w:hAnsi="HelveticaNeue"/>
          <w:color w:val="999999"/>
          <w:sz w:val="14"/>
          <w:szCs w:val="14"/>
        </w:rPr>
        <w:t>설치한</w:t>
      </w:r>
      <w:r>
        <w:rPr>
          <w:rFonts w:ascii="HelveticaNeue" w:hAnsi="HelveticaNeue"/>
          <w:color w:val="999999"/>
          <w:sz w:val="14"/>
          <w:szCs w:val="14"/>
        </w:rPr>
        <w:t xml:space="preserve"> JDK</w:t>
      </w:r>
      <w:r>
        <w:rPr>
          <w:rFonts w:ascii="HelveticaNeue" w:hAnsi="HelveticaNeue"/>
          <w:color w:val="999999"/>
          <w:sz w:val="14"/>
          <w:szCs w:val="14"/>
        </w:rPr>
        <w:t>의</w:t>
      </w:r>
      <w:r>
        <w:rPr>
          <w:rFonts w:ascii="HelveticaNeue" w:hAnsi="HelveticaNeue"/>
          <w:color w:val="999999"/>
          <w:sz w:val="14"/>
          <w:szCs w:val="14"/>
        </w:rPr>
        <w:t xml:space="preserve"> </w:t>
      </w:r>
      <w:r>
        <w:rPr>
          <w:rFonts w:ascii="HelveticaNeue" w:hAnsi="HelveticaNeue"/>
          <w:color w:val="999999"/>
          <w:sz w:val="14"/>
          <w:szCs w:val="14"/>
        </w:rPr>
        <w:t>설치폴더를</w:t>
      </w:r>
      <w:r>
        <w:rPr>
          <w:rFonts w:ascii="HelveticaNeue" w:hAnsi="HelveticaNeue"/>
          <w:color w:val="999999"/>
          <w:sz w:val="14"/>
          <w:szCs w:val="14"/>
        </w:rPr>
        <w:t xml:space="preserve"> </w:t>
      </w:r>
      <w:r>
        <w:rPr>
          <w:rFonts w:ascii="HelveticaNeue" w:hAnsi="HelveticaNeue"/>
          <w:color w:val="999999"/>
          <w:sz w:val="14"/>
          <w:szCs w:val="14"/>
        </w:rPr>
        <w:t>확인해주세요</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7622540" cy="5713095"/>
            <wp:effectExtent l="19050" t="0" r="0" b="0"/>
            <wp:docPr id="22" name="그림 1" descr="http://fs.textcube.com/blog/6/67465/attach/XQisWVHwoZ.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s.textcube.com/blog/6/67465/attach/XQisWVHwoZ.jpg">
                      <a:hlinkClick r:id="rId37" tgtFrame="&quot;_blank&quot;"/>
                    </pic:cNvPr>
                    <pic:cNvPicPr>
                      <a:picLocks noChangeAspect="1" noChangeArrowheads="1"/>
                    </pic:cNvPicPr>
                  </pic:nvPicPr>
                  <pic:blipFill>
                    <a:blip r:embed="rId38"/>
                    <a:srcRect/>
                    <a:stretch>
                      <a:fillRect/>
                    </a:stretch>
                  </pic:blipFill>
                  <pic:spPr bwMode="auto">
                    <a:xfrm>
                      <a:off x="0" y="0"/>
                      <a:ext cx="7622540" cy="5713095"/>
                    </a:xfrm>
                    <a:prstGeom prst="rect">
                      <a:avLst/>
                    </a:prstGeom>
                    <a:noFill/>
                    <a:ln w="9525">
                      <a:noFill/>
                      <a:miter lim="800000"/>
                      <a:headEnd/>
                      <a:tailEnd/>
                    </a:ln>
                  </pic:spPr>
                </pic:pic>
              </a:graphicData>
            </a:graphic>
          </wp:inline>
        </w:drawing>
      </w:r>
    </w:p>
    <w:p w:rsidR="00DE7B24" w:rsidRDefault="00DE7B24" w:rsidP="00DE7B24">
      <w:pPr>
        <w:spacing w:after="240"/>
        <w:jc w:val="left"/>
        <w:rPr>
          <w:rFonts w:ascii="HelveticaNeue" w:hAnsi="HelveticaNeue"/>
          <w:color w:val="999999"/>
          <w:sz w:val="14"/>
          <w:szCs w:val="14"/>
        </w:rPr>
      </w:pPr>
      <w:r>
        <w:rPr>
          <w:rFonts w:ascii="HelveticaNeue" w:hAnsi="HelveticaNeue"/>
          <w:color w:val="999999"/>
          <w:sz w:val="14"/>
          <w:szCs w:val="14"/>
        </w:rPr>
        <w:br/>
        <w:t>keytool</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사용하기</w:t>
      </w:r>
      <w:r>
        <w:rPr>
          <w:rFonts w:ascii="HelveticaNeue" w:hAnsi="HelveticaNeue"/>
          <w:color w:val="999999"/>
          <w:sz w:val="14"/>
          <w:szCs w:val="14"/>
        </w:rPr>
        <w:t xml:space="preserve"> </w:t>
      </w:r>
      <w:r>
        <w:rPr>
          <w:rFonts w:ascii="HelveticaNeue" w:hAnsi="HelveticaNeue"/>
          <w:color w:val="999999"/>
          <w:sz w:val="14"/>
          <w:szCs w:val="14"/>
        </w:rPr>
        <w:t>위해서는</w:t>
      </w:r>
      <w:r>
        <w:rPr>
          <w:rFonts w:ascii="HelveticaNeue" w:hAnsi="HelveticaNeue"/>
          <w:color w:val="999999"/>
          <w:sz w:val="14"/>
          <w:szCs w:val="14"/>
        </w:rPr>
        <w:t xml:space="preserve"> </w:t>
      </w:r>
      <w:r>
        <w:rPr>
          <w:rFonts w:ascii="HelveticaNeue" w:hAnsi="HelveticaNeue"/>
          <w:color w:val="999999"/>
          <w:sz w:val="14"/>
          <w:szCs w:val="14"/>
        </w:rPr>
        <w:t>커맨드프롬프트를</w:t>
      </w:r>
      <w:r>
        <w:rPr>
          <w:rFonts w:ascii="HelveticaNeue" w:hAnsi="HelveticaNeue"/>
          <w:color w:val="999999"/>
          <w:sz w:val="14"/>
          <w:szCs w:val="14"/>
        </w:rPr>
        <w:t xml:space="preserve"> </w:t>
      </w:r>
      <w:r>
        <w:rPr>
          <w:rFonts w:ascii="HelveticaNeue" w:hAnsi="HelveticaNeue"/>
          <w:color w:val="999999"/>
          <w:sz w:val="14"/>
          <w:szCs w:val="14"/>
        </w:rPr>
        <w:t>이용해야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 xml:space="preserve">. </w:t>
      </w:r>
      <w:r>
        <w:rPr>
          <w:rFonts w:ascii="HelveticaNeue" w:hAnsi="HelveticaNeue"/>
          <w:color w:val="999999"/>
          <w:sz w:val="14"/>
          <w:szCs w:val="14"/>
        </w:rPr>
        <w:t>여기서</w:t>
      </w:r>
      <w:r>
        <w:rPr>
          <w:rFonts w:ascii="HelveticaNeue" w:hAnsi="HelveticaNeue"/>
          <w:color w:val="999999"/>
          <w:sz w:val="14"/>
          <w:szCs w:val="14"/>
        </w:rPr>
        <w:t xml:space="preserve"> </w:t>
      </w:r>
      <w:r>
        <w:rPr>
          <w:rFonts w:ascii="HelveticaNeue" w:hAnsi="HelveticaNeue"/>
          <w:color w:val="999999"/>
          <w:sz w:val="14"/>
          <w:szCs w:val="14"/>
        </w:rPr>
        <w:t>잠깐</w:t>
      </w:r>
      <w:r>
        <w:rPr>
          <w:rFonts w:ascii="HelveticaNeue" w:hAnsi="HelveticaNeue"/>
          <w:color w:val="999999"/>
          <w:sz w:val="14"/>
          <w:szCs w:val="14"/>
        </w:rPr>
        <w:t xml:space="preserve">!! </w:t>
      </w:r>
      <w:r>
        <w:rPr>
          <w:rFonts w:ascii="HelveticaNeue" w:hAnsi="HelveticaNeue"/>
          <w:color w:val="999999"/>
          <w:sz w:val="14"/>
          <w:szCs w:val="14"/>
        </w:rPr>
        <w:t>커맨드프롬프트</w:t>
      </w:r>
      <w:r>
        <w:rPr>
          <w:rFonts w:ascii="HelveticaNeue" w:hAnsi="HelveticaNeue"/>
          <w:color w:val="999999"/>
          <w:sz w:val="14"/>
          <w:szCs w:val="14"/>
        </w:rPr>
        <w:t xml:space="preserve"> </w:t>
      </w:r>
      <w:r>
        <w:rPr>
          <w:rFonts w:ascii="HelveticaNeue" w:hAnsi="HelveticaNeue"/>
          <w:color w:val="999999"/>
          <w:sz w:val="14"/>
          <w:szCs w:val="14"/>
        </w:rPr>
        <w:t>상에서</w:t>
      </w:r>
      <w:r>
        <w:rPr>
          <w:rFonts w:ascii="HelveticaNeue" w:hAnsi="HelveticaNeue"/>
          <w:color w:val="999999"/>
          <w:sz w:val="14"/>
          <w:szCs w:val="14"/>
        </w:rPr>
        <w:t xml:space="preserve"> </w:t>
      </w:r>
      <w:r>
        <w:rPr>
          <w:rFonts w:ascii="HelveticaNeue" w:hAnsi="HelveticaNeue"/>
          <w:color w:val="999999"/>
          <w:sz w:val="14"/>
          <w:szCs w:val="14"/>
        </w:rPr>
        <w:t>자바명령어를</w:t>
      </w:r>
      <w:r>
        <w:rPr>
          <w:rFonts w:ascii="HelveticaNeue" w:hAnsi="HelveticaNeue"/>
          <w:color w:val="999999"/>
          <w:sz w:val="14"/>
          <w:szCs w:val="14"/>
        </w:rPr>
        <w:t xml:space="preserve"> </w:t>
      </w:r>
      <w:r>
        <w:rPr>
          <w:rFonts w:ascii="HelveticaNeue" w:hAnsi="HelveticaNeue"/>
          <w:color w:val="999999"/>
          <w:sz w:val="14"/>
          <w:szCs w:val="14"/>
        </w:rPr>
        <w:t>불편하지</w:t>
      </w:r>
      <w:r>
        <w:rPr>
          <w:rFonts w:ascii="HelveticaNeue" w:hAnsi="HelveticaNeue"/>
          <w:color w:val="999999"/>
          <w:sz w:val="14"/>
          <w:szCs w:val="14"/>
        </w:rPr>
        <w:t xml:space="preserve"> </w:t>
      </w:r>
      <w:r>
        <w:rPr>
          <w:rFonts w:ascii="HelveticaNeue" w:hAnsi="HelveticaNeue"/>
          <w:color w:val="999999"/>
          <w:sz w:val="14"/>
          <w:szCs w:val="14"/>
        </w:rPr>
        <w:t>않게</w:t>
      </w:r>
      <w:r>
        <w:rPr>
          <w:rFonts w:ascii="HelveticaNeue" w:hAnsi="HelveticaNeue"/>
          <w:color w:val="999999"/>
          <w:sz w:val="14"/>
          <w:szCs w:val="14"/>
        </w:rPr>
        <w:t xml:space="preserve"> </w:t>
      </w:r>
      <w:r>
        <w:rPr>
          <w:rFonts w:ascii="HelveticaNeue" w:hAnsi="HelveticaNeue"/>
          <w:color w:val="999999"/>
          <w:sz w:val="14"/>
          <w:szCs w:val="14"/>
        </w:rPr>
        <w:t>사용하기</w:t>
      </w:r>
      <w:r>
        <w:rPr>
          <w:rFonts w:ascii="HelveticaNeue" w:hAnsi="HelveticaNeue"/>
          <w:color w:val="999999"/>
          <w:sz w:val="14"/>
          <w:szCs w:val="14"/>
        </w:rPr>
        <w:t xml:space="preserve"> </w:t>
      </w:r>
      <w:r>
        <w:rPr>
          <w:rFonts w:ascii="HelveticaNeue" w:hAnsi="HelveticaNeue"/>
          <w:color w:val="999999"/>
          <w:sz w:val="14"/>
          <w:szCs w:val="14"/>
        </w:rPr>
        <w:t>위해서</w:t>
      </w:r>
      <w:r>
        <w:rPr>
          <w:rFonts w:ascii="HelveticaNeue" w:hAnsi="HelveticaNeue"/>
          <w:color w:val="999999"/>
          <w:sz w:val="14"/>
          <w:szCs w:val="14"/>
        </w:rPr>
        <w:t xml:space="preserve"> path</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등록되어</w:t>
      </w:r>
      <w:r>
        <w:rPr>
          <w:rFonts w:ascii="HelveticaNeue" w:hAnsi="HelveticaNeue"/>
          <w:color w:val="999999"/>
          <w:sz w:val="14"/>
          <w:szCs w:val="14"/>
        </w:rPr>
        <w:t xml:space="preserve"> </w:t>
      </w:r>
      <w:r>
        <w:rPr>
          <w:rFonts w:ascii="HelveticaNeue" w:hAnsi="HelveticaNeue"/>
          <w:color w:val="999999"/>
          <w:sz w:val="14"/>
          <w:szCs w:val="14"/>
        </w:rPr>
        <w:t>있어야</w:t>
      </w:r>
      <w:r>
        <w:rPr>
          <w:rFonts w:ascii="HelveticaNeue" w:hAnsi="HelveticaNeue"/>
          <w:color w:val="999999"/>
          <w:sz w:val="14"/>
          <w:szCs w:val="14"/>
        </w:rPr>
        <w:t xml:space="preserve"> </w:t>
      </w:r>
      <w:r>
        <w:rPr>
          <w:rFonts w:ascii="HelveticaNeue" w:hAnsi="HelveticaNeue"/>
          <w:color w:val="999999"/>
          <w:sz w:val="14"/>
          <w:szCs w:val="14"/>
        </w:rPr>
        <w:t>합니다</w:t>
      </w:r>
      <w:r>
        <w:rPr>
          <w:rFonts w:ascii="HelveticaNeue" w:hAnsi="HelveticaNeue"/>
          <w:color w:val="999999"/>
          <w:sz w:val="14"/>
          <w:szCs w:val="14"/>
        </w:rPr>
        <w:t xml:space="preserve">. </w:t>
      </w:r>
      <w:r>
        <w:rPr>
          <w:rFonts w:ascii="HelveticaNeue" w:hAnsi="HelveticaNeue"/>
          <w:color w:val="999999"/>
          <w:sz w:val="14"/>
          <w:szCs w:val="14"/>
        </w:rPr>
        <w:t>등록이</w:t>
      </w:r>
      <w:r>
        <w:rPr>
          <w:rFonts w:ascii="HelveticaNeue" w:hAnsi="HelveticaNeue"/>
          <w:color w:val="999999"/>
          <w:sz w:val="14"/>
          <w:szCs w:val="14"/>
        </w:rPr>
        <w:t xml:space="preserve"> </w:t>
      </w:r>
      <w:r>
        <w:rPr>
          <w:rFonts w:ascii="HelveticaNeue" w:hAnsi="HelveticaNeue"/>
          <w:color w:val="999999"/>
          <w:sz w:val="14"/>
          <w:szCs w:val="14"/>
        </w:rPr>
        <w:t>되어</w:t>
      </w:r>
      <w:r>
        <w:rPr>
          <w:rFonts w:ascii="HelveticaNeue" w:hAnsi="HelveticaNeue"/>
          <w:color w:val="999999"/>
          <w:sz w:val="14"/>
          <w:szCs w:val="14"/>
        </w:rPr>
        <w:t xml:space="preserve"> </w:t>
      </w:r>
      <w:r>
        <w:rPr>
          <w:rFonts w:ascii="HelveticaNeue" w:hAnsi="HelveticaNeue"/>
          <w:color w:val="999999"/>
          <w:sz w:val="14"/>
          <w:szCs w:val="14"/>
        </w:rPr>
        <w:t>있지</w:t>
      </w:r>
      <w:r>
        <w:rPr>
          <w:rFonts w:ascii="HelveticaNeue" w:hAnsi="HelveticaNeue"/>
          <w:color w:val="999999"/>
          <w:sz w:val="14"/>
          <w:szCs w:val="14"/>
        </w:rPr>
        <w:t xml:space="preserve"> </w:t>
      </w:r>
      <w:r>
        <w:rPr>
          <w:rFonts w:ascii="HelveticaNeue" w:hAnsi="HelveticaNeue"/>
          <w:color w:val="999999"/>
          <w:sz w:val="14"/>
          <w:szCs w:val="14"/>
        </w:rPr>
        <w:t>않다면</w:t>
      </w:r>
      <w:r>
        <w:rPr>
          <w:rFonts w:ascii="HelveticaNeue" w:hAnsi="HelveticaNeue"/>
          <w:color w:val="999999"/>
          <w:sz w:val="14"/>
          <w:szCs w:val="14"/>
        </w:rPr>
        <w:t xml:space="preserve"> </w:t>
      </w:r>
      <w:r>
        <w:rPr>
          <w:rFonts w:ascii="HelveticaNeue" w:hAnsi="HelveticaNeue"/>
          <w:color w:val="999999"/>
          <w:sz w:val="14"/>
          <w:szCs w:val="14"/>
        </w:rPr>
        <w:t>내컴퓨터의</w:t>
      </w:r>
      <w:r>
        <w:rPr>
          <w:rFonts w:ascii="HelveticaNeue" w:hAnsi="HelveticaNeue"/>
          <w:color w:val="999999"/>
          <w:sz w:val="14"/>
          <w:szCs w:val="14"/>
        </w:rPr>
        <w:t xml:space="preserve"> </w:t>
      </w:r>
      <w:r>
        <w:rPr>
          <w:rFonts w:ascii="HelveticaNeue" w:hAnsi="HelveticaNeue"/>
          <w:color w:val="999999"/>
          <w:sz w:val="14"/>
          <w:szCs w:val="14"/>
        </w:rPr>
        <w:t>속성에</w:t>
      </w:r>
      <w:r>
        <w:rPr>
          <w:rFonts w:ascii="HelveticaNeue" w:hAnsi="HelveticaNeue"/>
          <w:color w:val="999999"/>
          <w:sz w:val="14"/>
          <w:szCs w:val="14"/>
        </w:rPr>
        <w:t xml:space="preserve"> </w:t>
      </w:r>
      <w:r>
        <w:rPr>
          <w:rFonts w:ascii="HelveticaNeue" w:hAnsi="HelveticaNeue"/>
          <w:color w:val="999999"/>
          <w:sz w:val="14"/>
          <w:szCs w:val="14"/>
        </w:rPr>
        <w:t>고급탭으로</w:t>
      </w:r>
      <w:r>
        <w:rPr>
          <w:rFonts w:ascii="HelveticaNeue" w:hAnsi="HelveticaNeue"/>
          <w:color w:val="999999"/>
          <w:sz w:val="14"/>
          <w:szCs w:val="14"/>
        </w:rPr>
        <w:t xml:space="preserve"> </w:t>
      </w:r>
      <w:r>
        <w:rPr>
          <w:rFonts w:ascii="HelveticaNeue" w:hAnsi="HelveticaNeue"/>
          <w:color w:val="999999"/>
          <w:sz w:val="14"/>
          <w:szCs w:val="14"/>
        </w:rPr>
        <w:t>가셔서</w:t>
      </w:r>
      <w:r>
        <w:rPr>
          <w:rFonts w:ascii="HelveticaNeue" w:hAnsi="HelveticaNeue"/>
          <w:color w:val="999999"/>
          <w:sz w:val="14"/>
          <w:szCs w:val="14"/>
        </w:rPr>
        <w:t xml:space="preserve"> </w:t>
      </w:r>
      <w:r>
        <w:rPr>
          <w:rFonts w:ascii="HelveticaNeue" w:hAnsi="HelveticaNeue"/>
          <w:color w:val="999999"/>
          <w:sz w:val="14"/>
          <w:szCs w:val="14"/>
        </w:rPr>
        <w:t>환경변수를</w:t>
      </w:r>
      <w:r>
        <w:rPr>
          <w:rFonts w:ascii="HelveticaNeue" w:hAnsi="HelveticaNeue"/>
          <w:color w:val="999999"/>
          <w:sz w:val="14"/>
          <w:szCs w:val="14"/>
        </w:rPr>
        <w:t xml:space="preserve"> </w:t>
      </w:r>
      <w:r>
        <w:rPr>
          <w:rFonts w:ascii="HelveticaNeue" w:hAnsi="HelveticaNeue"/>
          <w:color w:val="999999"/>
          <w:sz w:val="14"/>
          <w:szCs w:val="14"/>
        </w:rPr>
        <w:t>클릭하시면</w:t>
      </w:r>
      <w:r>
        <w:rPr>
          <w:rFonts w:ascii="HelveticaNeue" w:hAnsi="HelveticaNeue"/>
          <w:color w:val="999999"/>
          <w:sz w:val="14"/>
          <w:szCs w:val="14"/>
        </w:rPr>
        <w:t xml:space="preserve"> </w:t>
      </w:r>
      <w:r>
        <w:rPr>
          <w:rFonts w:ascii="HelveticaNeue" w:hAnsi="HelveticaNeue"/>
          <w:color w:val="999999"/>
          <w:sz w:val="14"/>
          <w:szCs w:val="14"/>
        </w:rPr>
        <w:t>시스템</w:t>
      </w:r>
      <w:r>
        <w:rPr>
          <w:rFonts w:ascii="HelveticaNeue" w:hAnsi="HelveticaNeue"/>
          <w:color w:val="999999"/>
          <w:sz w:val="14"/>
          <w:szCs w:val="14"/>
        </w:rPr>
        <w:t xml:space="preserve"> </w:t>
      </w:r>
      <w:r>
        <w:rPr>
          <w:rFonts w:ascii="HelveticaNeue" w:hAnsi="HelveticaNeue"/>
          <w:color w:val="999999"/>
          <w:sz w:val="14"/>
          <w:szCs w:val="14"/>
        </w:rPr>
        <w:t>변수의</w:t>
      </w:r>
      <w:r>
        <w:rPr>
          <w:rFonts w:ascii="HelveticaNeue" w:hAnsi="HelveticaNeue"/>
          <w:color w:val="999999"/>
          <w:sz w:val="14"/>
          <w:szCs w:val="14"/>
        </w:rPr>
        <w:t xml:space="preserve"> PATH </w:t>
      </w:r>
      <w:r>
        <w:rPr>
          <w:rFonts w:ascii="HelveticaNeue" w:hAnsi="HelveticaNeue"/>
          <w:color w:val="999999"/>
          <w:sz w:val="14"/>
          <w:szCs w:val="14"/>
        </w:rPr>
        <w:t>항목에</w:t>
      </w:r>
      <w:r>
        <w:rPr>
          <w:rFonts w:ascii="HelveticaNeue" w:hAnsi="HelveticaNeue"/>
          <w:color w:val="999999"/>
          <w:sz w:val="14"/>
          <w:szCs w:val="14"/>
        </w:rPr>
        <w:t xml:space="preserve"> jdk</w:t>
      </w:r>
      <w:r>
        <w:rPr>
          <w:rFonts w:ascii="HelveticaNeue" w:hAnsi="HelveticaNeue"/>
          <w:color w:val="999999"/>
          <w:sz w:val="14"/>
          <w:szCs w:val="14"/>
        </w:rPr>
        <w:t>의</w:t>
      </w:r>
      <w:r>
        <w:rPr>
          <w:rFonts w:ascii="HelveticaNeue" w:hAnsi="HelveticaNeue"/>
          <w:color w:val="999999"/>
          <w:sz w:val="14"/>
          <w:szCs w:val="14"/>
        </w:rPr>
        <w:t xml:space="preserve"> bin</w:t>
      </w:r>
      <w:r>
        <w:rPr>
          <w:rFonts w:ascii="HelveticaNeue" w:hAnsi="HelveticaNeue"/>
          <w:color w:val="999999"/>
          <w:sz w:val="14"/>
          <w:szCs w:val="14"/>
        </w:rPr>
        <w:t>폴더</w:t>
      </w:r>
      <w:r>
        <w:rPr>
          <w:rFonts w:ascii="HelveticaNeue" w:hAnsi="HelveticaNeue"/>
          <w:color w:val="999999"/>
          <w:sz w:val="14"/>
          <w:szCs w:val="14"/>
        </w:rPr>
        <w:t xml:space="preserve"> </w:t>
      </w:r>
      <w:r>
        <w:rPr>
          <w:rFonts w:ascii="HelveticaNeue" w:hAnsi="HelveticaNeue"/>
          <w:color w:val="999999"/>
          <w:sz w:val="14"/>
          <w:szCs w:val="14"/>
        </w:rPr>
        <w:t>경로를</w:t>
      </w:r>
      <w:r>
        <w:rPr>
          <w:rFonts w:ascii="HelveticaNeue" w:hAnsi="HelveticaNeue"/>
          <w:color w:val="999999"/>
          <w:sz w:val="14"/>
          <w:szCs w:val="14"/>
        </w:rPr>
        <w:t xml:space="preserve"> </w:t>
      </w:r>
      <w:r>
        <w:rPr>
          <w:rFonts w:ascii="HelveticaNeue" w:hAnsi="HelveticaNeue"/>
          <w:color w:val="999999"/>
          <w:sz w:val="14"/>
          <w:szCs w:val="14"/>
        </w:rPr>
        <w:t>입력해</w:t>
      </w:r>
      <w:r>
        <w:rPr>
          <w:rFonts w:ascii="HelveticaNeue" w:hAnsi="HelveticaNeue"/>
          <w:color w:val="999999"/>
          <w:sz w:val="14"/>
          <w:szCs w:val="14"/>
        </w:rPr>
        <w:t xml:space="preserve"> </w:t>
      </w:r>
      <w:r>
        <w:rPr>
          <w:rFonts w:ascii="HelveticaNeue" w:hAnsi="HelveticaNeue"/>
          <w:color w:val="999999"/>
          <w:sz w:val="14"/>
          <w:szCs w:val="14"/>
        </w:rPr>
        <w:t>주시면</w:t>
      </w:r>
      <w:r>
        <w:rPr>
          <w:rFonts w:ascii="HelveticaNeue" w:hAnsi="HelveticaNeue"/>
          <w:color w:val="999999"/>
          <w:sz w:val="14"/>
          <w:szCs w:val="14"/>
        </w:rPr>
        <w:t xml:space="preserve"> </w:t>
      </w:r>
      <w:r>
        <w:rPr>
          <w:rFonts w:ascii="HelveticaNeue" w:hAnsi="HelveticaNeue"/>
          <w:color w:val="999999"/>
          <w:sz w:val="14"/>
          <w:szCs w:val="14"/>
        </w:rPr>
        <w:t>됩니다</w:t>
      </w:r>
      <w:r>
        <w:rPr>
          <w:rFonts w:ascii="HelveticaNeue" w:hAnsi="HelveticaNeue"/>
          <w:color w:val="999999"/>
          <w:sz w:val="14"/>
          <w:szCs w:val="14"/>
        </w:rPr>
        <w:t xml:space="preserve">. </w:t>
      </w:r>
      <w:r>
        <w:rPr>
          <w:rFonts w:ascii="HelveticaNeue" w:hAnsi="HelveticaNeue"/>
          <w:color w:val="999999"/>
          <w:sz w:val="14"/>
          <w:szCs w:val="14"/>
        </w:rPr>
        <w:t>물론</w:t>
      </w:r>
      <w:r>
        <w:rPr>
          <w:rFonts w:ascii="HelveticaNeue" w:hAnsi="HelveticaNeue"/>
          <w:color w:val="999999"/>
          <w:sz w:val="14"/>
          <w:szCs w:val="14"/>
        </w:rPr>
        <w:t xml:space="preserve"> </w:t>
      </w:r>
      <w:r>
        <w:rPr>
          <w:rFonts w:ascii="HelveticaNeue" w:hAnsi="HelveticaNeue"/>
          <w:color w:val="999999"/>
          <w:sz w:val="14"/>
          <w:szCs w:val="14"/>
        </w:rPr>
        <w:t>각</w:t>
      </w:r>
      <w:r>
        <w:rPr>
          <w:rFonts w:ascii="HelveticaNeue" w:hAnsi="HelveticaNeue"/>
          <w:color w:val="999999"/>
          <w:sz w:val="14"/>
          <w:szCs w:val="14"/>
        </w:rPr>
        <w:t xml:space="preserve"> </w:t>
      </w:r>
      <w:r>
        <w:rPr>
          <w:rFonts w:ascii="HelveticaNeue" w:hAnsi="HelveticaNeue"/>
          <w:color w:val="999999"/>
          <w:sz w:val="14"/>
          <w:szCs w:val="14"/>
        </w:rPr>
        <w:t>항목의</w:t>
      </w:r>
      <w:r>
        <w:rPr>
          <w:rFonts w:ascii="HelveticaNeue" w:hAnsi="HelveticaNeue"/>
          <w:color w:val="999999"/>
          <w:sz w:val="14"/>
          <w:szCs w:val="14"/>
        </w:rPr>
        <w:t xml:space="preserve"> </w:t>
      </w:r>
      <w:r>
        <w:rPr>
          <w:rFonts w:ascii="HelveticaNeue" w:hAnsi="HelveticaNeue"/>
          <w:color w:val="999999"/>
          <w:sz w:val="14"/>
          <w:szCs w:val="14"/>
        </w:rPr>
        <w:t>끝을</w:t>
      </w:r>
      <w:r>
        <w:rPr>
          <w:rFonts w:ascii="HelveticaNeue" w:hAnsi="HelveticaNeue"/>
          <w:color w:val="999999"/>
          <w:sz w:val="14"/>
          <w:szCs w:val="14"/>
        </w:rPr>
        <w:t xml:space="preserve"> </w:t>
      </w:r>
      <w:r>
        <w:rPr>
          <w:rFonts w:ascii="HelveticaNeue" w:hAnsi="HelveticaNeue"/>
          <w:color w:val="999999"/>
          <w:sz w:val="14"/>
          <w:szCs w:val="14"/>
        </w:rPr>
        <w:t>알리는</w:t>
      </w:r>
      <w:r>
        <w:rPr>
          <w:rFonts w:ascii="HelveticaNeue" w:hAnsi="HelveticaNeue"/>
          <w:color w:val="999999"/>
          <w:sz w:val="14"/>
          <w:szCs w:val="14"/>
        </w:rPr>
        <w:t xml:space="preserve"> </w:t>
      </w:r>
      <w:r>
        <w:rPr>
          <w:rFonts w:ascii="HelveticaNeue" w:hAnsi="HelveticaNeue"/>
          <w:color w:val="999999"/>
          <w:sz w:val="14"/>
          <w:szCs w:val="14"/>
        </w:rPr>
        <w:t>세미콜론</w:t>
      </w:r>
      <w:r>
        <w:rPr>
          <w:rFonts w:ascii="HelveticaNeue" w:hAnsi="HelveticaNeue"/>
          <w:color w:val="999999"/>
          <w:sz w:val="14"/>
          <w:szCs w:val="14"/>
        </w:rPr>
        <w:t>(;)</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앞에</w:t>
      </w:r>
      <w:r>
        <w:rPr>
          <w:rFonts w:ascii="HelveticaNeue" w:hAnsi="HelveticaNeue"/>
          <w:color w:val="999999"/>
          <w:sz w:val="14"/>
          <w:szCs w:val="14"/>
        </w:rPr>
        <w:t xml:space="preserve"> </w:t>
      </w:r>
      <w:r>
        <w:rPr>
          <w:rFonts w:ascii="HelveticaNeue" w:hAnsi="HelveticaNeue"/>
          <w:color w:val="999999"/>
          <w:sz w:val="14"/>
          <w:szCs w:val="14"/>
        </w:rPr>
        <w:t>붙여주시고요</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이제</w:t>
      </w:r>
      <w:r>
        <w:rPr>
          <w:rFonts w:ascii="HelveticaNeue" w:hAnsi="HelveticaNeue"/>
          <w:color w:val="999999"/>
          <w:sz w:val="14"/>
          <w:szCs w:val="14"/>
        </w:rPr>
        <w:t xml:space="preserve"> keytool</w:t>
      </w:r>
      <w:r>
        <w:rPr>
          <w:rFonts w:ascii="HelveticaNeue" w:hAnsi="HelveticaNeue"/>
          <w:color w:val="999999"/>
          <w:sz w:val="14"/>
          <w:szCs w:val="14"/>
        </w:rPr>
        <w:t>을</w:t>
      </w:r>
      <w:r>
        <w:rPr>
          <w:rFonts w:ascii="HelveticaNeue" w:hAnsi="HelveticaNeue"/>
          <w:color w:val="999999"/>
          <w:sz w:val="14"/>
          <w:szCs w:val="14"/>
        </w:rPr>
        <w:t xml:space="preserve"> </w:t>
      </w:r>
      <w:r>
        <w:rPr>
          <w:rFonts w:ascii="HelveticaNeue" w:hAnsi="HelveticaNeue"/>
          <w:color w:val="999999"/>
          <w:sz w:val="14"/>
          <w:szCs w:val="14"/>
        </w:rPr>
        <w:t>이용해서</w:t>
      </w:r>
      <w:r>
        <w:rPr>
          <w:rFonts w:ascii="HelveticaNeue" w:hAnsi="HelveticaNeue"/>
          <w:color w:val="999999"/>
          <w:sz w:val="14"/>
          <w:szCs w:val="14"/>
        </w:rPr>
        <w:t xml:space="preserve"> MD5 Fingerprint</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생성하겠습니다</w:t>
      </w:r>
      <w:r>
        <w:rPr>
          <w:rFonts w:ascii="HelveticaNeue" w:hAnsi="HelveticaNeue"/>
          <w:color w:val="999999"/>
          <w:sz w:val="14"/>
          <w:szCs w:val="14"/>
        </w:rPr>
        <w:t>. MD5 Fingerprint</w:t>
      </w:r>
      <w:r>
        <w:rPr>
          <w:rFonts w:ascii="HelveticaNeue" w:hAnsi="HelveticaNeue"/>
          <w:color w:val="999999"/>
          <w:sz w:val="14"/>
          <w:szCs w:val="14"/>
        </w:rPr>
        <w:t>는</w:t>
      </w:r>
      <w:r>
        <w:rPr>
          <w:rFonts w:ascii="HelveticaNeue" w:hAnsi="HelveticaNeue"/>
          <w:color w:val="999999"/>
          <w:sz w:val="14"/>
          <w:szCs w:val="14"/>
        </w:rPr>
        <w:t xml:space="preserve"> </w:t>
      </w:r>
      <w:r>
        <w:rPr>
          <w:rFonts w:ascii="HelveticaNeue" w:hAnsi="HelveticaNeue"/>
          <w:color w:val="999999"/>
          <w:sz w:val="14"/>
          <w:szCs w:val="14"/>
        </w:rPr>
        <w:t>구글맵</w:t>
      </w:r>
      <w:r>
        <w:rPr>
          <w:rFonts w:ascii="HelveticaNeue" w:hAnsi="HelveticaNeue"/>
          <w:color w:val="999999"/>
          <w:sz w:val="14"/>
          <w:szCs w:val="14"/>
        </w:rPr>
        <w:t xml:space="preserve"> API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얻기위해</w:t>
      </w:r>
      <w:r>
        <w:rPr>
          <w:rFonts w:ascii="HelveticaNeue" w:hAnsi="HelveticaNeue"/>
          <w:color w:val="999999"/>
          <w:sz w:val="14"/>
          <w:szCs w:val="14"/>
        </w:rPr>
        <w:t xml:space="preserve"> </w:t>
      </w:r>
      <w:r>
        <w:rPr>
          <w:rFonts w:ascii="HelveticaNeue" w:hAnsi="HelveticaNeue"/>
          <w:color w:val="999999"/>
          <w:sz w:val="14"/>
          <w:szCs w:val="14"/>
        </w:rPr>
        <w:t>사용되므로</w:t>
      </w:r>
      <w:r>
        <w:rPr>
          <w:rFonts w:ascii="HelveticaNeue" w:hAnsi="HelveticaNeue"/>
          <w:color w:val="999999"/>
          <w:sz w:val="14"/>
          <w:szCs w:val="14"/>
        </w:rPr>
        <w:t xml:space="preserve"> </w:t>
      </w:r>
      <w:r>
        <w:rPr>
          <w:rFonts w:ascii="HelveticaNeue" w:hAnsi="HelveticaNeue"/>
          <w:color w:val="999999"/>
          <w:sz w:val="14"/>
          <w:szCs w:val="14"/>
        </w:rPr>
        <w:t>꼭</w:t>
      </w:r>
      <w:r>
        <w:rPr>
          <w:rFonts w:ascii="HelveticaNeue" w:hAnsi="HelveticaNeue"/>
          <w:color w:val="999999"/>
          <w:sz w:val="14"/>
          <w:szCs w:val="14"/>
        </w:rPr>
        <w:t xml:space="preserve"> </w:t>
      </w:r>
      <w:r>
        <w:rPr>
          <w:rFonts w:ascii="HelveticaNeue" w:hAnsi="HelveticaNeue"/>
          <w:color w:val="999999"/>
          <w:sz w:val="14"/>
          <w:szCs w:val="14"/>
        </w:rPr>
        <w:t>필요합니다</w:t>
      </w:r>
      <w:r>
        <w:rPr>
          <w:rFonts w:ascii="HelveticaNeue" w:hAnsi="HelveticaNeue"/>
          <w:color w:val="999999"/>
          <w:sz w:val="14"/>
          <w:szCs w:val="14"/>
        </w:rPr>
        <w:t xml:space="preserve">. </w:t>
      </w:r>
      <w:r>
        <w:rPr>
          <w:rFonts w:ascii="HelveticaNeue" w:hAnsi="HelveticaNeue"/>
          <w:color w:val="999999"/>
          <w:sz w:val="14"/>
          <w:szCs w:val="14"/>
        </w:rPr>
        <w:t>커맨드</w:t>
      </w:r>
      <w:r>
        <w:rPr>
          <w:rFonts w:ascii="HelveticaNeue" w:hAnsi="HelveticaNeue"/>
          <w:color w:val="999999"/>
          <w:sz w:val="14"/>
          <w:szCs w:val="14"/>
        </w:rPr>
        <w:t xml:space="preserve"> </w:t>
      </w:r>
      <w:r>
        <w:rPr>
          <w:rFonts w:ascii="HelveticaNeue" w:hAnsi="HelveticaNeue"/>
          <w:color w:val="999999"/>
          <w:sz w:val="14"/>
          <w:szCs w:val="14"/>
        </w:rPr>
        <w:t>프롬프트</w:t>
      </w:r>
      <w:r>
        <w:rPr>
          <w:rFonts w:ascii="HelveticaNeue" w:hAnsi="HelveticaNeue"/>
          <w:color w:val="999999"/>
          <w:sz w:val="14"/>
          <w:szCs w:val="14"/>
        </w:rPr>
        <w:t xml:space="preserve"> </w:t>
      </w:r>
      <w:r>
        <w:rPr>
          <w:rFonts w:ascii="HelveticaNeue" w:hAnsi="HelveticaNeue"/>
          <w:color w:val="999999"/>
          <w:sz w:val="14"/>
          <w:szCs w:val="14"/>
        </w:rPr>
        <w:t>상에서</w:t>
      </w:r>
      <w:r>
        <w:rPr>
          <w:rFonts w:ascii="HelveticaNeue" w:hAnsi="HelveticaNeue"/>
          <w:color w:val="999999"/>
          <w:sz w:val="14"/>
          <w:szCs w:val="14"/>
        </w:rPr>
        <w:t xml:space="preserve"> debug.keystore </w:t>
      </w:r>
      <w:r>
        <w:rPr>
          <w:rFonts w:ascii="HelveticaNeue" w:hAnsi="HelveticaNeue"/>
          <w:color w:val="999999"/>
          <w:sz w:val="14"/>
          <w:szCs w:val="14"/>
        </w:rPr>
        <w:t>가</w:t>
      </w:r>
      <w:r>
        <w:rPr>
          <w:rFonts w:ascii="HelveticaNeue" w:hAnsi="HelveticaNeue"/>
          <w:color w:val="999999"/>
          <w:sz w:val="14"/>
          <w:szCs w:val="14"/>
        </w:rPr>
        <w:t xml:space="preserve"> </w:t>
      </w:r>
      <w:r>
        <w:rPr>
          <w:rFonts w:ascii="HelveticaNeue" w:hAnsi="HelveticaNeue"/>
          <w:color w:val="999999"/>
          <w:sz w:val="14"/>
          <w:szCs w:val="14"/>
        </w:rPr>
        <w:t>있는</w:t>
      </w:r>
      <w:r>
        <w:rPr>
          <w:rFonts w:ascii="HelveticaNeue" w:hAnsi="HelveticaNeue"/>
          <w:color w:val="999999"/>
          <w:sz w:val="14"/>
          <w:szCs w:val="14"/>
        </w:rPr>
        <w:t xml:space="preserve"> </w:t>
      </w:r>
      <w:r>
        <w:rPr>
          <w:rFonts w:ascii="HelveticaNeue" w:hAnsi="HelveticaNeue"/>
          <w:color w:val="999999"/>
          <w:sz w:val="14"/>
          <w:szCs w:val="14"/>
        </w:rPr>
        <w:t>곳으로</w:t>
      </w:r>
      <w:r>
        <w:rPr>
          <w:rFonts w:ascii="HelveticaNeue" w:hAnsi="HelveticaNeue"/>
          <w:color w:val="999999"/>
          <w:sz w:val="14"/>
          <w:szCs w:val="14"/>
        </w:rPr>
        <w:t xml:space="preserve"> </w:t>
      </w:r>
      <w:r>
        <w:rPr>
          <w:rFonts w:ascii="HelveticaNeue" w:hAnsi="HelveticaNeue"/>
          <w:color w:val="999999"/>
          <w:sz w:val="14"/>
          <w:szCs w:val="14"/>
        </w:rPr>
        <w:t>이용해야</w:t>
      </w:r>
      <w:r>
        <w:rPr>
          <w:rFonts w:ascii="HelveticaNeue" w:hAnsi="HelveticaNeue"/>
          <w:color w:val="999999"/>
          <w:sz w:val="14"/>
          <w:szCs w:val="14"/>
        </w:rPr>
        <w:t xml:space="preserve"> </w:t>
      </w:r>
      <w:r>
        <w:rPr>
          <w:rFonts w:ascii="HelveticaNeue" w:hAnsi="HelveticaNeue"/>
          <w:color w:val="999999"/>
          <w:sz w:val="14"/>
          <w:szCs w:val="14"/>
        </w:rPr>
        <w:t>하는데</w:t>
      </w:r>
      <w:r>
        <w:rPr>
          <w:rFonts w:ascii="HelveticaNeue" w:hAnsi="HelveticaNeue"/>
          <w:color w:val="999999"/>
          <w:sz w:val="14"/>
          <w:szCs w:val="14"/>
        </w:rPr>
        <w:t xml:space="preserve"> </w:t>
      </w:r>
      <w:r>
        <w:rPr>
          <w:rFonts w:ascii="HelveticaNeue" w:hAnsi="HelveticaNeue"/>
          <w:color w:val="999999"/>
          <w:sz w:val="14"/>
          <w:szCs w:val="14"/>
        </w:rPr>
        <w:t>주로</w:t>
      </w:r>
      <w:r>
        <w:rPr>
          <w:rFonts w:ascii="HelveticaNeue" w:hAnsi="HelveticaNeue"/>
          <w:color w:val="999999"/>
          <w:sz w:val="14"/>
          <w:szCs w:val="14"/>
        </w:rPr>
        <w:t xml:space="preserve"> C:\Documents and Settings\</w:t>
      </w:r>
      <w:r>
        <w:rPr>
          <w:rFonts w:ascii="HelveticaNeue" w:hAnsi="HelveticaNeue"/>
          <w:color w:val="999999"/>
          <w:sz w:val="14"/>
          <w:szCs w:val="14"/>
        </w:rPr>
        <w:t>계정이름</w:t>
      </w:r>
      <w:r>
        <w:rPr>
          <w:rFonts w:ascii="HelveticaNeue" w:hAnsi="HelveticaNeue"/>
          <w:color w:val="999999"/>
          <w:sz w:val="14"/>
          <w:szCs w:val="14"/>
        </w:rPr>
        <w:t xml:space="preserve">\.android </w:t>
      </w:r>
      <w:r>
        <w:rPr>
          <w:rFonts w:ascii="HelveticaNeue" w:hAnsi="HelveticaNeue"/>
          <w:color w:val="999999"/>
          <w:sz w:val="14"/>
          <w:szCs w:val="14"/>
        </w:rPr>
        <w:t>이</w:t>
      </w:r>
      <w:r>
        <w:rPr>
          <w:rFonts w:ascii="HelveticaNeue" w:hAnsi="HelveticaNeue"/>
          <w:color w:val="999999"/>
          <w:sz w:val="14"/>
          <w:szCs w:val="14"/>
        </w:rPr>
        <w:t xml:space="preserve"> </w:t>
      </w:r>
      <w:r>
        <w:rPr>
          <w:rFonts w:ascii="HelveticaNeue" w:hAnsi="HelveticaNeue"/>
          <w:color w:val="999999"/>
          <w:sz w:val="14"/>
          <w:szCs w:val="14"/>
        </w:rPr>
        <w:t>경로에</w:t>
      </w:r>
      <w:r>
        <w:rPr>
          <w:rFonts w:ascii="HelveticaNeue" w:hAnsi="HelveticaNeue"/>
          <w:color w:val="999999"/>
          <w:sz w:val="14"/>
          <w:szCs w:val="14"/>
        </w:rPr>
        <w:t xml:space="preserve"> </w:t>
      </w:r>
      <w:r>
        <w:rPr>
          <w:rFonts w:ascii="HelveticaNeue" w:hAnsi="HelveticaNeue"/>
          <w:color w:val="999999"/>
          <w:sz w:val="14"/>
          <w:szCs w:val="14"/>
        </w:rPr>
        <w:t>있으니</w:t>
      </w:r>
      <w:r>
        <w:rPr>
          <w:rFonts w:ascii="HelveticaNeue" w:hAnsi="HelveticaNeue"/>
          <w:color w:val="999999"/>
          <w:sz w:val="14"/>
          <w:szCs w:val="14"/>
        </w:rPr>
        <w:t xml:space="preserve"> </w:t>
      </w:r>
      <w:r>
        <w:rPr>
          <w:rFonts w:ascii="HelveticaNeue" w:hAnsi="HelveticaNeue"/>
          <w:color w:val="999999"/>
          <w:sz w:val="14"/>
          <w:szCs w:val="14"/>
        </w:rPr>
        <w:t>찾아보시기</w:t>
      </w:r>
      <w:r>
        <w:rPr>
          <w:rFonts w:ascii="HelveticaNeue" w:hAnsi="HelveticaNeue"/>
          <w:color w:val="999999"/>
          <w:sz w:val="14"/>
          <w:szCs w:val="14"/>
        </w:rPr>
        <w:t xml:space="preserve"> </w:t>
      </w:r>
      <w:r>
        <w:rPr>
          <w:rFonts w:ascii="HelveticaNeue" w:hAnsi="HelveticaNeue"/>
          <w:color w:val="999999"/>
          <w:sz w:val="14"/>
          <w:szCs w:val="14"/>
        </w:rPr>
        <w:t>바랍니다</w:t>
      </w:r>
      <w:r>
        <w:rPr>
          <w:rFonts w:ascii="HelveticaNeue" w:hAnsi="HelveticaNeue"/>
          <w:color w:val="999999"/>
          <w:sz w:val="14"/>
          <w:szCs w:val="14"/>
        </w:rPr>
        <w:t xml:space="preserve">. </w:t>
      </w:r>
      <w:r>
        <w:rPr>
          <w:rFonts w:ascii="HelveticaNeue" w:hAnsi="HelveticaNeue"/>
          <w:color w:val="999999"/>
          <w:sz w:val="14"/>
          <w:szCs w:val="14"/>
        </w:rPr>
        <w:t>이</w:t>
      </w:r>
      <w:r>
        <w:rPr>
          <w:rFonts w:ascii="HelveticaNeue" w:hAnsi="HelveticaNeue"/>
          <w:color w:val="999999"/>
          <w:sz w:val="14"/>
          <w:szCs w:val="14"/>
        </w:rPr>
        <w:t xml:space="preserve"> </w:t>
      </w:r>
      <w:r>
        <w:rPr>
          <w:rFonts w:ascii="HelveticaNeue" w:hAnsi="HelveticaNeue"/>
          <w:color w:val="999999"/>
          <w:sz w:val="14"/>
          <w:szCs w:val="14"/>
        </w:rPr>
        <w:t>경로에도</w:t>
      </w:r>
      <w:r>
        <w:rPr>
          <w:rFonts w:ascii="HelveticaNeue" w:hAnsi="HelveticaNeue"/>
          <w:color w:val="999999"/>
          <w:sz w:val="14"/>
          <w:szCs w:val="14"/>
        </w:rPr>
        <w:t xml:space="preserve"> </w:t>
      </w:r>
      <w:r>
        <w:rPr>
          <w:rFonts w:ascii="HelveticaNeue" w:hAnsi="HelveticaNeue"/>
          <w:color w:val="999999"/>
          <w:sz w:val="14"/>
          <w:szCs w:val="14"/>
        </w:rPr>
        <w:t>없다면</w:t>
      </w:r>
      <w:r>
        <w:rPr>
          <w:rFonts w:ascii="HelveticaNeue" w:hAnsi="HelveticaNeue"/>
          <w:color w:val="999999"/>
          <w:sz w:val="14"/>
          <w:szCs w:val="14"/>
        </w:rPr>
        <w:t xml:space="preserve"> </w:t>
      </w:r>
      <w:r>
        <w:rPr>
          <w:rFonts w:ascii="HelveticaNeue" w:hAnsi="HelveticaNeue"/>
          <w:color w:val="999999"/>
          <w:sz w:val="14"/>
          <w:szCs w:val="14"/>
        </w:rPr>
        <w:t>파일찾기를</w:t>
      </w:r>
      <w:r>
        <w:rPr>
          <w:rFonts w:ascii="HelveticaNeue" w:hAnsi="HelveticaNeue"/>
          <w:color w:val="999999"/>
          <w:sz w:val="14"/>
          <w:szCs w:val="14"/>
        </w:rPr>
        <w:t xml:space="preserve"> </w:t>
      </w:r>
      <w:r>
        <w:rPr>
          <w:rFonts w:ascii="HelveticaNeue" w:hAnsi="HelveticaNeue"/>
          <w:color w:val="999999"/>
          <w:sz w:val="14"/>
          <w:szCs w:val="14"/>
        </w:rPr>
        <w:t>통해</w:t>
      </w:r>
      <w:r>
        <w:rPr>
          <w:rFonts w:ascii="HelveticaNeue" w:hAnsi="HelveticaNeue"/>
          <w:color w:val="999999"/>
          <w:sz w:val="14"/>
          <w:szCs w:val="14"/>
        </w:rPr>
        <w:t xml:space="preserve"> debug.keystore </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찾아보시는걸</w:t>
      </w:r>
      <w:r>
        <w:rPr>
          <w:rFonts w:ascii="HelveticaNeue" w:hAnsi="HelveticaNeue"/>
          <w:color w:val="999999"/>
          <w:sz w:val="14"/>
          <w:szCs w:val="14"/>
        </w:rPr>
        <w:t xml:space="preserve"> </w:t>
      </w:r>
      <w:r>
        <w:rPr>
          <w:rFonts w:ascii="HelveticaNeue" w:hAnsi="HelveticaNeue"/>
          <w:color w:val="999999"/>
          <w:sz w:val="14"/>
          <w:szCs w:val="14"/>
        </w:rPr>
        <w:t>권장합니다</w:t>
      </w:r>
      <w:r>
        <w:rPr>
          <w:rFonts w:ascii="HelveticaNeue" w:hAnsi="HelveticaNeue"/>
          <w:color w:val="999999"/>
          <w:sz w:val="14"/>
          <w:szCs w:val="14"/>
        </w:rPr>
        <w:t>.</w:t>
      </w:r>
      <w:r>
        <w:rPr>
          <w:rStyle w:val="apple-converted-space"/>
          <w:rFonts w:ascii="HelveticaNeue" w:hAnsi="HelveticaNeue"/>
          <w:color w:val="999999"/>
          <w:sz w:val="14"/>
          <w:szCs w:val="14"/>
        </w:rPr>
        <w:t> </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그러면</w:t>
      </w:r>
      <w:r>
        <w:rPr>
          <w:rFonts w:ascii="HelveticaNeue" w:hAnsi="HelveticaNeue"/>
          <w:color w:val="999999"/>
          <w:sz w:val="14"/>
          <w:szCs w:val="14"/>
        </w:rPr>
        <w:t xml:space="preserve"> </w:t>
      </w:r>
      <w:r>
        <w:rPr>
          <w:rFonts w:ascii="HelveticaNeue" w:hAnsi="HelveticaNeue"/>
          <w:color w:val="999999"/>
          <w:sz w:val="14"/>
          <w:szCs w:val="14"/>
        </w:rPr>
        <w:t>커맨드</w:t>
      </w:r>
      <w:r>
        <w:rPr>
          <w:rFonts w:ascii="HelveticaNeue" w:hAnsi="HelveticaNeue"/>
          <w:color w:val="999999"/>
          <w:sz w:val="14"/>
          <w:szCs w:val="14"/>
        </w:rPr>
        <w:t xml:space="preserve"> </w:t>
      </w:r>
      <w:r>
        <w:rPr>
          <w:rFonts w:ascii="HelveticaNeue" w:hAnsi="HelveticaNeue"/>
          <w:color w:val="999999"/>
          <w:sz w:val="14"/>
          <w:szCs w:val="14"/>
        </w:rPr>
        <w:t>프롬프트</w:t>
      </w:r>
      <w:r>
        <w:rPr>
          <w:rFonts w:ascii="HelveticaNeue" w:hAnsi="HelveticaNeue"/>
          <w:color w:val="999999"/>
          <w:sz w:val="14"/>
          <w:szCs w:val="14"/>
        </w:rPr>
        <w:t xml:space="preserve"> </w:t>
      </w:r>
      <w:r>
        <w:rPr>
          <w:rFonts w:ascii="HelveticaNeue" w:hAnsi="HelveticaNeue"/>
          <w:color w:val="999999"/>
          <w:sz w:val="14"/>
          <w:szCs w:val="14"/>
        </w:rPr>
        <w:t>상에서</w:t>
      </w:r>
      <w:r>
        <w:rPr>
          <w:rFonts w:ascii="HelveticaNeue" w:hAnsi="HelveticaNeue"/>
          <w:color w:val="999999"/>
          <w:sz w:val="14"/>
          <w:szCs w:val="14"/>
        </w:rPr>
        <w:t xml:space="preserve"> </w:t>
      </w:r>
      <w:r>
        <w:rPr>
          <w:rFonts w:ascii="HelveticaNeue" w:hAnsi="HelveticaNeue"/>
          <w:color w:val="999999"/>
          <w:sz w:val="14"/>
          <w:szCs w:val="14"/>
        </w:rPr>
        <w:t>저</w:t>
      </w:r>
      <w:r>
        <w:rPr>
          <w:rFonts w:ascii="HelveticaNeue" w:hAnsi="HelveticaNeue"/>
          <w:color w:val="999999"/>
          <w:sz w:val="14"/>
          <w:szCs w:val="14"/>
        </w:rPr>
        <w:t xml:space="preserve"> </w:t>
      </w:r>
      <w:r>
        <w:rPr>
          <w:rFonts w:ascii="HelveticaNeue" w:hAnsi="HelveticaNeue"/>
          <w:color w:val="999999"/>
          <w:sz w:val="14"/>
          <w:szCs w:val="14"/>
        </w:rPr>
        <w:t>경로로</w:t>
      </w:r>
      <w:r>
        <w:rPr>
          <w:rFonts w:ascii="HelveticaNeue" w:hAnsi="HelveticaNeue"/>
          <w:color w:val="999999"/>
          <w:sz w:val="14"/>
          <w:szCs w:val="14"/>
        </w:rPr>
        <w:t xml:space="preserve"> </w:t>
      </w:r>
      <w:r>
        <w:rPr>
          <w:rFonts w:ascii="HelveticaNeue" w:hAnsi="HelveticaNeue"/>
          <w:color w:val="999999"/>
          <w:sz w:val="14"/>
          <w:szCs w:val="14"/>
        </w:rPr>
        <w:t>들어간</w:t>
      </w:r>
      <w:r>
        <w:rPr>
          <w:rFonts w:ascii="HelveticaNeue" w:hAnsi="HelveticaNeue"/>
          <w:color w:val="999999"/>
          <w:sz w:val="14"/>
          <w:szCs w:val="14"/>
        </w:rPr>
        <w:t xml:space="preserve"> </w:t>
      </w:r>
      <w:r>
        <w:rPr>
          <w:rFonts w:ascii="HelveticaNeue" w:hAnsi="HelveticaNeue"/>
          <w:color w:val="999999"/>
          <w:sz w:val="14"/>
          <w:szCs w:val="14"/>
        </w:rPr>
        <w:t>후에</w:t>
      </w:r>
      <w:r>
        <w:rPr>
          <w:rFonts w:ascii="HelveticaNeue" w:hAnsi="HelveticaNeue"/>
          <w:color w:val="999999"/>
          <w:sz w:val="14"/>
          <w:szCs w:val="14"/>
        </w:rPr>
        <w:t xml:space="preserve"> </w:t>
      </w:r>
      <w:r>
        <w:rPr>
          <w:rFonts w:ascii="HelveticaNeue" w:hAnsi="HelveticaNeue"/>
          <w:color w:val="999999"/>
          <w:sz w:val="14"/>
          <w:szCs w:val="14"/>
        </w:rPr>
        <w:t>다음과</w:t>
      </w:r>
      <w:r>
        <w:rPr>
          <w:rFonts w:ascii="HelveticaNeue" w:hAnsi="HelveticaNeue"/>
          <w:color w:val="999999"/>
          <w:sz w:val="14"/>
          <w:szCs w:val="14"/>
        </w:rPr>
        <w:t xml:space="preserve"> </w:t>
      </w:r>
      <w:r>
        <w:rPr>
          <w:rFonts w:ascii="HelveticaNeue" w:hAnsi="HelveticaNeue"/>
          <w:color w:val="999999"/>
          <w:sz w:val="14"/>
          <w:szCs w:val="14"/>
        </w:rPr>
        <w:t>같은</w:t>
      </w:r>
      <w:r>
        <w:rPr>
          <w:rFonts w:ascii="HelveticaNeue" w:hAnsi="HelveticaNeue"/>
          <w:color w:val="999999"/>
          <w:sz w:val="14"/>
          <w:szCs w:val="14"/>
        </w:rPr>
        <w:t xml:space="preserve"> </w:t>
      </w:r>
      <w:r>
        <w:rPr>
          <w:rFonts w:ascii="HelveticaNeue" w:hAnsi="HelveticaNeue"/>
          <w:color w:val="999999"/>
          <w:sz w:val="14"/>
          <w:szCs w:val="14"/>
        </w:rPr>
        <w:t>명령어를</w:t>
      </w:r>
      <w:r>
        <w:rPr>
          <w:rFonts w:ascii="HelveticaNeue" w:hAnsi="HelveticaNeue"/>
          <w:color w:val="999999"/>
          <w:sz w:val="14"/>
          <w:szCs w:val="14"/>
        </w:rPr>
        <w:t xml:space="preserve"> </w:t>
      </w:r>
      <w:r>
        <w:rPr>
          <w:rFonts w:ascii="HelveticaNeue" w:hAnsi="HelveticaNeue"/>
          <w:color w:val="999999"/>
          <w:sz w:val="14"/>
          <w:szCs w:val="14"/>
        </w:rPr>
        <w:t>타이핑</w:t>
      </w:r>
      <w:r>
        <w:rPr>
          <w:rFonts w:ascii="HelveticaNeue" w:hAnsi="HelveticaNeue"/>
          <w:color w:val="999999"/>
          <w:sz w:val="14"/>
          <w:szCs w:val="14"/>
        </w:rPr>
        <w:t xml:space="preserve"> </w:t>
      </w:r>
      <w:r>
        <w:rPr>
          <w:rFonts w:ascii="HelveticaNeue" w:hAnsi="HelveticaNeue"/>
          <w:color w:val="999999"/>
          <w:sz w:val="14"/>
          <w:szCs w:val="14"/>
        </w:rPr>
        <w:t>하시면</w:t>
      </w:r>
      <w:r>
        <w:rPr>
          <w:rFonts w:ascii="HelveticaNeue" w:hAnsi="HelveticaNeue"/>
          <w:color w:val="999999"/>
          <w:sz w:val="14"/>
          <w:szCs w:val="14"/>
        </w:rPr>
        <w:t xml:space="preserve"> </w:t>
      </w:r>
      <w:r>
        <w:rPr>
          <w:rFonts w:ascii="HelveticaNeue" w:hAnsi="HelveticaNeue"/>
          <w:color w:val="999999"/>
          <w:sz w:val="14"/>
          <w:szCs w:val="14"/>
        </w:rPr>
        <w:t>됩니다</w:t>
      </w:r>
      <w:r>
        <w:rPr>
          <w:rFonts w:ascii="HelveticaNeue" w:hAnsi="HelveticaNeue"/>
          <w:color w:val="999999"/>
          <w:sz w:val="14"/>
          <w:szCs w:val="14"/>
        </w:rPr>
        <w:t>.</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6371590" cy="4418330"/>
            <wp:effectExtent l="19050" t="0" r="0" b="0"/>
            <wp:docPr id="21" name="그림 2" descr="http://fs.textcube.com/blog/6/67465/attach/XA1raDFZIo.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s.textcube.com/blog/6/67465/attach/XA1raDFZIo.jpg">
                      <a:hlinkClick r:id="rId39" tgtFrame="&quot;_blank&quot;"/>
                    </pic:cNvPr>
                    <pic:cNvPicPr>
                      <a:picLocks noChangeAspect="1" noChangeArrowheads="1"/>
                    </pic:cNvPicPr>
                  </pic:nvPicPr>
                  <pic:blipFill>
                    <a:blip r:embed="rId40"/>
                    <a:srcRect/>
                    <a:stretch>
                      <a:fillRect/>
                    </a:stretch>
                  </pic:blipFill>
                  <pic:spPr bwMode="auto">
                    <a:xfrm>
                      <a:off x="0" y="0"/>
                      <a:ext cx="6371590" cy="4418330"/>
                    </a:xfrm>
                    <a:prstGeom prst="rect">
                      <a:avLst/>
                    </a:prstGeom>
                    <a:noFill/>
                    <a:ln w="9525">
                      <a:noFill/>
                      <a:miter lim="800000"/>
                      <a:headEnd/>
                      <a:tailEnd/>
                    </a:ln>
                  </pic:spPr>
                </pic:pic>
              </a:graphicData>
            </a:graphic>
          </wp:inline>
        </w:drawing>
      </w:r>
    </w:p>
    <w:p w:rsidR="00DE7B24" w:rsidRDefault="00DE7B24" w:rsidP="00DE7B24">
      <w:pPr>
        <w:spacing w:after="240"/>
        <w:jc w:val="left"/>
        <w:rPr>
          <w:rFonts w:ascii="HelveticaNeue" w:hAnsi="HelveticaNeue"/>
          <w:color w:val="999999"/>
          <w:sz w:val="14"/>
          <w:szCs w:val="14"/>
        </w:rPr>
      </w:pPr>
      <w:r>
        <w:rPr>
          <w:rFonts w:ascii="HelveticaNeue" w:hAnsi="HelveticaNeue"/>
          <w:color w:val="999999"/>
          <w:sz w:val="14"/>
          <w:szCs w:val="14"/>
        </w:rPr>
        <w:br/>
        <w:t>keytool -list -alias androiddebugkey -keystore debug.keystore -storepass android -keypass android</w:t>
      </w: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위의</w:t>
      </w:r>
      <w:r>
        <w:rPr>
          <w:rFonts w:ascii="HelveticaNeue" w:hAnsi="HelveticaNeue"/>
          <w:color w:val="999999"/>
          <w:sz w:val="14"/>
          <w:szCs w:val="14"/>
        </w:rPr>
        <w:t xml:space="preserve"> </w:t>
      </w:r>
      <w:r>
        <w:rPr>
          <w:rFonts w:ascii="HelveticaNeue" w:hAnsi="HelveticaNeue"/>
          <w:color w:val="999999"/>
          <w:sz w:val="14"/>
          <w:szCs w:val="14"/>
        </w:rPr>
        <w:t>명령어를</w:t>
      </w:r>
      <w:r>
        <w:rPr>
          <w:rFonts w:ascii="HelveticaNeue" w:hAnsi="HelveticaNeue"/>
          <w:color w:val="999999"/>
          <w:sz w:val="14"/>
          <w:szCs w:val="14"/>
        </w:rPr>
        <w:t xml:space="preserve"> </w:t>
      </w:r>
      <w:r>
        <w:rPr>
          <w:rFonts w:ascii="HelveticaNeue" w:hAnsi="HelveticaNeue"/>
          <w:color w:val="999999"/>
          <w:sz w:val="14"/>
          <w:szCs w:val="14"/>
        </w:rPr>
        <w:t>실행하시게</w:t>
      </w:r>
      <w:r>
        <w:rPr>
          <w:rFonts w:ascii="HelveticaNeue" w:hAnsi="HelveticaNeue"/>
          <w:color w:val="999999"/>
          <w:sz w:val="14"/>
          <w:szCs w:val="14"/>
        </w:rPr>
        <w:t xml:space="preserve"> </w:t>
      </w:r>
      <w:r>
        <w:rPr>
          <w:rFonts w:ascii="HelveticaNeue" w:hAnsi="HelveticaNeue"/>
          <w:color w:val="999999"/>
          <w:sz w:val="14"/>
          <w:szCs w:val="14"/>
        </w:rPr>
        <w:t>되면</w:t>
      </w:r>
      <w:r>
        <w:rPr>
          <w:rFonts w:ascii="HelveticaNeue" w:hAnsi="HelveticaNeue"/>
          <w:color w:val="999999"/>
          <w:sz w:val="14"/>
          <w:szCs w:val="14"/>
        </w:rPr>
        <w:t xml:space="preserve"> </w:t>
      </w:r>
      <w:r>
        <w:rPr>
          <w:rFonts w:ascii="HelveticaNeue" w:hAnsi="HelveticaNeue"/>
          <w:color w:val="999999"/>
          <w:sz w:val="14"/>
          <w:szCs w:val="14"/>
        </w:rPr>
        <w:t>다음과</w:t>
      </w:r>
      <w:r>
        <w:rPr>
          <w:rFonts w:ascii="HelveticaNeue" w:hAnsi="HelveticaNeue"/>
          <w:color w:val="999999"/>
          <w:sz w:val="14"/>
          <w:szCs w:val="14"/>
        </w:rPr>
        <w:t xml:space="preserve"> </w:t>
      </w:r>
      <w:r>
        <w:rPr>
          <w:rFonts w:ascii="HelveticaNeue" w:hAnsi="HelveticaNeue"/>
          <w:color w:val="999999"/>
          <w:sz w:val="14"/>
          <w:szCs w:val="14"/>
        </w:rPr>
        <w:t>같은</w:t>
      </w:r>
      <w:r>
        <w:rPr>
          <w:rFonts w:ascii="HelveticaNeue" w:hAnsi="HelveticaNeue"/>
          <w:color w:val="999999"/>
          <w:sz w:val="14"/>
          <w:szCs w:val="14"/>
        </w:rPr>
        <w:t xml:space="preserve"> </w:t>
      </w:r>
      <w:r>
        <w:rPr>
          <w:rFonts w:ascii="HelveticaNeue" w:hAnsi="HelveticaNeue"/>
          <w:color w:val="999999"/>
          <w:sz w:val="14"/>
          <w:szCs w:val="14"/>
        </w:rPr>
        <w:t>화면을</w:t>
      </w:r>
      <w:r>
        <w:rPr>
          <w:rFonts w:ascii="HelveticaNeue" w:hAnsi="HelveticaNeue"/>
          <w:color w:val="999999"/>
          <w:sz w:val="14"/>
          <w:szCs w:val="14"/>
        </w:rPr>
        <w:t xml:space="preserve"> </w:t>
      </w:r>
      <w:r>
        <w:rPr>
          <w:rFonts w:ascii="HelveticaNeue" w:hAnsi="HelveticaNeue"/>
          <w:color w:val="999999"/>
          <w:sz w:val="14"/>
          <w:szCs w:val="14"/>
        </w:rPr>
        <w:t>보실수</w:t>
      </w:r>
      <w:r>
        <w:rPr>
          <w:rFonts w:ascii="HelveticaNeue" w:hAnsi="HelveticaNeue"/>
          <w:color w:val="999999"/>
          <w:sz w:val="14"/>
          <w:szCs w:val="14"/>
        </w:rPr>
        <w:t xml:space="preserve"> </w:t>
      </w:r>
      <w:r>
        <w:rPr>
          <w:rFonts w:ascii="HelveticaNeue" w:hAnsi="HelveticaNeue"/>
          <w:color w:val="999999"/>
          <w:sz w:val="14"/>
          <w:szCs w:val="14"/>
        </w:rPr>
        <w:t>있습니다</w:t>
      </w:r>
      <w:r>
        <w:rPr>
          <w:rFonts w:ascii="HelveticaNeue" w:hAnsi="HelveticaNeue"/>
          <w:color w:val="999999"/>
          <w:sz w:val="14"/>
          <w:szCs w:val="14"/>
        </w:rPr>
        <w:t xml:space="preserve">. </w:t>
      </w:r>
      <w:r>
        <w:rPr>
          <w:rFonts w:ascii="HelveticaNeue" w:hAnsi="HelveticaNeue"/>
          <w:color w:val="999999"/>
          <w:sz w:val="14"/>
          <w:szCs w:val="14"/>
        </w:rPr>
        <w:t>빨간줄로</w:t>
      </w:r>
      <w:r>
        <w:rPr>
          <w:rFonts w:ascii="HelveticaNeue" w:hAnsi="HelveticaNeue"/>
          <w:color w:val="999999"/>
          <w:sz w:val="14"/>
          <w:szCs w:val="14"/>
        </w:rPr>
        <w:t xml:space="preserve"> </w:t>
      </w:r>
      <w:r>
        <w:rPr>
          <w:rFonts w:ascii="HelveticaNeue" w:hAnsi="HelveticaNeue"/>
          <w:color w:val="999999"/>
          <w:sz w:val="14"/>
          <w:szCs w:val="14"/>
        </w:rPr>
        <w:t>밑줄</w:t>
      </w:r>
      <w:r>
        <w:rPr>
          <w:rFonts w:ascii="HelveticaNeue" w:hAnsi="HelveticaNeue"/>
          <w:color w:val="999999"/>
          <w:sz w:val="14"/>
          <w:szCs w:val="14"/>
        </w:rPr>
        <w:t xml:space="preserve"> </w:t>
      </w:r>
      <w:r>
        <w:rPr>
          <w:rFonts w:ascii="HelveticaNeue" w:hAnsi="HelveticaNeue"/>
          <w:color w:val="999999"/>
          <w:sz w:val="14"/>
          <w:szCs w:val="14"/>
        </w:rPr>
        <w:t>지어진</w:t>
      </w:r>
      <w:r>
        <w:rPr>
          <w:rFonts w:ascii="HelveticaNeue" w:hAnsi="HelveticaNeue"/>
          <w:color w:val="999999"/>
          <w:sz w:val="14"/>
          <w:szCs w:val="14"/>
        </w:rPr>
        <w:t xml:space="preserve"> </w:t>
      </w:r>
      <w:r>
        <w:rPr>
          <w:rFonts w:ascii="HelveticaNeue" w:hAnsi="HelveticaNeue"/>
          <w:color w:val="999999"/>
          <w:sz w:val="14"/>
          <w:szCs w:val="14"/>
        </w:rPr>
        <w:t>부분이</w:t>
      </w:r>
      <w:r>
        <w:rPr>
          <w:rFonts w:ascii="HelveticaNeue" w:hAnsi="HelveticaNeue"/>
          <w:color w:val="999999"/>
          <w:sz w:val="14"/>
          <w:szCs w:val="14"/>
        </w:rPr>
        <w:t xml:space="preserve"> MD5 Fingerprint </w:t>
      </w:r>
      <w:r>
        <w:rPr>
          <w:rFonts w:ascii="HelveticaNeue" w:hAnsi="HelveticaNeue"/>
          <w:color w:val="999999"/>
          <w:sz w:val="14"/>
          <w:szCs w:val="14"/>
        </w:rPr>
        <w:t>입니다</w:t>
      </w:r>
      <w:r>
        <w:rPr>
          <w:rFonts w:ascii="HelveticaNeue" w:hAnsi="HelveticaNeue"/>
          <w:color w:val="999999"/>
          <w:sz w:val="14"/>
          <w:szCs w:val="14"/>
        </w:rPr>
        <w:t xml:space="preserve">. </w:t>
      </w:r>
      <w:r>
        <w:rPr>
          <w:rFonts w:ascii="HelveticaNeue" w:hAnsi="HelveticaNeue"/>
          <w:color w:val="999999"/>
          <w:sz w:val="14"/>
          <w:szCs w:val="14"/>
        </w:rPr>
        <w:t>복사하셔서</w:t>
      </w:r>
      <w:r>
        <w:rPr>
          <w:rFonts w:ascii="HelveticaNeue" w:hAnsi="HelveticaNeue"/>
          <w:color w:val="999999"/>
          <w:sz w:val="14"/>
          <w:szCs w:val="14"/>
        </w:rPr>
        <w:t xml:space="preserve"> </w:t>
      </w:r>
      <w:r>
        <w:rPr>
          <w:rFonts w:ascii="HelveticaNeue" w:hAnsi="HelveticaNeue"/>
          <w:color w:val="999999"/>
          <w:sz w:val="14"/>
          <w:szCs w:val="14"/>
        </w:rPr>
        <w:t>보관해두세요</w:t>
      </w:r>
      <w:r>
        <w:rPr>
          <w:rFonts w:ascii="HelveticaNeue" w:hAnsi="HelveticaNeue"/>
          <w:color w:val="999999"/>
          <w:sz w:val="14"/>
          <w:szCs w:val="14"/>
        </w:rPr>
        <w:t>.</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6371590" cy="4418330"/>
            <wp:effectExtent l="19050" t="0" r="0" b="0"/>
            <wp:docPr id="20" name="그림 3" descr="http://fs.textcube.com/blog/6/67465/attach/XPzbUi3eZy.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s.textcube.com/blog/6/67465/attach/XPzbUi3eZy.jpg">
                      <a:hlinkClick r:id="rId41" tgtFrame="&quot;_blank&quot;"/>
                    </pic:cNvPr>
                    <pic:cNvPicPr>
                      <a:picLocks noChangeAspect="1" noChangeArrowheads="1"/>
                    </pic:cNvPicPr>
                  </pic:nvPicPr>
                  <pic:blipFill>
                    <a:blip r:embed="rId42"/>
                    <a:srcRect/>
                    <a:stretch>
                      <a:fillRect/>
                    </a:stretch>
                  </pic:blipFill>
                  <pic:spPr bwMode="auto">
                    <a:xfrm>
                      <a:off x="0" y="0"/>
                      <a:ext cx="6371590" cy="4418330"/>
                    </a:xfrm>
                    <a:prstGeom prst="rect">
                      <a:avLst/>
                    </a:prstGeom>
                    <a:noFill/>
                    <a:ln w="9525">
                      <a:noFill/>
                      <a:miter lim="800000"/>
                      <a:headEnd/>
                      <a:tailEnd/>
                    </a:ln>
                  </pic:spPr>
                </pic:pic>
              </a:graphicData>
            </a:graphic>
          </wp:inline>
        </w:drawing>
      </w:r>
    </w:p>
    <w:p w:rsidR="00DE7B24" w:rsidRDefault="00DE7B24" w:rsidP="00DE7B24">
      <w:pPr>
        <w:jc w:val="left"/>
        <w:rPr>
          <w:rFonts w:ascii="HelveticaNeue" w:hAnsi="HelveticaNeue"/>
          <w:color w:val="999999"/>
          <w:sz w:val="14"/>
          <w:szCs w:val="14"/>
        </w:rPr>
      </w:pPr>
      <w:r>
        <w:rPr>
          <w:rFonts w:ascii="HelveticaNeue" w:hAnsi="HelveticaNeue"/>
          <w:color w:val="999999"/>
          <w:sz w:val="14"/>
          <w:szCs w:val="14"/>
        </w:rPr>
        <w:br/>
      </w:r>
      <w:r>
        <w:rPr>
          <w:rFonts w:ascii="HelveticaNeue" w:hAnsi="HelveticaNeue"/>
          <w:color w:val="999999"/>
          <w:sz w:val="14"/>
          <w:szCs w:val="14"/>
        </w:rPr>
        <w:t>그렇다면</w:t>
      </w:r>
      <w:r>
        <w:rPr>
          <w:rFonts w:ascii="HelveticaNeue" w:hAnsi="HelveticaNeue"/>
          <w:color w:val="999999"/>
          <w:sz w:val="14"/>
          <w:szCs w:val="14"/>
        </w:rPr>
        <w:t xml:space="preserve"> </w:t>
      </w:r>
      <w:r>
        <w:rPr>
          <w:rFonts w:ascii="HelveticaNeue" w:hAnsi="HelveticaNeue"/>
          <w:color w:val="999999"/>
          <w:sz w:val="14"/>
          <w:szCs w:val="14"/>
        </w:rPr>
        <w:t>이제</w:t>
      </w:r>
      <w:r>
        <w:rPr>
          <w:rFonts w:ascii="HelveticaNeue" w:hAnsi="HelveticaNeue"/>
          <w:color w:val="999999"/>
          <w:sz w:val="14"/>
          <w:szCs w:val="14"/>
        </w:rPr>
        <w:t xml:space="preserve"> API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발급받아볼까요</w:t>
      </w:r>
      <w:r>
        <w:rPr>
          <w:rFonts w:ascii="HelveticaNeue" w:hAnsi="HelveticaNeue"/>
          <w:color w:val="999999"/>
          <w:sz w:val="14"/>
          <w:szCs w:val="14"/>
        </w:rPr>
        <w:t>?</w:t>
      </w:r>
      <w:r>
        <w:rPr>
          <w:rFonts w:ascii="HelveticaNeue" w:hAnsi="HelveticaNeue"/>
          <w:color w:val="999999"/>
          <w:sz w:val="14"/>
          <w:szCs w:val="14"/>
        </w:rPr>
        <w:br/>
      </w:r>
      <w:r>
        <w:rPr>
          <w:rFonts w:ascii="HelveticaNeue" w:hAnsi="HelveticaNeue"/>
          <w:color w:val="999999"/>
          <w:sz w:val="14"/>
          <w:szCs w:val="14"/>
        </w:rPr>
        <w:br/>
      </w:r>
      <w:hyperlink r:id="rId43" w:tgtFrame="_blank" w:history="1">
        <w:r w:rsidRPr="00673268">
          <w:rPr>
            <w:rStyle w:val="a8"/>
            <w:rFonts w:ascii="HelveticaNeue" w:hAnsi="HelveticaNeue"/>
            <w:color w:val="FF0000"/>
            <w:sz w:val="14"/>
            <w:szCs w:val="14"/>
          </w:rPr>
          <w:t>http://code.google.com/android/maps-api-signup.html</w:t>
        </w:r>
      </w:hyperlink>
      <w:r>
        <w:rPr>
          <w:rStyle w:val="apple-converted-space"/>
          <w:rFonts w:ascii="HelveticaNeue" w:hAnsi="HelveticaNeue"/>
          <w:color w:val="999999"/>
          <w:sz w:val="14"/>
          <w:szCs w:val="14"/>
        </w:rPr>
        <w:t> </w:t>
      </w:r>
      <w:r>
        <w:rPr>
          <w:rFonts w:ascii="HelveticaNeue" w:hAnsi="HelveticaNeue"/>
          <w:color w:val="999999"/>
          <w:sz w:val="14"/>
          <w:szCs w:val="14"/>
        </w:rPr>
        <w:t>로</w:t>
      </w:r>
      <w:r>
        <w:rPr>
          <w:rFonts w:ascii="HelveticaNeue" w:hAnsi="HelveticaNeue"/>
          <w:color w:val="999999"/>
          <w:sz w:val="14"/>
          <w:szCs w:val="14"/>
        </w:rPr>
        <w:t xml:space="preserve"> </w:t>
      </w:r>
      <w:r>
        <w:rPr>
          <w:rFonts w:ascii="HelveticaNeue" w:hAnsi="HelveticaNeue"/>
          <w:color w:val="999999"/>
          <w:sz w:val="14"/>
          <w:szCs w:val="14"/>
        </w:rPr>
        <w:t>접속하셔서</w:t>
      </w:r>
      <w:r>
        <w:rPr>
          <w:rFonts w:ascii="HelveticaNeue" w:hAnsi="HelveticaNeue"/>
          <w:color w:val="999999"/>
          <w:sz w:val="14"/>
          <w:szCs w:val="14"/>
        </w:rPr>
        <w:t xml:space="preserve"> MD5 Fingerprint</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입력하시고</w:t>
      </w:r>
      <w:r>
        <w:rPr>
          <w:rFonts w:ascii="HelveticaNeue" w:hAnsi="HelveticaNeue"/>
          <w:color w:val="999999"/>
          <w:sz w:val="14"/>
          <w:szCs w:val="14"/>
        </w:rPr>
        <w:t xml:space="preserve"> </w:t>
      </w:r>
      <w:r>
        <w:rPr>
          <w:rFonts w:ascii="HelveticaNeue" w:hAnsi="HelveticaNeue"/>
          <w:color w:val="999999"/>
          <w:sz w:val="14"/>
          <w:szCs w:val="14"/>
        </w:rPr>
        <w:t>구글계정으로</w:t>
      </w:r>
      <w:r>
        <w:rPr>
          <w:rFonts w:ascii="HelveticaNeue" w:hAnsi="HelveticaNeue"/>
          <w:color w:val="999999"/>
          <w:sz w:val="14"/>
          <w:szCs w:val="14"/>
        </w:rPr>
        <w:t xml:space="preserve"> </w:t>
      </w:r>
      <w:r>
        <w:rPr>
          <w:rFonts w:ascii="HelveticaNeue" w:hAnsi="HelveticaNeue"/>
          <w:color w:val="999999"/>
          <w:sz w:val="14"/>
          <w:szCs w:val="14"/>
        </w:rPr>
        <w:t>로그인</w:t>
      </w:r>
      <w:r>
        <w:rPr>
          <w:rFonts w:ascii="HelveticaNeue" w:hAnsi="HelveticaNeue"/>
          <w:color w:val="999999"/>
          <w:sz w:val="14"/>
          <w:szCs w:val="14"/>
        </w:rPr>
        <w:t xml:space="preserve"> </w:t>
      </w:r>
      <w:r>
        <w:rPr>
          <w:rFonts w:ascii="HelveticaNeue" w:hAnsi="HelveticaNeue"/>
          <w:color w:val="999999"/>
          <w:sz w:val="14"/>
          <w:szCs w:val="14"/>
        </w:rPr>
        <w:t>하시면</w:t>
      </w:r>
      <w:r>
        <w:rPr>
          <w:rFonts w:ascii="HelveticaNeue" w:hAnsi="HelveticaNeue"/>
          <w:color w:val="999999"/>
          <w:sz w:val="14"/>
          <w:szCs w:val="14"/>
        </w:rPr>
        <w:t xml:space="preserve"> Key</w:t>
      </w:r>
      <w:r>
        <w:rPr>
          <w:rFonts w:ascii="HelveticaNeue" w:hAnsi="HelveticaNeue"/>
          <w:color w:val="999999"/>
          <w:sz w:val="14"/>
          <w:szCs w:val="14"/>
        </w:rPr>
        <w:t>를</w:t>
      </w:r>
      <w:r>
        <w:rPr>
          <w:rFonts w:ascii="HelveticaNeue" w:hAnsi="HelveticaNeue"/>
          <w:color w:val="999999"/>
          <w:sz w:val="14"/>
          <w:szCs w:val="14"/>
        </w:rPr>
        <w:t xml:space="preserve"> </w:t>
      </w:r>
      <w:r>
        <w:rPr>
          <w:rFonts w:ascii="HelveticaNeue" w:hAnsi="HelveticaNeue"/>
          <w:color w:val="999999"/>
          <w:sz w:val="14"/>
          <w:szCs w:val="14"/>
        </w:rPr>
        <w:t>발급받으실</w:t>
      </w:r>
      <w:r>
        <w:rPr>
          <w:rFonts w:ascii="HelveticaNeue" w:hAnsi="HelveticaNeue"/>
          <w:color w:val="999999"/>
          <w:sz w:val="14"/>
          <w:szCs w:val="14"/>
        </w:rPr>
        <w:t xml:space="preserve"> </w:t>
      </w:r>
      <w:r>
        <w:rPr>
          <w:rFonts w:ascii="HelveticaNeue" w:hAnsi="HelveticaNeue"/>
          <w:color w:val="999999"/>
          <w:sz w:val="14"/>
          <w:szCs w:val="14"/>
        </w:rPr>
        <w:t>수</w:t>
      </w:r>
      <w:r>
        <w:rPr>
          <w:rFonts w:ascii="HelveticaNeue" w:hAnsi="HelveticaNeue"/>
          <w:color w:val="999999"/>
          <w:sz w:val="14"/>
          <w:szCs w:val="14"/>
        </w:rPr>
        <w:t xml:space="preserve"> </w:t>
      </w:r>
      <w:r>
        <w:rPr>
          <w:rFonts w:ascii="HelveticaNeue" w:hAnsi="HelveticaNeue"/>
          <w:color w:val="999999"/>
          <w:sz w:val="14"/>
          <w:szCs w:val="14"/>
        </w:rPr>
        <w:t>있습니다</w:t>
      </w:r>
      <w:r>
        <w:rPr>
          <w:rFonts w:ascii="HelveticaNeue" w:hAnsi="HelveticaNeue"/>
          <w:color w:val="999999"/>
          <w:sz w:val="14"/>
          <w:szCs w:val="14"/>
        </w:rPr>
        <w:t>.</w:t>
      </w:r>
    </w:p>
    <w:p w:rsidR="00DE7B24" w:rsidRDefault="00DE7B24" w:rsidP="00DE7B24">
      <w:pPr>
        <w:jc w:val="center"/>
        <w:rPr>
          <w:rFonts w:ascii="HelveticaNeue" w:hAnsi="HelveticaNeue"/>
          <w:color w:val="999999"/>
          <w:sz w:val="14"/>
          <w:szCs w:val="14"/>
        </w:rPr>
      </w:pPr>
      <w:r>
        <w:rPr>
          <w:rFonts w:ascii="HelveticaNeue" w:hAnsi="HelveticaNeue"/>
          <w:noProof/>
          <w:color w:val="EEEEEE"/>
          <w:sz w:val="14"/>
          <w:szCs w:val="14"/>
        </w:rPr>
        <w:lastRenderedPageBreak/>
        <w:drawing>
          <wp:inline distT="0" distB="0" distL="0" distR="0">
            <wp:extent cx="13013690" cy="7080885"/>
            <wp:effectExtent l="19050" t="0" r="0" b="0"/>
            <wp:docPr id="19" name="그림 4" descr="http://fs.textcube.com/blog/6/67465/attach/XUMnPOUwX1.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s.textcube.com/blog/6/67465/attach/XUMnPOUwX1.jpg">
                      <a:hlinkClick r:id="rId44" tgtFrame="&quot;_blank&quot;"/>
                    </pic:cNvPr>
                    <pic:cNvPicPr>
                      <a:picLocks noChangeAspect="1" noChangeArrowheads="1"/>
                    </pic:cNvPicPr>
                  </pic:nvPicPr>
                  <pic:blipFill>
                    <a:blip r:embed="rId45"/>
                    <a:srcRect/>
                    <a:stretch>
                      <a:fillRect/>
                    </a:stretch>
                  </pic:blipFill>
                  <pic:spPr bwMode="auto">
                    <a:xfrm>
                      <a:off x="0" y="0"/>
                      <a:ext cx="13013690" cy="7080885"/>
                    </a:xfrm>
                    <a:prstGeom prst="rect">
                      <a:avLst/>
                    </a:prstGeom>
                    <a:noFill/>
                    <a:ln w="9525">
                      <a:noFill/>
                      <a:miter lim="800000"/>
                      <a:headEnd/>
                      <a:tailEnd/>
                    </a:ln>
                  </pic:spPr>
                </pic:pic>
              </a:graphicData>
            </a:graphic>
          </wp:inline>
        </w:drawing>
      </w:r>
    </w:p>
    <w:p w:rsidR="00DE7B24" w:rsidRDefault="00DE7B24" w:rsidP="00DE7B24">
      <w:pPr>
        <w:spacing w:after="240"/>
        <w:jc w:val="left"/>
        <w:rPr>
          <w:rFonts w:ascii="HelveticaNeue" w:hAnsi="HelveticaNeue"/>
          <w:color w:val="999999"/>
          <w:sz w:val="14"/>
          <w:szCs w:val="14"/>
        </w:rPr>
      </w:pPr>
      <w:r>
        <w:rPr>
          <w:rFonts w:ascii="HelveticaNeue" w:hAnsi="HelveticaNeue"/>
          <w:color w:val="999999"/>
          <w:sz w:val="14"/>
          <w:szCs w:val="14"/>
        </w:rPr>
        <w:br/>
      </w:r>
      <w:r>
        <w:rPr>
          <w:rFonts w:ascii="HelveticaNeue" w:hAnsi="HelveticaNeue"/>
          <w:color w:val="999999"/>
          <w:sz w:val="14"/>
          <w:szCs w:val="14"/>
        </w:rPr>
        <w:br/>
      </w:r>
      <w:r>
        <w:rPr>
          <w:rFonts w:ascii="HelveticaNeue" w:hAnsi="HelveticaNeue"/>
          <w:color w:val="999999"/>
          <w:sz w:val="14"/>
          <w:szCs w:val="14"/>
        </w:rPr>
        <w:t>발급받은</w:t>
      </w:r>
      <w:r>
        <w:rPr>
          <w:rFonts w:ascii="HelveticaNeue" w:hAnsi="HelveticaNeue"/>
          <w:color w:val="999999"/>
          <w:sz w:val="14"/>
          <w:szCs w:val="14"/>
        </w:rPr>
        <w:t xml:space="preserve"> Key</w:t>
      </w:r>
      <w:r>
        <w:rPr>
          <w:rFonts w:ascii="HelveticaNeue" w:hAnsi="HelveticaNeue"/>
          <w:color w:val="999999"/>
          <w:sz w:val="14"/>
          <w:szCs w:val="14"/>
        </w:rPr>
        <w:t>는</w:t>
      </w:r>
      <w:r>
        <w:rPr>
          <w:rFonts w:ascii="HelveticaNeue" w:hAnsi="HelveticaNeue"/>
          <w:color w:val="999999"/>
          <w:sz w:val="14"/>
          <w:szCs w:val="14"/>
        </w:rPr>
        <w:t xml:space="preserve"> </w:t>
      </w:r>
      <w:r>
        <w:rPr>
          <w:rFonts w:ascii="HelveticaNeue" w:hAnsi="HelveticaNeue"/>
          <w:color w:val="999999"/>
          <w:sz w:val="14"/>
          <w:szCs w:val="14"/>
        </w:rPr>
        <w:t>잃어버리지</w:t>
      </w:r>
      <w:r>
        <w:rPr>
          <w:rFonts w:ascii="HelveticaNeue" w:hAnsi="HelveticaNeue"/>
          <w:color w:val="999999"/>
          <w:sz w:val="14"/>
          <w:szCs w:val="14"/>
        </w:rPr>
        <w:t xml:space="preserve"> </w:t>
      </w:r>
      <w:r>
        <w:rPr>
          <w:rFonts w:ascii="HelveticaNeue" w:hAnsi="HelveticaNeue"/>
          <w:color w:val="999999"/>
          <w:sz w:val="14"/>
          <w:szCs w:val="14"/>
        </w:rPr>
        <w:t>않도록</w:t>
      </w:r>
      <w:r>
        <w:rPr>
          <w:rFonts w:ascii="HelveticaNeue" w:hAnsi="HelveticaNeue"/>
          <w:color w:val="999999"/>
          <w:sz w:val="14"/>
          <w:szCs w:val="14"/>
        </w:rPr>
        <w:t xml:space="preserve"> </w:t>
      </w:r>
      <w:r>
        <w:rPr>
          <w:rFonts w:ascii="HelveticaNeue" w:hAnsi="HelveticaNeue"/>
          <w:color w:val="999999"/>
          <w:sz w:val="14"/>
          <w:szCs w:val="14"/>
        </w:rPr>
        <w:t>잘</w:t>
      </w:r>
      <w:r>
        <w:rPr>
          <w:rFonts w:ascii="HelveticaNeue" w:hAnsi="HelveticaNeue"/>
          <w:color w:val="999999"/>
          <w:sz w:val="14"/>
          <w:szCs w:val="14"/>
        </w:rPr>
        <w:t xml:space="preserve"> </w:t>
      </w:r>
      <w:r>
        <w:rPr>
          <w:rFonts w:ascii="HelveticaNeue" w:hAnsi="HelveticaNeue"/>
          <w:color w:val="999999"/>
          <w:sz w:val="14"/>
          <w:szCs w:val="14"/>
        </w:rPr>
        <w:t>보관하시기</w:t>
      </w:r>
      <w:r>
        <w:rPr>
          <w:rFonts w:ascii="HelveticaNeue" w:hAnsi="HelveticaNeue"/>
          <w:color w:val="999999"/>
          <w:sz w:val="14"/>
          <w:szCs w:val="14"/>
        </w:rPr>
        <w:t xml:space="preserve"> </w:t>
      </w:r>
      <w:r>
        <w:rPr>
          <w:rFonts w:ascii="HelveticaNeue" w:hAnsi="HelveticaNeue"/>
          <w:color w:val="999999"/>
          <w:sz w:val="14"/>
          <w:szCs w:val="14"/>
        </w:rPr>
        <w:t>바랍니다</w:t>
      </w:r>
      <w:r>
        <w:rPr>
          <w:rFonts w:ascii="HelveticaNeue" w:hAnsi="HelveticaNeue"/>
          <w:color w:val="999999"/>
          <w:sz w:val="14"/>
          <w:szCs w:val="14"/>
        </w:rPr>
        <w:t xml:space="preserve">. </w:t>
      </w:r>
      <w:r>
        <w:rPr>
          <w:rFonts w:ascii="HelveticaNeue" w:hAnsi="HelveticaNeue"/>
          <w:color w:val="999999"/>
          <w:sz w:val="14"/>
          <w:szCs w:val="14"/>
        </w:rPr>
        <w:t>다음에는</w:t>
      </w:r>
      <w:r>
        <w:rPr>
          <w:rFonts w:ascii="HelveticaNeue" w:hAnsi="HelveticaNeue"/>
          <w:color w:val="999999"/>
          <w:sz w:val="14"/>
          <w:szCs w:val="14"/>
        </w:rPr>
        <w:t xml:space="preserve"> </w:t>
      </w:r>
      <w:r>
        <w:rPr>
          <w:rFonts w:ascii="HelveticaNeue" w:hAnsi="HelveticaNeue"/>
          <w:color w:val="999999"/>
          <w:sz w:val="14"/>
          <w:szCs w:val="14"/>
        </w:rPr>
        <w:t>간단하게</w:t>
      </w:r>
      <w:r>
        <w:rPr>
          <w:rFonts w:ascii="HelveticaNeue" w:hAnsi="HelveticaNeue"/>
          <w:color w:val="999999"/>
          <w:sz w:val="14"/>
          <w:szCs w:val="14"/>
        </w:rPr>
        <w:t xml:space="preserve"> </w:t>
      </w:r>
      <w:r>
        <w:rPr>
          <w:rFonts w:ascii="HelveticaNeue" w:hAnsi="HelveticaNeue"/>
          <w:color w:val="999999"/>
          <w:sz w:val="14"/>
          <w:szCs w:val="14"/>
        </w:rPr>
        <w:t>구글맵을</w:t>
      </w:r>
      <w:r>
        <w:rPr>
          <w:rFonts w:ascii="HelveticaNeue" w:hAnsi="HelveticaNeue"/>
          <w:color w:val="999999"/>
          <w:sz w:val="14"/>
          <w:szCs w:val="14"/>
        </w:rPr>
        <w:t xml:space="preserve"> </w:t>
      </w:r>
      <w:r>
        <w:rPr>
          <w:rFonts w:ascii="HelveticaNeue" w:hAnsi="HelveticaNeue"/>
          <w:color w:val="999999"/>
          <w:sz w:val="14"/>
          <w:szCs w:val="14"/>
        </w:rPr>
        <w:t>안드로이드에</w:t>
      </w:r>
      <w:r>
        <w:rPr>
          <w:rFonts w:ascii="HelveticaNeue" w:hAnsi="HelveticaNeue"/>
          <w:color w:val="999999"/>
          <w:sz w:val="14"/>
          <w:szCs w:val="14"/>
        </w:rPr>
        <w:t xml:space="preserve"> </w:t>
      </w:r>
      <w:r>
        <w:rPr>
          <w:rFonts w:ascii="HelveticaNeue" w:hAnsi="HelveticaNeue"/>
          <w:color w:val="999999"/>
          <w:sz w:val="14"/>
          <w:szCs w:val="14"/>
        </w:rPr>
        <w:t>띄우는</w:t>
      </w:r>
      <w:r>
        <w:rPr>
          <w:rFonts w:ascii="HelveticaNeue" w:hAnsi="HelveticaNeue"/>
          <w:color w:val="999999"/>
          <w:sz w:val="14"/>
          <w:szCs w:val="14"/>
        </w:rPr>
        <w:t xml:space="preserve"> </w:t>
      </w:r>
      <w:r>
        <w:rPr>
          <w:rFonts w:ascii="HelveticaNeue" w:hAnsi="HelveticaNeue"/>
          <w:color w:val="999999"/>
          <w:sz w:val="14"/>
          <w:szCs w:val="14"/>
        </w:rPr>
        <w:t>것을</w:t>
      </w:r>
      <w:r>
        <w:rPr>
          <w:rFonts w:ascii="HelveticaNeue" w:hAnsi="HelveticaNeue"/>
          <w:color w:val="999999"/>
          <w:sz w:val="14"/>
          <w:szCs w:val="14"/>
        </w:rPr>
        <w:t xml:space="preserve"> </w:t>
      </w:r>
      <w:r>
        <w:rPr>
          <w:rFonts w:ascii="HelveticaNeue" w:hAnsi="HelveticaNeue"/>
          <w:color w:val="999999"/>
          <w:sz w:val="14"/>
          <w:szCs w:val="14"/>
        </w:rPr>
        <w:t>포스팅</w:t>
      </w:r>
      <w:r>
        <w:rPr>
          <w:rFonts w:ascii="HelveticaNeue" w:hAnsi="HelveticaNeue"/>
          <w:color w:val="999999"/>
          <w:sz w:val="14"/>
          <w:szCs w:val="14"/>
        </w:rPr>
        <w:t xml:space="preserve"> </w:t>
      </w:r>
      <w:r>
        <w:rPr>
          <w:rFonts w:ascii="HelveticaNeue" w:hAnsi="HelveticaNeue"/>
          <w:color w:val="999999"/>
          <w:sz w:val="14"/>
          <w:szCs w:val="14"/>
        </w:rPr>
        <w:t>하도록</w:t>
      </w:r>
      <w:r>
        <w:rPr>
          <w:rFonts w:ascii="HelveticaNeue" w:hAnsi="HelveticaNeue"/>
          <w:color w:val="999999"/>
          <w:sz w:val="14"/>
          <w:szCs w:val="14"/>
        </w:rPr>
        <w:t xml:space="preserve"> </w:t>
      </w:r>
      <w:r>
        <w:rPr>
          <w:rFonts w:ascii="HelveticaNeue" w:hAnsi="HelveticaNeue"/>
          <w:color w:val="999999"/>
          <w:sz w:val="14"/>
          <w:szCs w:val="14"/>
        </w:rPr>
        <w:t>하겠습니다</w:t>
      </w:r>
      <w:r>
        <w:rPr>
          <w:rFonts w:ascii="HelveticaNeue" w:hAnsi="HelveticaNeue"/>
          <w:color w:val="999999"/>
          <w:sz w:val="14"/>
          <w:szCs w:val="14"/>
        </w:rPr>
        <w:t>.</w:t>
      </w:r>
    </w:p>
    <w:p w:rsidR="00FD2810" w:rsidRDefault="00FD2810">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A33844" w:rsidRDefault="00A33844" w:rsidP="00DE7B24">
      <w:pPr>
        <w:wordWrap/>
        <w:adjustRightInd w:val="0"/>
        <w:jc w:val="left"/>
        <w:rPr>
          <w:rFonts w:ascii="Courier New" w:hAnsi="Courier New" w:cs="Courier New"/>
          <w:b/>
          <w:color w:val="000000"/>
          <w:kern w:val="0"/>
          <w:sz w:val="38"/>
          <w:szCs w:val="20"/>
        </w:rPr>
      </w:pPr>
    </w:p>
    <w:p w:rsidR="00A33844" w:rsidRPr="00A33844" w:rsidRDefault="00A33844" w:rsidP="00DE7B24">
      <w:pPr>
        <w:wordWrap/>
        <w:adjustRightInd w:val="0"/>
        <w:jc w:val="left"/>
        <w:rPr>
          <w:rFonts w:ascii="Courier New" w:hAnsi="Courier New" w:cs="Courier New"/>
          <w:b/>
          <w:color w:val="000000"/>
          <w:kern w:val="0"/>
          <w:sz w:val="28"/>
          <w:szCs w:val="20"/>
        </w:rPr>
      </w:pPr>
      <w:r w:rsidRPr="00A33844">
        <w:rPr>
          <w:rFonts w:ascii="Courier New" w:hAnsi="Courier New" w:cs="Courier New" w:hint="eastAsia"/>
          <w:b/>
          <w:color w:val="000000"/>
          <w:kern w:val="0"/>
          <w:sz w:val="28"/>
          <w:szCs w:val="20"/>
        </w:rPr>
        <w:t>AdroidManifast.xml</w:t>
      </w:r>
      <w:r w:rsidRPr="00A33844">
        <w:rPr>
          <w:rFonts w:ascii="Courier New" w:hAnsi="Courier New" w:cs="Courier New" w:hint="eastAsia"/>
          <w:b/>
          <w:color w:val="000000"/>
          <w:kern w:val="0"/>
          <w:sz w:val="28"/>
          <w:szCs w:val="20"/>
        </w:rPr>
        <w:t>변경사항</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xml</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version</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"1.0"</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encoding</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"utf-8"</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manifest</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xmlns:android</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"http://schemas.android.com/apk/res/android"</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package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"com.app.map"</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android:versionCode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"1"</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android:versionName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"1.0"</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application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android:icon</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"@drawable/icon"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android:label</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"@string/app_name"</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activity</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".GPS"</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android:label</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"@string/app_name"</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intent-filter</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action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"android.intent.action.MAIN"</w:t>
      </w:r>
      <w:r w:rsidRPr="00A33844">
        <w:rPr>
          <w:rFonts w:ascii="Courier New" w:hAnsi="Courier New" w:cs="Courier New"/>
          <w:kern w:val="0"/>
          <w:sz w:val="14"/>
          <w:szCs w:val="20"/>
        </w:rPr>
        <w:t xml:space="preserve"> </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category</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"android.intent.category.LAUNCHER"</w:t>
      </w:r>
      <w:r w:rsidRPr="00A33844">
        <w:rPr>
          <w:rFonts w:ascii="Courier New" w:hAnsi="Courier New" w:cs="Courier New"/>
          <w:kern w:val="0"/>
          <w:sz w:val="14"/>
          <w:szCs w:val="20"/>
        </w:rPr>
        <w:t xml:space="preserve"> </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intent-filter</w:t>
      </w:r>
      <w:r w:rsidRPr="00A33844">
        <w:rPr>
          <w:rFonts w:ascii="Courier New" w:hAnsi="Courier New" w:cs="Courier New"/>
          <w:color w:val="008080"/>
          <w:kern w:val="0"/>
          <w:sz w:val="14"/>
          <w:szCs w:val="20"/>
        </w:rPr>
        <w:t>&gt;</w:t>
      </w:r>
    </w:p>
    <w:p w:rsidR="00A33844" w:rsidRPr="00A33844" w:rsidRDefault="00DE14F8" w:rsidP="00A33844">
      <w:pPr>
        <w:wordWrap/>
        <w:adjustRightInd w:val="0"/>
        <w:jc w:val="left"/>
        <w:rPr>
          <w:rFonts w:ascii="Courier New" w:hAnsi="Courier New" w:cs="Courier New"/>
          <w:kern w:val="0"/>
          <w:sz w:val="14"/>
          <w:szCs w:val="20"/>
        </w:rPr>
      </w:pPr>
      <w:r w:rsidRPr="00DE14F8">
        <w:rPr>
          <w:rFonts w:ascii="Courier New" w:hAnsi="Courier New" w:cs="Courier New"/>
          <w:noProof/>
          <w:color w:val="000000"/>
          <w:kern w:val="0"/>
          <w:sz w:val="14"/>
          <w:szCs w:val="20"/>
        </w:rPr>
        <w:pict>
          <v:rect id="_x0000_s1140" style="position:absolute;margin-left:5.55pt;margin-top:6.75pt;width:368.05pt;height:25.35pt;z-index:251774976" filled="f" strokecolor="red" strokeweight="1.5pt"/>
        </w:pict>
      </w:r>
      <w:r w:rsidR="00A33844" w:rsidRPr="00A33844">
        <w:rPr>
          <w:rFonts w:ascii="Courier New" w:hAnsi="Courier New" w:cs="Courier New"/>
          <w:color w:val="000000"/>
          <w:kern w:val="0"/>
          <w:sz w:val="14"/>
          <w:szCs w:val="20"/>
        </w:rPr>
        <w:t xml:space="preserve">        </w:t>
      </w:r>
      <w:r w:rsidR="00A33844" w:rsidRPr="00A33844">
        <w:rPr>
          <w:rFonts w:ascii="Courier New" w:hAnsi="Courier New" w:cs="Courier New"/>
          <w:color w:val="008080"/>
          <w:kern w:val="0"/>
          <w:sz w:val="14"/>
          <w:szCs w:val="20"/>
        </w:rPr>
        <w:t>&lt;/</w:t>
      </w:r>
      <w:r w:rsidR="00A33844" w:rsidRPr="00A33844">
        <w:rPr>
          <w:rFonts w:ascii="Courier New" w:hAnsi="Courier New" w:cs="Courier New"/>
          <w:color w:val="3F7F7F"/>
          <w:kern w:val="0"/>
          <w:sz w:val="14"/>
          <w:szCs w:val="20"/>
        </w:rPr>
        <w:t>activity</w:t>
      </w:r>
      <w:r w:rsidR="00A33844"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uses-library</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"com.google.android.maps"</w:t>
      </w:r>
      <w:r w:rsidRPr="00A33844">
        <w:rPr>
          <w:rFonts w:ascii="Courier New" w:hAnsi="Courier New" w:cs="Courier New"/>
          <w:color w:val="008080"/>
          <w:kern w:val="0"/>
          <w:sz w:val="14"/>
          <w:szCs w:val="20"/>
        </w:rPr>
        <w:t>&gt;&lt;/</w:t>
      </w:r>
      <w:r w:rsidRPr="00A33844">
        <w:rPr>
          <w:rFonts w:ascii="Courier New" w:hAnsi="Courier New" w:cs="Courier New"/>
          <w:color w:val="3F7F7F"/>
          <w:kern w:val="0"/>
          <w:sz w:val="14"/>
          <w:szCs w:val="20"/>
        </w:rPr>
        <w:t>uses-library</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application</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0000"/>
          <w:kern w:val="0"/>
          <w:sz w:val="14"/>
          <w:szCs w:val="20"/>
        </w:rPr>
        <w:t xml:space="preserve">    </w:t>
      </w: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uses-sdk</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android:minSdkVersion</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"7"</w:t>
      </w:r>
      <w:r w:rsidRPr="00A33844">
        <w:rPr>
          <w:rFonts w:ascii="Courier New" w:hAnsi="Courier New" w:cs="Courier New"/>
          <w:kern w:val="0"/>
          <w:sz w:val="14"/>
          <w:szCs w:val="20"/>
        </w:rPr>
        <w:t xml:space="preserve"> </w:t>
      </w:r>
      <w:r w:rsidRPr="00A33844">
        <w:rPr>
          <w:rFonts w:ascii="Courier New" w:hAnsi="Courier New" w:cs="Courier New"/>
          <w:color w:val="008080"/>
          <w:kern w:val="0"/>
          <w:sz w:val="14"/>
          <w:szCs w:val="20"/>
        </w:rPr>
        <w:t>/&gt;</w:t>
      </w:r>
    </w:p>
    <w:p w:rsidR="00A33844" w:rsidRPr="00A33844" w:rsidRDefault="00DE14F8" w:rsidP="00A33844">
      <w:pPr>
        <w:wordWrap/>
        <w:adjustRightInd w:val="0"/>
        <w:jc w:val="left"/>
        <w:rPr>
          <w:rFonts w:ascii="Courier New" w:hAnsi="Courier New" w:cs="Courier New"/>
          <w:kern w:val="0"/>
          <w:sz w:val="14"/>
          <w:szCs w:val="20"/>
        </w:rPr>
      </w:pPr>
      <w:r>
        <w:rPr>
          <w:rFonts w:ascii="Courier New" w:hAnsi="Courier New" w:cs="Courier New"/>
          <w:noProof/>
          <w:kern w:val="0"/>
          <w:sz w:val="14"/>
          <w:szCs w:val="20"/>
        </w:rPr>
        <w:pict>
          <v:rect id="_x0000_s1139" style="position:absolute;margin-left:-1.25pt;margin-top:5.95pt;width:368.05pt;height:25.35pt;z-index:251773952" filled="f" strokecolor="red" strokeweight="1.5pt"/>
        </w:pic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uses-permission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"android.permission.ACCESS_FINE_LOCATION"</w:t>
      </w:r>
      <w:r w:rsidRPr="00A33844">
        <w:rPr>
          <w:rFonts w:ascii="Courier New" w:hAnsi="Courier New" w:cs="Courier New"/>
          <w:color w:val="008080"/>
          <w:kern w:val="0"/>
          <w:sz w:val="14"/>
          <w:szCs w:val="20"/>
        </w:rPr>
        <w:t>&gt;&lt;/</w:t>
      </w:r>
      <w:r w:rsidRPr="00A33844">
        <w:rPr>
          <w:rFonts w:ascii="Courier New" w:hAnsi="Courier New" w:cs="Courier New"/>
          <w:color w:val="3F7F7F"/>
          <w:kern w:val="0"/>
          <w:sz w:val="14"/>
          <w:szCs w:val="20"/>
        </w:rPr>
        <w:t>uses-permission</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kern w:val="0"/>
          <w:sz w:val="14"/>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uses-permission</w:t>
      </w:r>
      <w:r w:rsidRPr="00A33844">
        <w:rPr>
          <w:rFonts w:ascii="Courier New" w:hAnsi="Courier New" w:cs="Courier New"/>
          <w:kern w:val="0"/>
          <w:sz w:val="14"/>
          <w:szCs w:val="20"/>
        </w:rPr>
        <w:t xml:space="preserve"> </w:t>
      </w:r>
      <w:r w:rsidRPr="00A33844">
        <w:rPr>
          <w:rFonts w:ascii="Courier New" w:hAnsi="Courier New" w:cs="Courier New"/>
          <w:color w:val="7F007F"/>
          <w:kern w:val="0"/>
          <w:sz w:val="14"/>
          <w:szCs w:val="20"/>
        </w:rPr>
        <w:t>android:name</w:t>
      </w:r>
      <w:r w:rsidRPr="00A33844">
        <w:rPr>
          <w:rFonts w:ascii="Courier New" w:hAnsi="Courier New" w:cs="Courier New"/>
          <w:color w:val="000000"/>
          <w:kern w:val="0"/>
          <w:sz w:val="14"/>
          <w:szCs w:val="20"/>
        </w:rPr>
        <w:t>=</w:t>
      </w:r>
      <w:r w:rsidRPr="00A33844">
        <w:rPr>
          <w:rFonts w:ascii="Courier New" w:hAnsi="Courier New" w:cs="Courier New"/>
          <w:i/>
          <w:iCs/>
          <w:color w:val="2A00FF"/>
          <w:kern w:val="0"/>
          <w:sz w:val="14"/>
          <w:szCs w:val="20"/>
        </w:rPr>
        <w:t>"android.permission.INTERNET"</w:t>
      </w:r>
      <w:r w:rsidRPr="00A33844">
        <w:rPr>
          <w:rFonts w:ascii="Courier New" w:hAnsi="Courier New" w:cs="Courier New"/>
          <w:color w:val="008080"/>
          <w:kern w:val="0"/>
          <w:sz w:val="14"/>
          <w:szCs w:val="20"/>
        </w:rPr>
        <w:t>&gt;&lt;/</w:t>
      </w:r>
      <w:r w:rsidRPr="00A33844">
        <w:rPr>
          <w:rFonts w:ascii="Courier New" w:hAnsi="Courier New" w:cs="Courier New"/>
          <w:color w:val="3F7F7F"/>
          <w:kern w:val="0"/>
          <w:sz w:val="14"/>
          <w:szCs w:val="20"/>
        </w:rPr>
        <w:t>uses-permission</w:t>
      </w:r>
      <w:r w:rsidRPr="00A33844">
        <w:rPr>
          <w:rFonts w:ascii="Courier New" w:hAnsi="Courier New" w:cs="Courier New"/>
          <w:color w:val="008080"/>
          <w:kern w:val="0"/>
          <w:sz w:val="14"/>
          <w:szCs w:val="20"/>
        </w:rPr>
        <w:t>&gt;</w:t>
      </w:r>
    </w:p>
    <w:p w:rsidR="00A33844" w:rsidRPr="00A33844" w:rsidRDefault="00A33844" w:rsidP="00A33844">
      <w:pPr>
        <w:wordWrap/>
        <w:adjustRightInd w:val="0"/>
        <w:jc w:val="left"/>
        <w:rPr>
          <w:rFonts w:ascii="Courier New" w:hAnsi="Courier New" w:cs="Courier New"/>
          <w:b/>
          <w:color w:val="000000"/>
          <w:kern w:val="0"/>
          <w:sz w:val="32"/>
          <w:szCs w:val="20"/>
        </w:rPr>
      </w:pPr>
      <w:r w:rsidRPr="00A33844">
        <w:rPr>
          <w:rFonts w:ascii="Courier New" w:hAnsi="Courier New" w:cs="Courier New"/>
          <w:color w:val="008080"/>
          <w:kern w:val="0"/>
          <w:sz w:val="14"/>
          <w:szCs w:val="20"/>
        </w:rPr>
        <w:t>&lt;/</w:t>
      </w:r>
      <w:r w:rsidRPr="00A33844">
        <w:rPr>
          <w:rFonts w:ascii="Courier New" w:hAnsi="Courier New" w:cs="Courier New"/>
          <w:color w:val="3F7F7F"/>
          <w:kern w:val="0"/>
          <w:sz w:val="14"/>
          <w:szCs w:val="20"/>
        </w:rPr>
        <w:t>manifest</w:t>
      </w:r>
      <w:r w:rsidRPr="00A33844">
        <w:rPr>
          <w:rFonts w:ascii="Courier New" w:hAnsi="Courier New" w:cs="Courier New"/>
          <w:color w:val="008080"/>
          <w:kern w:val="0"/>
          <w:sz w:val="14"/>
          <w:szCs w:val="20"/>
        </w:rPr>
        <w:t>&gt;</w:t>
      </w:r>
    </w:p>
    <w:p w:rsidR="00DE7B24" w:rsidRDefault="006F4E6E" w:rsidP="00DE7B24">
      <w:pPr>
        <w:wordWrap/>
        <w:adjustRightInd w:val="0"/>
        <w:jc w:val="left"/>
        <w:rPr>
          <w:rFonts w:ascii="Courier New" w:hAnsi="Courier New" w:cs="Courier New"/>
          <w:b/>
          <w:color w:val="000000"/>
          <w:kern w:val="0"/>
          <w:sz w:val="38"/>
          <w:szCs w:val="20"/>
        </w:rPr>
      </w:pPr>
      <w:r w:rsidRPr="00DF7A5A">
        <w:rPr>
          <w:rFonts w:ascii="Courier New" w:hAnsi="Courier New" w:cs="Courier New" w:hint="eastAsia"/>
          <w:b/>
          <w:color w:val="000000"/>
          <w:kern w:val="0"/>
          <w:sz w:val="38"/>
          <w:szCs w:val="20"/>
        </w:rPr>
        <w:t>위치기반</w:t>
      </w:r>
      <w:r w:rsidRPr="00DF7A5A">
        <w:rPr>
          <w:rFonts w:ascii="Courier New" w:hAnsi="Courier New" w:cs="Courier New" w:hint="eastAsia"/>
          <w:b/>
          <w:color w:val="000000"/>
          <w:kern w:val="0"/>
          <w:sz w:val="38"/>
          <w:szCs w:val="20"/>
        </w:rPr>
        <w:t xml:space="preserve"> </w:t>
      </w:r>
      <w:r w:rsidRPr="00DF7A5A">
        <w:rPr>
          <w:rFonts w:ascii="Courier New" w:hAnsi="Courier New" w:cs="Courier New" w:hint="eastAsia"/>
          <w:b/>
          <w:color w:val="000000"/>
          <w:kern w:val="0"/>
          <w:sz w:val="38"/>
          <w:szCs w:val="20"/>
        </w:rPr>
        <w:t>서비스</w:t>
      </w:r>
      <w:r w:rsidRPr="00DF7A5A">
        <w:rPr>
          <w:rFonts w:ascii="Courier New" w:hAnsi="Courier New" w:cs="Courier New" w:hint="eastAsia"/>
          <w:b/>
          <w:color w:val="000000"/>
          <w:kern w:val="0"/>
          <w:sz w:val="38"/>
          <w:szCs w:val="20"/>
        </w:rPr>
        <w:t xml:space="preserve"> API</w:t>
      </w:r>
    </w:p>
    <w:p w:rsidR="00DF7A5A" w:rsidRPr="0014247A" w:rsidRDefault="0014247A" w:rsidP="0014247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LOCATION_SERVICE</w:t>
      </w:r>
      <w:r>
        <w:rPr>
          <w:rFonts w:ascii="Courier New" w:hAnsi="Courier New" w:cs="Courier New" w:hint="eastAsia"/>
          <w:color w:val="000000"/>
          <w:kern w:val="0"/>
          <w:szCs w:val="20"/>
        </w:rPr>
        <w:t>로</w:t>
      </w:r>
      <w:r>
        <w:rPr>
          <w:rFonts w:ascii="Courier New" w:hAnsi="Courier New" w:cs="Courier New" w:hint="eastAsia"/>
          <w:color w:val="000000"/>
          <w:kern w:val="0"/>
          <w:szCs w:val="20"/>
        </w:rPr>
        <w:t xml:space="preserve"> </w:t>
      </w:r>
      <w:r w:rsidRPr="0014247A">
        <w:rPr>
          <w:rFonts w:ascii="Courier New" w:hAnsi="Courier New" w:cs="Courier New"/>
          <w:b/>
          <w:bCs/>
          <w:color w:val="008000"/>
          <w:kern w:val="0"/>
          <w:sz w:val="16"/>
          <w:szCs w:val="20"/>
        </w:rPr>
        <w:t>getSystemService</w:t>
      </w:r>
      <w:r>
        <w:rPr>
          <w:rFonts w:ascii="Courier New" w:hAnsi="Courier New" w:cs="Courier New" w:hint="eastAsia"/>
          <w:b/>
          <w:bCs/>
          <w:color w:val="008000"/>
          <w:kern w:val="0"/>
          <w:sz w:val="16"/>
          <w:szCs w:val="20"/>
        </w:rPr>
        <w:t xml:space="preserve"> </w:t>
      </w:r>
      <w:r>
        <w:rPr>
          <w:rFonts w:ascii="Courier New" w:hAnsi="Courier New" w:cs="Courier New" w:hint="eastAsia"/>
          <w:b/>
          <w:bCs/>
          <w:color w:val="008000"/>
          <w:kern w:val="0"/>
          <w:sz w:val="16"/>
          <w:szCs w:val="20"/>
        </w:rPr>
        <w:t>호출</w:t>
      </w:r>
      <w:r>
        <w:rPr>
          <w:rFonts w:ascii="Courier New" w:hAnsi="Courier New" w:cs="Courier New" w:hint="eastAsia"/>
          <w:b/>
          <w:bCs/>
          <w:color w:val="008000"/>
          <w:kern w:val="0"/>
          <w:sz w:val="16"/>
          <w:szCs w:val="20"/>
        </w:rPr>
        <w:t xml:space="preserve"> </w:t>
      </w:r>
      <w:r w:rsidRPr="0014247A">
        <w:rPr>
          <w:rFonts w:ascii="Courier New" w:hAnsi="Courier New" w:cs="Courier New"/>
          <w:b/>
          <w:bCs/>
          <w:color w:val="005032"/>
          <w:kern w:val="0"/>
          <w:sz w:val="16"/>
          <w:szCs w:val="20"/>
        </w:rPr>
        <w:t>LocationManager</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얻음</w:t>
      </w:r>
    </w:p>
    <w:p w:rsidR="0014247A" w:rsidRDefault="00DA6B2A" w:rsidP="00DA6B2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getBestProvider() getAllProviders() </w:t>
      </w:r>
      <w:r>
        <w:rPr>
          <w:rFonts w:ascii="Courier New" w:hAnsi="Courier New" w:cs="Courier New" w:hint="eastAsia"/>
          <w:color w:val="000000"/>
          <w:kern w:val="0"/>
          <w:szCs w:val="20"/>
        </w:rPr>
        <w:t>메서드이용</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위치정보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찾음</w:t>
      </w:r>
    </w:p>
    <w:p w:rsidR="0015167C" w:rsidRDefault="0015167C" w:rsidP="00BB1E3D">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criteria </w:t>
      </w:r>
      <w:r>
        <w:rPr>
          <w:rFonts w:ascii="Courier New" w:hAnsi="Courier New" w:cs="Courier New" w:hint="eastAsia"/>
          <w:color w:val="000000"/>
          <w:kern w:val="0"/>
          <w:szCs w:val="20"/>
        </w:rPr>
        <w:t>객체를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설정해서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그존건들에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가장</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근접한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제공자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선택</w:t>
      </w:r>
    </w:p>
    <w:p w:rsidR="00944821" w:rsidRDefault="00944821" w:rsidP="00DA6B2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LocationListener </w:t>
      </w:r>
      <w:r>
        <w:rPr>
          <w:rFonts w:ascii="Courier New" w:hAnsi="Courier New" w:cs="Courier New" w:hint="eastAsia"/>
          <w:color w:val="000000"/>
          <w:kern w:val="0"/>
          <w:szCs w:val="20"/>
        </w:rPr>
        <w:t>클래스구현</w:t>
      </w:r>
      <w:r>
        <w:rPr>
          <w:rFonts w:ascii="Courier New" w:hAnsi="Courier New" w:cs="Courier New" w:hint="eastAsia"/>
          <w:color w:val="000000"/>
          <w:kern w:val="0"/>
          <w:szCs w:val="20"/>
        </w:rPr>
        <w:t>.</w:t>
      </w:r>
    </w:p>
    <w:p w:rsidR="00944821" w:rsidRPr="00DA6B2A" w:rsidRDefault="00944821" w:rsidP="00DA6B2A">
      <w:pPr>
        <w:pStyle w:val="a7"/>
        <w:numPr>
          <w:ilvl w:val="0"/>
          <w:numId w:val="6"/>
        </w:numPr>
        <w:wordWrap/>
        <w:adjustRightInd w:val="0"/>
        <w:ind w:leftChars="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requestLocationUpdates() </w:t>
      </w:r>
      <w:r>
        <w:rPr>
          <w:rFonts w:ascii="Courier New" w:hAnsi="Courier New" w:cs="Courier New" w:hint="eastAsia"/>
          <w:color w:val="000000"/>
          <w:kern w:val="0"/>
          <w:szCs w:val="20"/>
        </w:rPr>
        <w:t>메서드를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호출된다</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이시점부터</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응용프로그램</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위치정보</w:t>
      </w:r>
      <w:r w:rsidR="00B32899">
        <w:rPr>
          <w:rFonts w:ascii="Courier New" w:hAnsi="Courier New" w:cs="Courier New" w:hint="eastAsia"/>
          <w:color w:val="000000"/>
          <w:kern w:val="0"/>
          <w:szCs w:val="20"/>
        </w:rPr>
        <w:t xml:space="preserve"> </w:t>
      </w:r>
      <w:r w:rsidR="00B32899">
        <w:rPr>
          <w:rFonts w:ascii="Courier New" w:hAnsi="Courier New" w:cs="Courier New" w:hint="eastAsia"/>
          <w:color w:val="000000"/>
          <w:kern w:val="0"/>
          <w:szCs w:val="20"/>
        </w:rPr>
        <w:t>제공된다</w:t>
      </w:r>
    </w:p>
    <w:p w:rsidR="0014247A" w:rsidRDefault="0014247A" w:rsidP="0014247A">
      <w:pPr>
        <w:wordWrap/>
        <w:adjustRightInd w:val="0"/>
        <w:jc w:val="left"/>
        <w:rPr>
          <w:rFonts w:ascii="Courier New" w:hAnsi="Courier New" w:cs="Courier New"/>
          <w:kern w:val="0"/>
          <w:szCs w:val="20"/>
        </w:rPr>
      </w:pP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b/>
          <w:bCs/>
          <w:color w:val="008000"/>
          <w:kern w:val="0"/>
          <w:szCs w:val="20"/>
        </w:rPr>
        <w:t>getmyLocation</w:t>
      </w:r>
      <w:r>
        <w:rPr>
          <w:rFonts w:ascii="Courier New" w:hAnsi="Courier New" w:cs="Courier New"/>
          <w:color w:val="000000"/>
          <w:kern w:val="0"/>
          <w:szCs w:val="20"/>
        </w:rPr>
        <w:t>() {</w:t>
      </w:r>
    </w:p>
    <w:p w:rsidR="005D32ED" w:rsidRDefault="005D32ED" w:rsidP="005D32ED">
      <w:pPr>
        <w:wordWrap/>
        <w:adjustRightInd w:val="0"/>
        <w:jc w:val="left"/>
        <w:rPr>
          <w:rFonts w:ascii="Courier New" w:hAnsi="Courier New" w:cs="Courier New"/>
          <w:kern w:val="0"/>
          <w:szCs w:val="20"/>
        </w:rPr>
      </w:pP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5032"/>
          <w:kern w:val="0"/>
          <w:szCs w:val="20"/>
        </w:rPr>
        <w:t>LocationManager</w:t>
      </w:r>
      <w:r>
        <w:rPr>
          <w:rFonts w:ascii="Courier New" w:hAnsi="Courier New" w:cs="Courier New"/>
          <w:color w:val="000000"/>
          <w:kern w:val="0"/>
          <w:szCs w:val="20"/>
        </w:rPr>
        <w:t xml:space="preserve"> locationManager;</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locationManager = (</w:t>
      </w:r>
      <w:r>
        <w:rPr>
          <w:rFonts w:ascii="Courier New" w:hAnsi="Courier New" w:cs="Courier New"/>
          <w:b/>
          <w:bCs/>
          <w:color w:val="005032"/>
          <w:kern w:val="0"/>
          <w:szCs w:val="20"/>
        </w:rPr>
        <w:t>LocationManager</w:t>
      </w:r>
      <w:r>
        <w:rPr>
          <w:rFonts w:ascii="Courier New" w:hAnsi="Courier New" w:cs="Courier New"/>
          <w:color w:val="000000"/>
          <w:kern w:val="0"/>
          <w:szCs w:val="20"/>
        </w:rPr>
        <w:t>)</w:t>
      </w:r>
      <w:r>
        <w:rPr>
          <w:rFonts w:ascii="Courier New" w:hAnsi="Courier New" w:cs="Courier New"/>
          <w:b/>
          <w:bCs/>
          <w:color w:val="008000"/>
          <w:kern w:val="0"/>
          <w:szCs w:val="20"/>
        </w:rPr>
        <w:t>getSystemService</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w:t>
      </w:r>
      <w:r>
        <w:rPr>
          <w:rFonts w:ascii="Courier New" w:hAnsi="Courier New" w:cs="Courier New"/>
          <w:i/>
          <w:iCs/>
          <w:color w:val="0000C0"/>
          <w:kern w:val="0"/>
          <w:szCs w:val="20"/>
        </w:rPr>
        <w:t>LOCATION_SERVICE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5032"/>
          <w:kern w:val="0"/>
          <w:szCs w:val="20"/>
        </w:rPr>
        <w:t>Location</w:t>
      </w:r>
      <w:r>
        <w:rPr>
          <w:rFonts w:ascii="Courier New" w:hAnsi="Courier New" w:cs="Courier New"/>
          <w:color w:val="000000"/>
          <w:kern w:val="0"/>
          <w:szCs w:val="20"/>
        </w:rPr>
        <w:t xml:space="preserve"> location = locationManager.</w:t>
      </w:r>
      <w:r>
        <w:rPr>
          <w:rFonts w:ascii="Courier New" w:hAnsi="Courier New" w:cs="Courier New"/>
          <w:b/>
          <w:bCs/>
          <w:color w:val="008000"/>
          <w:kern w:val="0"/>
          <w:szCs w:val="20"/>
        </w:rPr>
        <w:t>getLastKnownLocation</w:t>
      </w:r>
      <w:r>
        <w:rPr>
          <w:rFonts w:ascii="Courier New" w:hAnsi="Courier New" w:cs="Courier New"/>
          <w:color w:val="000000"/>
          <w:kern w:val="0"/>
          <w:szCs w:val="20"/>
        </w:rPr>
        <w:t>(</w:t>
      </w:r>
      <w:r>
        <w:rPr>
          <w:rFonts w:ascii="Courier New" w:hAnsi="Courier New" w:cs="Courier New"/>
          <w:b/>
          <w:bCs/>
          <w:color w:val="005032"/>
          <w:kern w:val="0"/>
          <w:szCs w:val="20"/>
        </w:rPr>
        <w:t>LocationManager</w:t>
      </w:r>
      <w:r>
        <w:rPr>
          <w:rFonts w:ascii="Courier New" w:hAnsi="Courier New" w:cs="Courier New"/>
          <w:color w:val="000000"/>
          <w:kern w:val="0"/>
          <w:szCs w:val="20"/>
        </w:rPr>
        <w:t>.</w:t>
      </w:r>
      <w:r>
        <w:rPr>
          <w:rFonts w:ascii="Courier New" w:hAnsi="Courier New" w:cs="Courier New"/>
          <w:i/>
          <w:iCs/>
          <w:color w:val="0000C0"/>
          <w:kern w:val="0"/>
          <w:szCs w:val="20"/>
        </w:rPr>
        <w:t>GPS_PROVIDER</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boolean</w:t>
      </w:r>
      <w:r>
        <w:rPr>
          <w:rFonts w:ascii="Courier New" w:hAnsi="Courier New" w:cs="Courier New"/>
          <w:color w:val="000000"/>
          <w:kern w:val="0"/>
          <w:szCs w:val="20"/>
        </w:rPr>
        <w:t xml:space="preserve"> sw=</w:t>
      </w:r>
      <w:r>
        <w:rPr>
          <w:rFonts w:ascii="Courier New" w:hAnsi="Courier New" w:cs="Courier New"/>
          <w:b/>
          <w:bCs/>
          <w:color w:val="7F0055"/>
          <w:kern w:val="0"/>
          <w:szCs w:val="20"/>
        </w:rPr>
        <w:t>false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 xml:space="preserve"> (location != </w:t>
      </w:r>
      <w:r>
        <w:rPr>
          <w:rFonts w:ascii="Courier New" w:hAnsi="Courier New" w:cs="Courier New"/>
          <w:b/>
          <w:bCs/>
          <w:color w:val="7F0055"/>
          <w:kern w:val="0"/>
          <w:szCs w:val="20"/>
        </w:rPr>
        <w:t>null</w:t>
      </w:r>
      <w:r>
        <w:rPr>
          <w:rFonts w:ascii="Courier New" w:hAnsi="Courier New" w:cs="Courier New"/>
          <w:color w:val="000000"/>
          <w:kern w:val="0"/>
          <w:szCs w:val="20"/>
        </w:rPr>
        <w:t>) {</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C0"/>
          <w:kern w:val="0"/>
          <w:szCs w:val="20"/>
        </w:rPr>
        <w:t>lat</w:t>
      </w:r>
      <w:r>
        <w:rPr>
          <w:rFonts w:ascii="Courier New" w:hAnsi="Courier New" w:cs="Courier New"/>
          <w:color w:val="000000"/>
          <w:kern w:val="0"/>
          <w:szCs w:val="20"/>
        </w:rPr>
        <w:t>=location.</w:t>
      </w:r>
      <w:r>
        <w:rPr>
          <w:rFonts w:ascii="Courier New" w:hAnsi="Courier New" w:cs="Courier New"/>
          <w:b/>
          <w:bCs/>
          <w:color w:val="008000"/>
          <w:kern w:val="0"/>
          <w:szCs w:val="20"/>
        </w:rPr>
        <w:t>getLatitude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C0"/>
          <w:kern w:val="0"/>
          <w:szCs w:val="20"/>
        </w:rPr>
        <w:t>lon</w:t>
      </w:r>
      <w:r>
        <w:rPr>
          <w:rFonts w:ascii="Courier New" w:hAnsi="Courier New" w:cs="Courier New"/>
          <w:color w:val="000000"/>
          <w:kern w:val="0"/>
          <w:szCs w:val="20"/>
        </w:rPr>
        <w:t>=location.</w:t>
      </w:r>
      <w:r>
        <w:rPr>
          <w:rFonts w:ascii="Courier New" w:hAnsi="Courier New" w:cs="Courier New"/>
          <w:b/>
          <w:bCs/>
          <w:color w:val="008000"/>
          <w:kern w:val="0"/>
          <w:szCs w:val="20"/>
        </w:rPr>
        <w:t>getLongitude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00"/>
          <w:kern w:val="0"/>
          <w:szCs w:val="20"/>
        </w:rPr>
        <w:tab/>
        <w:t xml:space="preserve">sw = </w:t>
      </w:r>
      <w:r>
        <w:rPr>
          <w:rFonts w:ascii="Courier New" w:hAnsi="Courier New" w:cs="Courier New"/>
          <w:b/>
          <w:bCs/>
          <w:color w:val="7F0055"/>
          <w:kern w:val="0"/>
          <w:szCs w:val="20"/>
        </w:rPr>
        <w:t>true</w:t>
      </w:r>
      <w:r>
        <w:rPr>
          <w:rFonts w:ascii="Courier New" w:hAnsi="Courier New" w:cs="Courier New"/>
          <w:color w:val="000000"/>
          <w:kern w:val="0"/>
          <w:szCs w:val="20"/>
        </w:rPr>
        <w:t>;</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lat</w:t>
      </w:r>
      <w:r>
        <w:rPr>
          <w:rFonts w:ascii="Courier New" w:hAnsi="Courier New" w:cs="Courier New"/>
          <w:color w:val="000000"/>
          <w:kern w:val="0"/>
          <w:szCs w:val="20"/>
        </w:rPr>
        <w:t xml:space="preserve"> = 36;</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lon</w:t>
      </w:r>
      <w:r>
        <w:rPr>
          <w:rFonts w:ascii="Courier New" w:hAnsi="Courier New" w:cs="Courier New"/>
          <w:color w:val="000000"/>
          <w:kern w:val="0"/>
          <w:szCs w:val="20"/>
        </w:rPr>
        <w:t xml:space="preserve"> = 127.7;</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5D32ED" w:rsidRDefault="005D32ED" w:rsidP="005D32ED">
      <w:pPr>
        <w:wordWrap/>
        <w:adjustRightInd w:val="0"/>
        <w:jc w:val="left"/>
        <w:rPr>
          <w:rFonts w:ascii="Courier New" w:hAnsi="Courier New" w:cs="Courier New"/>
          <w:kern w:val="0"/>
          <w:szCs w:val="20"/>
        </w:rPr>
      </w:pP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5032"/>
          <w:kern w:val="0"/>
          <w:szCs w:val="20"/>
        </w:rPr>
        <w:t>CustInfo</w:t>
      </w:r>
      <w:r>
        <w:rPr>
          <w:rFonts w:ascii="Courier New" w:hAnsi="Courier New" w:cs="Courier New"/>
          <w:color w:val="000000"/>
          <w:kern w:val="0"/>
          <w:szCs w:val="20"/>
        </w:rPr>
        <w:t xml:space="preserve"> myInfo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00"/>
          <w:kern w:val="0"/>
          <w:szCs w:val="20"/>
        </w:rPr>
        <w:t>CustInfo</w:t>
      </w:r>
      <w:r>
        <w:rPr>
          <w:rFonts w:ascii="Courier New" w:hAnsi="Courier New" w:cs="Courier New"/>
          <w:color w:val="000000"/>
          <w:kern w:val="0"/>
          <w:szCs w:val="20"/>
        </w:rPr>
        <w:t>(</w:t>
      </w:r>
      <w:r>
        <w:rPr>
          <w:rFonts w:ascii="Courier New" w:hAnsi="Courier New" w:cs="Courier New"/>
          <w:color w:val="2A00FF"/>
          <w:kern w:val="0"/>
          <w:szCs w:val="20"/>
        </w:rPr>
        <w:t>"mylocal"</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위치</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접속위치</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0000C0"/>
          <w:kern w:val="0"/>
          <w:szCs w:val="20"/>
        </w:rPr>
        <w:t>lat</w:t>
      </w:r>
      <w:r>
        <w:rPr>
          <w:rFonts w:ascii="Courier New" w:hAnsi="Courier New" w:cs="Courier New"/>
          <w:color w:val="000000"/>
          <w:kern w:val="0"/>
          <w:szCs w:val="20"/>
        </w:rPr>
        <w:t>,</w:t>
      </w:r>
      <w:r>
        <w:rPr>
          <w:rFonts w:ascii="Courier New" w:hAnsi="Courier New" w:cs="Courier New"/>
          <w:color w:val="0000C0"/>
          <w:kern w:val="0"/>
          <w:szCs w:val="20"/>
        </w:rPr>
        <w:t>lon</w:t>
      </w:r>
      <w:r>
        <w:rPr>
          <w:rFonts w:ascii="Courier New" w:hAnsi="Courier New" w:cs="Courier New"/>
          <w:color w:val="000000"/>
          <w:kern w:val="0"/>
          <w:szCs w:val="20"/>
        </w:rPr>
        <w:t>,999);</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008000"/>
          <w:kern w:val="0"/>
          <w:szCs w:val="20"/>
        </w:rPr>
        <w:t>addCustInfo</w:t>
      </w:r>
      <w:r>
        <w:rPr>
          <w:rFonts w:ascii="Courier New" w:hAnsi="Courier New" w:cs="Courier New"/>
          <w:color w:val="000000"/>
          <w:kern w:val="0"/>
          <w:szCs w:val="20"/>
        </w:rPr>
        <w:t>(myInfo);</w:t>
      </w:r>
    </w:p>
    <w:p w:rsidR="005D32ED" w:rsidRDefault="005D32ED" w:rsidP="005D32ED">
      <w:pPr>
        <w:wordWrap/>
        <w:adjustRightInd w:val="0"/>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b/>
          <w:bCs/>
          <w:color w:val="7F0055"/>
          <w:kern w:val="0"/>
          <w:szCs w:val="20"/>
        </w:rPr>
        <w:t>return</w:t>
      </w:r>
      <w:r>
        <w:rPr>
          <w:rFonts w:ascii="Courier New" w:hAnsi="Courier New" w:cs="Courier New"/>
          <w:color w:val="000000"/>
          <w:kern w:val="0"/>
          <w:szCs w:val="20"/>
        </w:rPr>
        <w:t xml:space="preserve"> sw;</w:t>
      </w:r>
    </w:p>
    <w:p w:rsidR="00B32899" w:rsidRDefault="005D32ED" w:rsidP="005D32ED">
      <w:pPr>
        <w:widowControl/>
        <w:wordWrap/>
        <w:autoSpaceDE/>
        <w:autoSpaceDN/>
        <w:jc w:val="left"/>
        <w:rPr>
          <w:rFonts w:ascii="Courier New" w:hAnsi="Courier New" w:cs="Courier New"/>
          <w:b/>
          <w:bCs/>
          <w:color w:val="7F0055"/>
          <w:kern w:val="0"/>
          <w:sz w:val="16"/>
          <w:szCs w:val="20"/>
        </w:rPr>
      </w:pPr>
      <w:r>
        <w:rPr>
          <w:rFonts w:ascii="Courier New" w:hAnsi="Courier New" w:cs="Courier New"/>
          <w:color w:val="000000"/>
          <w:kern w:val="0"/>
          <w:szCs w:val="20"/>
        </w:rPr>
        <w:tab/>
        <w:t>}</w:t>
      </w:r>
      <w:r w:rsidR="00B32899">
        <w:rPr>
          <w:rFonts w:ascii="Courier New" w:hAnsi="Courier New" w:cs="Courier New"/>
          <w:b/>
          <w:bCs/>
          <w:color w:val="7F0055"/>
          <w:kern w:val="0"/>
          <w:sz w:val="16"/>
          <w:szCs w:val="20"/>
        </w:rPr>
        <w:br w:type="page"/>
      </w:r>
    </w:p>
    <w:p w:rsidR="0014247A" w:rsidRPr="0014247A"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lastRenderedPageBreak/>
        <w:pict>
          <v:rect id="_x0000_s1147" style="position:absolute;margin-left:165.3pt;margin-top:-3.25pt;width:122.7pt;height:12.65pt;z-index:251782144" filled="f" strokecolor="red" strokeweight="1.5pt"/>
        </w:pict>
      </w:r>
      <w:r w:rsidR="0014247A" w:rsidRPr="0014247A">
        <w:rPr>
          <w:rFonts w:ascii="Courier New" w:hAnsi="Courier New" w:cs="Courier New"/>
          <w:b/>
          <w:bCs/>
          <w:color w:val="7F0055"/>
          <w:kern w:val="0"/>
          <w:sz w:val="16"/>
          <w:szCs w:val="20"/>
        </w:rPr>
        <w:t>public</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class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GPS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extends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Activity</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implements</w:t>
      </w:r>
      <w:r w:rsidR="0014247A" w:rsidRPr="0014247A">
        <w:rPr>
          <w:rFonts w:ascii="Courier New" w:hAnsi="Courier New" w:cs="Courier New"/>
          <w:color w:val="000000"/>
          <w:kern w:val="0"/>
          <w:sz w:val="16"/>
          <w:szCs w:val="20"/>
        </w:rPr>
        <w:t xml:space="preserve"> LocationListener{</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LocationManager</w:t>
      </w: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color w:val="646464"/>
          <w:kern w:val="0"/>
          <w:sz w:val="16"/>
          <w:szCs w:val="20"/>
        </w:rPr>
        <w:t>@Override</w:t>
      </w:r>
    </w:p>
    <w:p w:rsidR="0014247A" w:rsidRPr="0014247A"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b/>
          <w:bCs/>
          <w:noProof/>
          <w:color w:val="7F0055"/>
          <w:kern w:val="0"/>
          <w:sz w:val="16"/>
          <w:szCs w:val="20"/>
        </w:rPr>
        <w:pict>
          <v:rect id="_x0000_s1144" style="position:absolute;margin-left:343.3pt;margin-top:151.15pt;width:125.55pt;height:38.6pt;z-index:251779072">
            <v:textbox>
              <w:txbxContent>
                <w:p w:rsidR="00E05E9B" w:rsidRDefault="00E05E9B">
                  <w:r>
                    <w:rPr>
                      <w:rFonts w:ascii="Courier New" w:hAnsi="Courier New" w:cs="Courier New" w:hint="eastAsia"/>
                      <w:b/>
                      <w:bCs/>
                      <w:color w:val="005032"/>
                      <w:kern w:val="0"/>
                      <w:sz w:val="16"/>
                      <w:szCs w:val="20"/>
                    </w:rPr>
                    <w:t>적절한</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공급자</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찾고</w:t>
                  </w:r>
                </w:p>
              </w:txbxContent>
            </v:textbox>
          </v:rect>
        </w:pict>
      </w:r>
      <w:r w:rsidRPr="00DE14F8">
        <w:rPr>
          <w:rFonts w:ascii="Courier New" w:hAnsi="Courier New" w:cs="Courier New"/>
          <w:b/>
          <w:bCs/>
          <w:noProof/>
          <w:color w:val="7F0055"/>
          <w:kern w:val="0"/>
          <w:sz w:val="16"/>
          <w:szCs w:val="20"/>
        </w:rPr>
        <w:pict>
          <v:rect id="_x0000_s1143" style="position:absolute;margin-left:343.3pt;margin-top:7.7pt;width:125.55pt;height:38.6pt;z-index:251778048">
            <v:textbox>
              <w:txbxContent>
                <w:p w:rsidR="00E05E9B" w:rsidRDefault="00E05E9B">
                  <w:pPr>
                    <w:rPr>
                      <w:rFonts w:ascii="Courier New" w:hAnsi="Courier New" w:cs="Courier New"/>
                      <w:b/>
                      <w:bCs/>
                      <w:color w:val="005032"/>
                      <w:kern w:val="0"/>
                      <w:sz w:val="16"/>
                      <w:szCs w:val="20"/>
                    </w:rPr>
                  </w:pPr>
                  <w:r w:rsidRPr="0014247A">
                    <w:rPr>
                      <w:rFonts w:ascii="Courier New" w:hAnsi="Courier New" w:cs="Courier New"/>
                      <w:b/>
                      <w:bCs/>
                      <w:color w:val="005032"/>
                      <w:kern w:val="0"/>
                      <w:sz w:val="16"/>
                      <w:szCs w:val="20"/>
                    </w:rPr>
                    <w:t>LocationManager</w:t>
                  </w:r>
                </w:p>
                <w:p w:rsidR="00E05E9B" w:rsidRDefault="00E05E9B">
                  <w:r>
                    <w:rPr>
                      <w:rFonts w:ascii="Courier New" w:hAnsi="Courier New" w:cs="Courier New" w:hint="eastAsia"/>
                      <w:b/>
                      <w:bCs/>
                      <w:color w:val="005032"/>
                      <w:kern w:val="0"/>
                      <w:sz w:val="16"/>
                      <w:szCs w:val="20"/>
                    </w:rPr>
                    <w:t>객체</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얻어오고</w:t>
                  </w:r>
                </w:p>
              </w:txbxContent>
            </v:textbox>
          </v:rect>
        </w:pic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protected</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7F0055"/>
          <w:kern w:val="0"/>
          <w:sz w:val="16"/>
          <w:szCs w:val="20"/>
        </w:rPr>
        <w:t>void</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8000"/>
          <w:kern w:val="0"/>
          <w:sz w:val="16"/>
          <w:szCs w:val="20"/>
        </w:rPr>
        <w:t>onCreate</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5032"/>
          <w:kern w:val="0"/>
          <w:sz w:val="16"/>
          <w:szCs w:val="20"/>
        </w:rPr>
        <w:t>Bundle</w:t>
      </w:r>
      <w:r w:rsidR="0014247A" w:rsidRPr="0014247A">
        <w:rPr>
          <w:rFonts w:ascii="Courier New" w:hAnsi="Courier New" w:cs="Courier New"/>
          <w:color w:val="000000"/>
          <w:kern w:val="0"/>
          <w:sz w:val="16"/>
          <w:szCs w:val="20"/>
        </w:rPr>
        <w:t xml:space="preserve"> savedInstanceState)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super</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onCreate</w:t>
      </w:r>
      <w:r w:rsidRPr="0014247A">
        <w:rPr>
          <w:rFonts w:ascii="Courier New" w:hAnsi="Courier New" w:cs="Courier New"/>
          <w:color w:val="000000"/>
          <w:kern w:val="0"/>
          <w:sz w:val="16"/>
          <w:szCs w:val="20"/>
        </w:rPr>
        <w:t>(savedInstanceState);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setContentView</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layout</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gps</w:t>
      </w:r>
      <w:r w:rsidRPr="0014247A">
        <w:rPr>
          <w:rFonts w:ascii="Courier New" w:hAnsi="Courier New" w:cs="Courier New"/>
          <w:color w:val="000000"/>
          <w:kern w:val="0"/>
          <w:sz w:val="16"/>
          <w:szCs w:val="20"/>
        </w:rPr>
        <w:t>);</w:t>
      </w:r>
    </w:p>
    <w:p w:rsidR="0014247A" w:rsidRPr="0014247A"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38" style="position:absolute;margin-left:17.3pt;margin-top:6.2pt;width:368.05pt;height:12.65pt;z-index:251772928" filled="f" strokecolor="red" strokeweight="1.5pt"/>
        </w:pict>
      </w:r>
      <w:r w:rsidR="0014247A"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005032"/>
          <w:kern w:val="0"/>
          <w:sz w:val="16"/>
          <w:szCs w:val="20"/>
        </w:rPr>
        <w:t>LocationManager</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getSystemService</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Context</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LOCATION_SERVICE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start =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start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stop =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stop</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 xml:space="preserve"> status =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status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start.</w:t>
      </w:r>
      <w:r w:rsidRPr="0014247A">
        <w:rPr>
          <w:rFonts w:ascii="Courier New" w:hAnsi="Courier New" w:cs="Courier New"/>
          <w:b/>
          <w:bCs/>
          <w:color w:val="008000"/>
          <w:kern w:val="0"/>
          <w:sz w:val="16"/>
          <w:szCs w:val="20"/>
        </w:rPr>
        <w:t>setOnClickListener</w:t>
      </w:r>
      <w:r w:rsidRPr="0014247A">
        <w:rPr>
          <w:rFonts w:ascii="Courier New" w:hAnsi="Courier New" w:cs="Courier New"/>
          <w:color w:val="000000"/>
          <w:kern w:val="0"/>
          <w:sz w:val="16"/>
          <w:szCs w:val="20"/>
        </w:rPr>
        <w:t>(</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OnClickListener</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onClick</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 xml:space="preserve"> v) {</w:t>
      </w:r>
    </w:p>
    <w:p w:rsidR="0014247A" w:rsidRPr="0014247A"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41" style="position:absolute;margin-left:17.3pt;margin-top:8.75pt;width:368.05pt;height:100.75pt;z-index:251776000" filled="f" strokecolor="red" strokeweight="1.5pt"/>
        </w:pic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Toast</w:t>
      </w:r>
      <w:r w:rsidR="0014247A" w:rsidRPr="0014247A">
        <w:rPr>
          <w:rFonts w:ascii="Courier New" w:hAnsi="Courier New" w:cs="Courier New"/>
          <w:color w:val="000000"/>
          <w:kern w:val="0"/>
          <w:sz w:val="16"/>
          <w:szCs w:val="20"/>
        </w:rPr>
        <w:t>.</w:t>
      </w:r>
      <w:r w:rsidR="0014247A" w:rsidRPr="0014247A">
        <w:rPr>
          <w:rFonts w:ascii="Courier New" w:hAnsi="Courier New" w:cs="Courier New"/>
          <w:i/>
          <w:iCs/>
          <w:color w:val="000000"/>
          <w:kern w:val="0"/>
          <w:sz w:val="16"/>
          <w:szCs w:val="20"/>
        </w:rPr>
        <w:t>makeText</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5032"/>
          <w:kern w:val="0"/>
          <w:sz w:val="16"/>
          <w:szCs w:val="20"/>
        </w:rPr>
        <w:t>GPS</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7F0055"/>
          <w:kern w:val="0"/>
          <w:sz w:val="16"/>
          <w:szCs w:val="20"/>
        </w:rPr>
        <w:t>this</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color w:val="2A00FF"/>
          <w:kern w:val="0"/>
          <w:sz w:val="16"/>
          <w:szCs w:val="20"/>
        </w:rPr>
        <w:t>"Starting...."</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Toast</w:t>
      </w:r>
      <w:r w:rsidR="0014247A" w:rsidRPr="0014247A">
        <w:rPr>
          <w:rFonts w:ascii="Courier New" w:hAnsi="Courier New" w:cs="Courier New"/>
          <w:color w:val="000000"/>
          <w:kern w:val="0"/>
          <w:sz w:val="16"/>
          <w:szCs w:val="20"/>
        </w:rPr>
        <w:t>.</w:t>
      </w:r>
      <w:r w:rsidR="0014247A" w:rsidRPr="0014247A">
        <w:rPr>
          <w:rFonts w:ascii="Courier New" w:hAnsi="Courier New" w:cs="Courier New"/>
          <w:i/>
          <w:iCs/>
          <w:color w:val="0000C0"/>
          <w:kern w:val="0"/>
          <w:sz w:val="16"/>
          <w:szCs w:val="20"/>
        </w:rPr>
        <w:t>LENGTH_SHORT</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8000"/>
          <w:kern w:val="0"/>
          <w:sz w:val="16"/>
          <w:szCs w:val="20"/>
        </w:rPr>
        <w:t>show</w:t>
      </w:r>
      <w:r w:rsidR="0014247A"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Iterator&lt;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&gt; providers =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getAllProviders</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iterator</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while</w:t>
      </w:r>
      <w:r w:rsidRPr="0014247A">
        <w:rPr>
          <w:rFonts w:ascii="Courier New" w:hAnsi="Courier New" w:cs="Courier New"/>
          <w:color w:val="000000"/>
          <w:kern w:val="0"/>
          <w:sz w:val="16"/>
          <w:szCs w:val="20"/>
        </w:rPr>
        <w:t>(providers.</w:t>
      </w:r>
      <w:r w:rsidRPr="0014247A">
        <w:rPr>
          <w:rFonts w:ascii="Courier New" w:hAnsi="Courier New" w:cs="Courier New"/>
          <w:b/>
          <w:bCs/>
          <w:color w:val="008000"/>
          <w:kern w:val="0"/>
          <w:sz w:val="16"/>
          <w:szCs w:val="20"/>
        </w:rPr>
        <w:t>hasNext</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"Location"</w:t>
      </w:r>
      <w:r w:rsidRPr="0014247A">
        <w:rPr>
          <w:rFonts w:ascii="Courier New" w:hAnsi="Courier New" w:cs="Courier New"/>
          <w:color w:val="000000"/>
          <w:kern w:val="0"/>
          <w:sz w:val="16"/>
          <w:szCs w:val="20"/>
        </w:rPr>
        <w:t>, providers.</w:t>
      </w:r>
      <w:r w:rsidRPr="0014247A">
        <w:rPr>
          <w:rFonts w:ascii="Courier New" w:hAnsi="Courier New" w:cs="Courier New"/>
          <w:b/>
          <w:bCs/>
          <w:color w:val="008000"/>
          <w:kern w:val="0"/>
          <w:sz w:val="16"/>
          <w:szCs w:val="20"/>
        </w:rPr>
        <w:t>next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Criteria</w:t>
      </w:r>
      <w:r w:rsidRPr="0014247A">
        <w:rPr>
          <w:rFonts w:ascii="Courier New" w:hAnsi="Courier New" w:cs="Courier New"/>
          <w:color w:val="000000"/>
          <w:kern w:val="0"/>
          <w:sz w:val="16"/>
          <w:szCs w:val="20"/>
        </w:rPr>
        <w:t xml:space="preserve"> criteria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Criteria</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criteria.</w:t>
      </w:r>
      <w:r w:rsidRPr="0014247A">
        <w:rPr>
          <w:rFonts w:ascii="Courier New" w:hAnsi="Courier New" w:cs="Courier New"/>
          <w:b/>
          <w:bCs/>
          <w:color w:val="008000"/>
          <w:kern w:val="0"/>
          <w:sz w:val="16"/>
          <w:szCs w:val="20"/>
        </w:rPr>
        <w:t>setAccuracy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Criteria</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NO_REQUIREMENT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criteria.</w:t>
      </w:r>
      <w:r w:rsidRPr="0014247A">
        <w:rPr>
          <w:rFonts w:ascii="Courier New" w:hAnsi="Courier New" w:cs="Courier New"/>
          <w:b/>
          <w:bCs/>
          <w:color w:val="008000"/>
          <w:kern w:val="0"/>
          <w:sz w:val="16"/>
          <w:szCs w:val="20"/>
        </w:rPr>
        <w:t>setPowerRequirement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Criteria</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NO_REQUIREMENT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best = </w:t>
      </w:r>
      <w:r w:rsidRPr="0014247A">
        <w:rPr>
          <w:rFonts w:ascii="Courier New" w:hAnsi="Courier New" w:cs="Courier New"/>
          <w:color w:val="0000C0"/>
          <w:kern w:val="0"/>
          <w:sz w:val="16"/>
          <w:szCs w:val="20"/>
        </w:rPr>
        <w:t>location</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getBestProvider</w:t>
      </w:r>
      <w:r w:rsidRPr="0014247A">
        <w:rPr>
          <w:rFonts w:ascii="Courier New" w:hAnsi="Courier New" w:cs="Courier New"/>
          <w:color w:val="000000"/>
          <w:kern w:val="0"/>
          <w:sz w:val="16"/>
          <w:szCs w:val="20"/>
        </w:rPr>
        <w:t xml:space="preserve">(criteria, </w:t>
      </w:r>
      <w:r w:rsidRPr="0014247A">
        <w:rPr>
          <w:rFonts w:ascii="Courier New" w:hAnsi="Courier New" w:cs="Courier New"/>
          <w:b/>
          <w:bCs/>
          <w:color w:val="7F0055"/>
          <w:kern w:val="0"/>
          <w:sz w:val="16"/>
          <w:szCs w:val="20"/>
        </w:rPr>
        <w:t>true</w:t>
      </w:r>
      <w:r w:rsidRPr="0014247A">
        <w:rPr>
          <w:rFonts w:ascii="Courier New" w:hAnsi="Courier New" w:cs="Courier New"/>
          <w:color w:val="000000"/>
          <w:kern w:val="0"/>
          <w:sz w:val="16"/>
          <w:szCs w:val="20"/>
        </w:rPr>
        <w:t>);</w:t>
      </w:r>
    </w:p>
    <w:p w:rsidR="0014247A" w:rsidRPr="0014247A" w:rsidRDefault="00DE14F8" w:rsidP="00D00DA0">
      <w:pPr>
        <w:wordWrap/>
        <w:adjustRightInd w:val="0"/>
        <w:ind w:left="80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45" style="position:absolute;left:0;text-align:left;margin-left:17.3pt;margin-top:7.4pt;width:368.05pt;height:12.85pt;z-index:251780096" filled="f" strokecolor="red" strokeweight="1.5pt"/>
        </w:pict>
      </w:r>
      <w:r w:rsidR="0014247A" w:rsidRPr="0014247A">
        <w:rPr>
          <w:rFonts w:ascii="Courier New" w:hAnsi="Courier New" w:cs="Courier New"/>
          <w:color w:val="000000"/>
          <w:kern w:val="0"/>
          <w:sz w:val="16"/>
          <w:szCs w:val="20"/>
        </w:rPr>
        <w:t>status.</w:t>
      </w:r>
      <w:r w:rsidR="0014247A" w:rsidRPr="0014247A">
        <w:rPr>
          <w:rFonts w:ascii="Courier New" w:hAnsi="Courier New" w:cs="Courier New"/>
          <w:b/>
          <w:bCs/>
          <w:color w:val="008000"/>
          <w:kern w:val="0"/>
          <w:sz w:val="16"/>
          <w:szCs w:val="20"/>
        </w:rPr>
        <w:t>setText</w:t>
      </w:r>
      <w:r w:rsidR="0014247A" w:rsidRPr="0014247A">
        <w:rPr>
          <w:rFonts w:ascii="Courier New" w:hAnsi="Courier New" w:cs="Courier New"/>
          <w:color w:val="000000"/>
          <w:kern w:val="0"/>
          <w:sz w:val="16"/>
          <w:szCs w:val="20"/>
        </w:rPr>
        <w:t>(</w:t>
      </w:r>
      <w:r w:rsidR="0014247A" w:rsidRPr="0014247A">
        <w:rPr>
          <w:rFonts w:ascii="Courier New" w:hAnsi="Courier New" w:cs="Courier New"/>
          <w:color w:val="2A00FF"/>
          <w:kern w:val="0"/>
          <w:sz w:val="16"/>
          <w:szCs w:val="20"/>
        </w:rPr>
        <w:t>"Best provider: "</w:t>
      </w:r>
      <w:r w:rsidR="0014247A" w:rsidRPr="0014247A">
        <w:rPr>
          <w:rFonts w:ascii="Courier New" w:hAnsi="Courier New" w:cs="Courier New"/>
          <w:color w:val="000000"/>
          <w:kern w:val="0"/>
          <w:sz w:val="16"/>
          <w:szCs w:val="20"/>
        </w:rPr>
        <w:t xml:space="preserve"> + best);</w:t>
      </w:r>
    </w:p>
    <w:p w:rsidR="0014247A" w:rsidRPr="00C011AD"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b/>
          <w:bCs/>
          <w:noProof/>
          <w:color w:val="7F0055"/>
          <w:kern w:val="0"/>
          <w:sz w:val="16"/>
          <w:szCs w:val="20"/>
        </w:rPr>
        <w:pict>
          <v:rect id="_x0000_s1146" style="position:absolute;margin-left:343.3pt;margin-top:3.8pt;width:144.55pt;height:49.55pt;z-index:251781120">
            <v:textbox>
              <w:txbxContent>
                <w:p w:rsidR="00E05E9B" w:rsidRDefault="00E05E9B">
                  <w:pPr>
                    <w:rPr>
                      <w:rFonts w:ascii="Courier New" w:hAnsi="Courier New" w:cs="Courier New"/>
                      <w:b/>
                      <w:bCs/>
                      <w:color w:val="005032"/>
                      <w:kern w:val="0"/>
                      <w:sz w:val="16"/>
                      <w:szCs w:val="20"/>
                    </w:rPr>
                  </w:pPr>
                  <w:r>
                    <w:rPr>
                      <w:rFonts w:ascii="Courier New" w:hAnsi="Courier New" w:cs="Courier New" w:hint="eastAsia"/>
                      <w:b/>
                      <w:bCs/>
                      <w:color w:val="005032"/>
                      <w:kern w:val="0"/>
                      <w:sz w:val="16"/>
                      <w:szCs w:val="20"/>
                    </w:rPr>
                    <w:t>리스너</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등록한거</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탄다</w:t>
                  </w:r>
                  <w:r>
                    <w:rPr>
                      <w:rFonts w:ascii="Courier New" w:hAnsi="Courier New" w:cs="Courier New" w:hint="eastAsia"/>
                      <w:b/>
                      <w:bCs/>
                      <w:color w:val="005032"/>
                      <w:kern w:val="0"/>
                      <w:sz w:val="16"/>
                      <w:szCs w:val="20"/>
                    </w:rPr>
                    <w:t>!</w:t>
                  </w:r>
                </w:p>
                <w:p w:rsidR="00E05E9B" w:rsidRDefault="00E05E9B">
                  <w:pPr>
                    <w:rPr>
                      <w:rFonts w:ascii="Courier New" w:hAnsi="Courier New" w:cs="Courier New"/>
                      <w:b/>
                      <w:bCs/>
                      <w:color w:val="005032"/>
                      <w:kern w:val="0"/>
                      <w:sz w:val="16"/>
                      <w:szCs w:val="20"/>
                    </w:rPr>
                  </w:pPr>
                  <w:r>
                    <w:rPr>
                      <w:rFonts w:ascii="Courier New" w:hAnsi="Courier New" w:cs="Courier New" w:hint="eastAsia"/>
                      <w:b/>
                      <w:bCs/>
                      <w:color w:val="005032"/>
                      <w:kern w:val="0"/>
                      <w:sz w:val="16"/>
                      <w:szCs w:val="20"/>
                    </w:rPr>
                    <w:t>이시점부터</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시작이다</w:t>
                  </w:r>
                </w:p>
                <w:p w:rsidR="00E05E9B" w:rsidRDefault="00E05E9B">
                  <w:r>
                    <w:rPr>
                      <w:rFonts w:ascii="Courier New" w:hAnsi="Courier New" w:cs="Courier New" w:hint="eastAsia"/>
                      <w:b/>
                      <w:bCs/>
                      <w:color w:val="005032"/>
                      <w:kern w:val="0"/>
                      <w:sz w:val="16"/>
                      <w:szCs w:val="20"/>
                    </w:rPr>
                    <w:t>4</w:t>
                  </w:r>
                  <w:r>
                    <w:rPr>
                      <w:rFonts w:ascii="Courier New" w:hAnsi="Courier New" w:cs="Courier New" w:hint="eastAsia"/>
                      <w:b/>
                      <w:bCs/>
                      <w:color w:val="005032"/>
                      <w:kern w:val="0"/>
                      <w:sz w:val="16"/>
                      <w:szCs w:val="20"/>
                    </w:rPr>
                    <w:t>가지의</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함수</w:t>
                  </w:r>
                  <w:r>
                    <w:rPr>
                      <w:rFonts w:ascii="Courier New" w:hAnsi="Courier New" w:cs="Courier New" w:hint="eastAsia"/>
                      <w:b/>
                      <w:bCs/>
                      <w:color w:val="005032"/>
                      <w:kern w:val="0"/>
                      <w:sz w:val="16"/>
                      <w:szCs w:val="20"/>
                    </w:rPr>
                    <w:t xml:space="preserve"> </w:t>
                  </w:r>
                  <w:r>
                    <w:rPr>
                      <w:rFonts w:ascii="Courier New" w:hAnsi="Courier New" w:cs="Courier New" w:hint="eastAsia"/>
                      <w:b/>
                      <w:bCs/>
                      <w:color w:val="005032"/>
                      <w:kern w:val="0"/>
                      <w:sz w:val="16"/>
                      <w:szCs w:val="20"/>
                    </w:rPr>
                    <w:t>오버라이딩해야함</w:t>
                  </w:r>
                </w:p>
              </w:txbxContent>
            </v:textbox>
          </v:rect>
        </w:pic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color w:val="0000C0"/>
          <w:kern w:val="0"/>
          <w:sz w:val="16"/>
          <w:szCs w:val="20"/>
        </w:rPr>
        <w:t>location</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8000"/>
          <w:kern w:val="0"/>
          <w:sz w:val="16"/>
          <w:szCs w:val="20"/>
        </w:rPr>
        <w:t>requestLocationUpdates</w:t>
      </w:r>
      <w:r w:rsidR="0014247A" w:rsidRPr="00C011AD">
        <w:rPr>
          <w:rFonts w:ascii="Courier New" w:hAnsi="Courier New" w:cs="Courier New"/>
          <w:color w:val="000000"/>
          <w:kern w:val="0"/>
          <w:sz w:val="16"/>
          <w:szCs w:val="20"/>
        </w:rPr>
        <w:t xml:space="preserve">(best, 1000, 0, </w:t>
      </w:r>
      <w:r w:rsidR="0014247A" w:rsidRPr="00C011AD">
        <w:rPr>
          <w:rFonts w:ascii="Courier New" w:hAnsi="Courier New" w:cs="Courier New"/>
          <w:bCs/>
          <w:color w:val="005032"/>
          <w:kern w:val="0"/>
          <w:sz w:val="16"/>
          <w:szCs w:val="20"/>
        </w:rPr>
        <w:t>GPS</w:t>
      </w:r>
      <w:r w:rsidR="0014247A" w:rsidRPr="00C011AD">
        <w:rPr>
          <w:rFonts w:ascii="Courier New" w:hAnsi="Courier New" w:cs="Courier New"/>
          <w:color w:val="000000"/>
          <w:kern w:val="0"/>
          <w:sz w:val="16"/>
          <w:szCs w:val="20"/>
        </w:rPr>
        <w:t>.</w:t>
      </w:r>
      <w:r w:rsidR="0014247A" w:rsidRPr="00C011AD">
        <w:rPr>
          <w:rFonts w:ascii="Courier New" w:hAnsi="Courier New" w:cs="Courier New"/>
          <w:bCs/>
          <w:color w:val="7F0055"/>
          <w:kern w:val="0"/>
          <w:sz w:val="16"/>
          <w:szCs w:val="20"/>
        </w:rPr>
        <w:t>this</w:t>
      </w:r>
      <w:r w:rsidR="0014247A" w:rsidRPr="00C011AD">
        <w:rPr>
          <w:rFonts w:ascii="Courier New" w:hAnsi="Courier New" w:cs="Courier New"/>
          <w:color w:val="000000"/>
          <w:kern w:val="0"/>
          <w:sz w:val="16"/>
          <w:szCs w:val="20"/>
        </w:rPr>
        <w:t>);</w:t>
      </w:r>
    </w:p>
    <w:p w:rsidR="0014247A" w:rsidRPr="00C011AD" w:rsidRDefault="0014247A" w:rsidP="0014247A">
      <w:pPr>
        <w:wordWrap/>
        <w:adjustRightInd w:val="0"/>
        <w:jc w:val="left"/>
        <w:rPr>
          <w:rFonts w:ascii="Courier New" w:hAnsi="Courier New" w:cs="Courier New"/>
          <w:kern w:val="0"/>
          <w:sz w:val="16"/>
          <w:szCs w:val="20"/>
        </w:rPr>
      </w:pPr>
      <w:r w:rsidRPr="00C011AD">
        <w:rPr>
          <w:rFonts w:ascii="Courier New" w:hAnsi="Courier New" w:cs="Courier New"/>
          <w:color w:val="000000"/>
          <w:kern w:val="0"/>
          <w:sz w:val="16"/>
          <w:szCs w:val="20"/>
        </w:rPr>
        <w:t xml:space="preserve">                                </w:t>
      </w:r>
    </w:p>
    <w:p w:rsidR="0014247A" w:rsidRPr="0014247A" w:rsidRDefault="0014247A" w:rsidP="00442A54">
      <w:pPr>
        <w:wordWrap/>
        <w:adjustRightInd w:val="0"/>
        <w:ind w:left="800" w:firstLine="800"/>
        <w:jc w:val="left"/>
        <w:rPr>
          <w:rFonts w:ascii="Courier New" w:hAnsi="Courier New" w:cs="Courier New"/>
          <w:kern w:val="0"/>
          <w:sz w:val="16"/>
          <w:szCs w:val="20"/>
        </w:rPr>
      </w:pPr>
      <w:r w:rsidRPr="0014247A">
        <w:rPr>
          <w:rFonts w:ascii="Courier New" w:hAnsi="Courier New" w:cs="Courier New"/>
          <w:color w:val="000000"/>
          <w:kern w:val="0"/>
          <w:sz w:val="16"/>
          <w:szCs w:val="20"/>
        </w:rPr>
        <w:t>start.</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GONE</w:t>
      </w:r>
      <w:r w:rsidRPr="0014247A">
        <w:rPr>
          <w:rFonts w:ascii="Courier New" w:hAnsi="Courier New" w:cs="Courier New"/>
          <w:color w:val="000000"/>
          <w:kern w:val="0"/>
          <w:sz w:val="16"/>
          <w:szCs w:val="20"/>
        </w:rPr>
        <w:t>);</w:t>
      </w:r>
    </w:p>
    <w:p w:rsidR="0014247A" w:rsidRPr="0014247A" w:rsidRDefault="0014247A" w:rsidP="00442A54">
      <w:pPr>
        <w:wordWrap/>
        <w:adjustRightInd w:val="0"/>
        <w:ind w:left="800" w:firstLine="800"/>
        <w:jc w:val="left"/>
        <w:rPr>
          <w:rFonts w:ascii="Courier New" w:hAnsi="Courier New" w:cs="Courier New"/>
          <w:kern w:val="0"/>
          <w:sz w:val="16"/>
          <w:szCs w:val="20"/>
        </w:rPr>
      </w:pPr>
      <w:r w:rsidRPr="0014247A">
        <w:rPr>
          <w:rFonts w:ascii="Courier New" w:hAnsi="Courier New" w:cs="Courier New"/>
          <w:color w:val="000000"/>
          <w:kern w:val="0"/>
          <w:sz w:val="16"/>
          <w:szCs w:val="20"/>
        </w:rPr>
        <w:t>stop.</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VISIBLE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48" style="position:absolute;margin-left:97.35pt;margin-top:2.55pt;width:378.45pt;height:63.95pt;z-index:251783168">
            <v:textbox>
              <w:txbxContent>
                <w:p w:rsidR="00E05E9B" w:rsidRDefault="00E05E9B">
                  <w:r>
                    <w:rPr>
                      <w:rFonts w:hint="eastAsia"/>
                    </w:rPr>
                    <w:t>2개 제공자의 활성화/비활성화 체크</w:t>
                  </w:r>
                </w:p>
                <w:p w:rsidR="00E05E9B" w:rsidRDefault="00E05E9B">
                  <w:r>
                    <w:rPr>
                      <w:rFonts w:hint="eastAsia"/>
                    </w:rPr>
                    <w:t>1나 제공자 상태 알려주는거</w:t>
                  </w:r>
                </w:p>
                <w:p w:rsidR="00E05E9B" w:rsidRDefault="00E05E9B">
                  <w:r>
                    <w:rPr>
                      <w:rFonts w:hint="eastAsia"/>
                    </w:rPr>
                    <w:t>1나 onLocationChaned가 바로 위치정보 응용프로그램에게 제공하는 메서드</w:t>
                  </w:r>
                </w:p>
                <w:p w:rsidR="00E05E9B" w:rsidRDefault="00E05E9B"/>
              </w:txbxContent>
            </v:textbox>
          </v:rect>
        </w:pict>
      </w:r>
      <w:r w:rsidR="0014247A" w:rsidRPr="0014247A">
        <w:rPr>
          <w:rFonts w:ascii="Courier New" w:hAnsi="Courier New" w:cs="Courier New"/>
          <w:color w:val="000000"/>
          <w:kern w:val="0"/>
          <w:sz w:val="16"/>
          <w:szCs w:val="20"/>
        </w:rPr>
        <w:t xml:space="preserve">        stop.</w:t>
      </w:r>
      <w:r w:rsidR="0014247A" w:rsidRPr="0014247A">
        <w:rPr>
          <w:rFonts w:ascii="Courier New" w:hAnsi="Courier New" w:cs="Courier New"/>
          <w:b/>
          <w:bCs/>
          <w:color w:val="008000"/>
          <w:kern w:val="0"/>
          <w:sz w:val="16"/>
          <w:szCs w:val="20"/>
        </w:rPr>
        <w:t>setOnClickListener</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7F0055"/>
          <w:kern w:val="0"/>
          <w:sz w:val="16"/>
          <w:szCs w:val="20"/>
        </w:rPr>
        <w:t>new</w:t>
      </w:r>
      <w:r w:rsidR="0014247A" w:rsidRPr="0014247A">
        <w:rPr>
          <w:rFonts w:ascii="Courier New" w:hAnsi="Courier New" w:cs="Courier New"/>
          <w:color w:val="000000"/>
          <w:kern w:val="0"/>
          <w:sz w:val="16"/>
          <w:szCs w:val="20"/>
        </w:rPr>
        <w:t xml:space="preserve"> </w:t>
      </w:r>
      <w:r w:rsidR="0014247A" w:rsidRPr="0014247A">
        <w:rPr>
          <w:rFonts w:ascii="Courier New" w:hAnsi="Courier New" w:cs="Courier New"/>
          <w:b/>
          <w:bCs/>
          <w:color w:val="005032"/>
          <w:kern w:val="0"/>
          <w:sz w:val="16"/>
          <w:szCs w:val="20"/>
        </w:rPr>
        <w:t>View</w:t>
      </w:r>
      <w:r w:rsidR="0014247A" w:rsidRPr="0014247A">
        <w:rPr>
          <w:rFonts w:ascii="Courier New" w:hAnsi="Courier New" w:cs="Courier New"/>
          <w:color w:val="000000"/>
          <w:kern w:val="0"/>
          <w:sz w:val="16"/>
          <w:szCs w:val="20"/>
        </w:rPr>
        <w:t>.</w:t>
      </w:r>
      <w:r w:rsidR="0014247A" w:rsidRPr="0014247A">
        <w:rPr>
          <w:rFonts w:ascii="Courier New" w:hAnsi="Courier New" w:cs="Courier New"/>
          <w:b/>
          <w:bCs/>
          <w:color w:val="008000"/>
          <w:kern w:val="0"/>
          <w:sz w:val="16"/>
          <w:szCs w:val="20"/>
        </w:rPr>
        <w:t>OnClickListener</w:t>
      </w:r>
      <w:r w:rsidR="0014247A"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onClick</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 xml:space="preserve"> v)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stop.</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GONE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start.</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VISIBLE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DE14F8" w:rsidP="0014247A">
      <w:pPr>
        <w:wordWrap/>
        <w:adjustRightInd w:val="0"/>
        <w:jc w:val="left"/>
        <w:rPr>
          <w:rFonts w:ascii="Courier New" w:hAnsi="Courier New" w:cs="Courier New"/>
          <w:kern w:val="0"/>
          <w:sz w:val="16"/>
          <w:szCs w:val="20"/>
        </w:rPr>
      </w:pPr>
      <w:r w:rsidRPr="00DE14F8">
        <w:rPr>
          <w:rFonts w:ascii="Courier New" w:hAnsi="Courier New" w:cs="Courier New"/>
          <w:noProof/>
          <w:color w:val="000000"/>
          <w:kern w:val="0"/>
          <w:sz w:val="16"/>
          <w:szCs w:val="20"/>
        </w:rPr>
        <w:pict>
          <v:rect id="_x0000_s1142" style="position:absolute;margin-left:-15pt;margin-top:4.7pt;width:400.35pt;height:239.05pt;z-index:251777024" filled="f" strokecolor="red" strokeweight="1.5pt"/>
        </w:pic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Location</w:t>
      </w: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onLocationChanged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w:t>
      </w:r>
      <w:r w:rsidRPr="0014247A">
        <w:rPr>
          <w:rFonts w:ascii="Courier New" w:hAnsi="Courier New" w:cs="Courier New"/>
          <w:color w:val="000000"/>
          <w:kern w:val="0"/>
          <w:sz w:val="16"/>
          <w:szCs w:val="20"/>
        </w:rPr>
        <w:t xml:space="preserve"> location)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"Current loc = (%f, %f) @ (%f meters up)"</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getLatitude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getLongitude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getAltitude</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if</w:t>
      </w: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float</w:t>
      </w:r>
      <w:r w:rsidRPr="0014247A">
        <w:rPr>
          <w:rFonts w:ascii="Courier New" w:hAnsi="Courier New" w:cs="Courier New"/>
          <w:color w:val="000000"/>
          <w:kern w:val="0"/>
          <w:sz w:val="16"/>
          <w:szCs w:val="20"/>
        </w:rPr>
        <w:t xml:space="preserve"> distance = location.</w:t>
      </w:r>
      <w:r w:rsidRPr="0014247A">
        <w:rPr>
          <w:rFonts w:ascii="Courier New" w:hAnsi="Courier New" w:cs="Courier New"/>
          <w:b/>
          <w:bCs/>
          <w:color w:val="008000"/>
          <w:kern w:val="0"/>
          <w:sz w:val="16"/>
          <w:szCs w:val="20"/>
        </w:rPr>
        <w:t>distanceTo</w:t>
      </w:r>
      <w:r w:rsidRPr="0014247A">
        <w:rPr>
          <w:rFonts w:ascii="Courier New" w:hAnsi="Courier New" w:cs="Courier New"/>
          <w:color w:val="000000"/>
          <w:kern w:val="0"/>
          <w:sz w:val="16"/>
          <w:szCs w:val="20"/>
        </w:rPr>
        <w:t>(</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"\n Distance from last = %f meters"</w:t>
      </w:r>
      <w:r w:rsidRPr="0014247A">
        <w:rPr>
          <w:rFonts w:ascii="Courier New" w:hAnsi="Courier New" w:cs="Courier New"/>
          <w:color w:val="000000"/>
          <w:kern w:val="0"/>
          <w:sz w:val="16"/>
          <w:szCs w:val="20"/>
        </w:rPr>
        <w:t>, distance);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color w:val="0000C0"/>
          <w:kern w:val="0"/>
          <w:sz w:val="16"/>
          <w:szCs w:val="20"/>
        </w:rPr>
        <w:t>lastLocation</w:t>
      </w:r>
      <w:r w:rsidRPr="0014247A">
        <w:rPr>
          <w:rFonts w:ascii="Courier New" w:hAnsi="Courier New" w:cs="Courier New"/>
          <w:color w:val="000000"/>
          <w:kern w:val="0"/>
          <w:sz w:val="16"/>
          <w:szCs w:val="20"/>
        </w:rPr>
        <w:t xml:space="preserve"> = location;</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Geocoder</w:t>
      </w:r>
      <w:r w:rsidRPr="0014247A">
        <w:rPr>
          <w:rFonts w:ascii="Courier New" w:hAnsi="Courier New" w:cs="Courier New"/>
          <w:color w:val="000000"/>
          <w:kern w:val="0"/>
          <w:sz w:val="16"/>
          <w:szCs w:val="20"/>
        </w:rPr>
        <w:t xml:space="preserve">  coder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Geocoder</w:t>
      </w:r>
      <w:r w:rsidRPr="0014247A">
        <w:rPr>
          <w:rFonts w:ascii="Courier New" w:hAnsi="Courier New" w:cs="Courier New"/>
          <w:color w:val="000000"/>
          <w:kern w:val="0"/>
          <w:sz w:val="16"/>
          <w:szCs w:val="20"/>
        </w:rPr>
        <w:t>(</w:t>
      </w:r>
      <w:r w:rsidRPr="0014247A">
        <w:rPr>
          <w:rFonts w:ascii="Courier New" w:hAnsi="Courier New" w:cs="Courier New"/>
          <w:b/>
          <w:bCs/>
          <w:color w:val="7F0055"/>
          <w:kern w:val="0"/>
          <w:sz w:val="16"/>
          <w:szCs w:val="20"/>
        </w:rPr>
        <w:t>this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try</w:t>
      </w: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Iterator&lt;</w:t>
      </w:r>
      <w:r w:rsidRPr="0014247A">
        <w:rPr>
          <w:rFonts w:ascii="Courier New" w:hAnsi="Courier New" w:cs="Courier New"/>
          <w:b/>
          <w:bCs/>
          <w:color w:val="005032"/>
          <w:kern w:val="0"/>
          <w:sz w:val="16"/>
          <w:szCs w:val="20"/>
        </w:rPr>
        <w:t>Address</w:t>
      </w:r>
      <w:r w:rsidRPr="0014247A">
        <w:rPr>
          <w:rFonts w:ascii="Courier New" w:hAnsi="Courier New" w:cs="Courier New"/>
          <w:color w:val="000000"/>
          <w:kern w:val="0"/>
          <w:sz w:val="16"/>
          <w:szCs w:val="20"/>
        </w:rPr>
        <w:t>&gt; addresses = coder.</w:t>
      </w:r>
      <w:r w:rsidRPr="0014247A">
        <w:rPr>
          <w:rFonts w:ascii="Courier New" w:hAnsi="Courier New" w:cs="Courier New"/>
          <w:b/>
          <w:bCs/>
          <w:color w:val="008000"/>
          <w:kern w:val="0"/>
          <w:sz w:val="16"/>
          <w:szCs w:val="20"/>
        </w:rPr>
        <w:t>getFromLocation</w:t>
      </w:r>
      <w:r w:rsidRPr="0014247A">
        <w:rPr>
          <w:rFonts w:ascii="Courier New" w:hAnsi="Courier New" w:cs="Courier New"/>
          <w:color w:val="000000"/>
          <w:kern w:val="0"/>
          <w:sz w:val="16"/>
          <w:szCs w:val="20"/>
        </w:rPr>
        <w:t>(location.</w:t>
      </w:r>
      <w:r w:rsidRPr="0014247A">
        <w:rPr>
          <w:rFonts w:ascii="Courier New" w:hAnsi="Courier New" w:cs="Courier New"/>
          <w:b/>
          <w:bCs/>
          <w:color w:val="008000"/>
          <w:kern w:val="0"/>
          <w:sz w:val="16"/>
          <w:szCs w:val="20"/>
        </w:rPr>
        <w:t>getLatitude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getLongitude</w:t>
      </w:r>
      <w:r w:rsidRPr="0014247A">
        <w:rPr>
          <w:rFonts w:ascii="Courier New" w:hAnsi="Courier New" w:cs="Courier New"/>
          <w:color w:val="000000"/>
          <w:kern w:val="0"/>
          <w:sz w:val="16"/>
          <w:szCs w:val="20"/>
        </w:rPr>
        <w:t>(), 3).</w:t>
      </w:r>
      <w:r w:rsidRPr="0014247A">
        <w:rPr>
          <w:rFonts w:ascii="Courier New" w:hAnsi="Courier New" w:cs="Courier New"/>
          <w:b/>
          <w:bCs/>
          <w:color w:val="008000"/>
          <w:kern w:val="0"/>
          <w:sz w:val="16"/>
          <w:szCs w:val="20"/>
        </w:rPr>
        <w:t>iterator</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if</w:t>
      </w:r>
      <w:r w:rsidRPr="0014247A">
        <w:rPr>
          <w:rFonts w:ascii="Courier New" w:hAnsi="Courier New" w:cs="Courier New"/>
          <w:color w:val="000000"/>
          <w:kern w:val="0"/>
          <w:sz w:val="16"/>
          <w:szCs w:val="20"/>
        </w:rPr>
        <w:t xml:space="preserve"> (addresses != </w:t>
      </w:r>
      <w:r w:rsidRPr="0014247A">
        <w:rPr>
          <w:rFonts w:ascii="Courier New" w:hAnsi="Courier New" w:cs="Courier New"/>
          <w:b/>
          <w:bCs/>
          <w:color w:val="7F0055"/>
          <w:kern w:val="0"/>
          <w:sz w:val="16"/>
          <w:szCs w:val="20"/>
        </w:rPr>
        <w:t>null</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while</w:t>
      </w:r>
      <w:r w:rsidRPr="0014247A">
        <w:rPr>
          <w:rFonts w:ascii="Courier New" w:hAnsi="Courier New" w:cs="Courier New"/>
          <w:color w:val="000000"/>
          <w:kern w:val="0"/>
          <w:sz w:val="16"/>
          <w:szCs w:val="20"/>
        </w:rPr>
        <w:t xml:space="preserve"> (addresses.</w:t>
      </w:r>
      <w:r w:rsidRPr="0014247A">
        <w:rPr>
          <w:rFonts w:ascii="Courier New" w:hAnsi="Courier New" w:cs="Courier New"/>
          <w:b/>
          <w:bCs/>
          <w:color w:val="008000"/>
          <w:kern w:val="0"/>
          <w:sz w:val="16"/>
          <w:szCs w:val="20"/>
        </w:rPr>
        <w:t>hasNext</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Address</w:t>
      </w:r>
      <w:r w:rsidRPr="0014247A">
        <w:rPr>
          <w:rFonts w:ascii="Courier New" w:hAnsi="Courier New" w:cs="Courier New"/>
          <w:color w:val="000000"/>
          <w:kern w:val="0"/>
          <w:sz w:val="16"/>
          <w:szCs w:val="20"/>
        </w:rPr>
        <w:t xml:space="preserve"> namedLoc = addresses.</w:t>
      </w:r>
      <w:r w:rsidRPr="0014247A">
        <w:rPr>
          <w:rFonts w:ascii="Courier New" w:hAnsi="Courier New" w:cs="Courier New"/>
          <w:b/>
          <w:bCs/>
          <w:color w:val="008000"/>
          <w:kern w:val="0"/>
          <w:sz w:val="16"/>
          <w:szCs w:val="20"/>
        </w:rPr>
        <w:t>next</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placeName = namedLoc.</w:t>
      </w:r>
      <w:r w:rsidRPr="0014247A">
        <w:rPr>
          <w:rFonts w:ascii="Courier New" w:hAnsi="Courier New" w:cs="Courier New"/>
          <w:b/>
          <w:bCs/>
          <w:color w:val="008000"/>
          <w:kern w:val="0"/>
          <w:sz w:val="16"/>
          <w:szCs w:val="20"/>
        </w:rPr>
        <w:t>getLocality</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featureName = namedLoc.</w:t>
      </w:r>
      <w:r w:rsidRPr="0014247A">
        <w:rPr>
          <w:rFonts w:ascii="Courier New" w:hAnsi="Courier New" w:cs="Courier New"/>
          <w:b/>
          <w:bCs/>
          <w:color w:val="008000"/>
          <w:kern w:val="0"/>
          <w:sz w:val="16"/>
          <w:szCs w:val="20"/>
        </w:rPr>
        <w:t>getFeatureName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country = namedLoc.</w:t>
      </w:r>
      <w:r w:rsidRPr="0014247A">
        <w:rPr>
          <w:rFonts w:ascii="Courier New" w:hAnsi="Courier New" w:cs="Courier New"/>
          <w:b/>
          <w:bCs/>
          <w:color w:val="008000"/>
          <w:kern w:val="0"/>
          <w:sz w:val="16"/>
          <w:szCs w:val="20"/>
        </w:rPr>
        <w:t>getCountryName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road = namedLoc.</w:t>
      </w:r>
      <w:r w:rsidRPr="0014247A">
        <w:rPr>
          <w:rFonts w:ascii="Courier New" w:hAnsi="Courier New" w:cs="Courier New"/>
          <w:b/>
          <w:bCs/>
          <w:color w:val="008000"/>
          <w:kern w:val="0"/>
          <w:sz w:val="16"/>
          <w:szCs w:val="20"/>
        </w:rPr>
        <w:t>getThoroughfare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"\n[%s][%s][%s][%s]"</w:t>
      </w:r>
      <w:r w:rsidRPr="0014247A">
        <w:rPr>
          <w:rFonts w:ascii="Courier New" w:hAnsi="Courier New" w:cs="Courier New"/>
          <w:color w:val="000000"/>
          <w:kern w:val="0"/>
          <w:sz w:val="16"/>
          <w:szCs w:val="20"/>
        </w:rPr>
        <w:t>, placeName, featureName, road, country);</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addIdx = namedLoc.</w:t>
      </w:r>
      <w:r w:rsidRPr="0014247A">
        <w:rPr>
          <w:rFonts w:ascii="Courier New" w:hAnsi="Courier New" w:cs="Courier New"/>
          <w:b/>
          <w:bCs/>
          <w:color w:val="008000"/>
          <w:kern w:val="0"/>
          <w:sz w:val="16"/>
          <w:szCs w:val="20"/>
        </w:rPr>
        <w:t>getMaxAddressLineIndex</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for</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idx = 0; idx &lt;= addIdx; idx++){</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lastRenderedPageBreak/>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addLine = namedLoc.</w:t>
      </w:r>
      <w:r w:rsidRPr="0014247A">
        <w:rPr>
          <w:rFonts w:ascii="Courier New" w:hAnsi="Courier New" w:cs="Courier New"/>
          <w:b/>
          <w:bCs/>
          <w:color w:val="008000"/>
          <w:kern w:val="0"/>
          <w:sz w:val="16"/>
          <w:szCs w:val="20"/>
        </w:rPr>
        <w:t>getAddressLine</w:t>
      </w:r>
      <w:r w:rsidRPr="0014247A">
        <w:rPr>
          <w:rFonts w:ascii="Courier New" w:hAnsi="Courier New" w:cs="Courier New"/>
          <w:color w:val="000000"/>
          <w:kern w:val="0"/>
          <w:sz w:val="16"/>
          <w:szCs w:val="20"/>
        </w:rPr>
        <w:t>(idx);</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locInfo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"\nLine %d: %s"</w:t>
      </w:r>
      <w:r w:rsidRPr="0014247A">
        <w:rPr>
          <w:rFonts w:ascii="Courier New" w:hAnsi="Courier New" w:cs="Courier New"/>
          <w:color w:val="000000"/>
          <w:kern w:val="0"/>
          <w:sz w:val="16"/>
          <w:szCs w:val="20"/>
        </w:rPr>
        <w:t>, idx, addLine);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catch</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IOException</w:t>
      </w:r>
      <w:r w:rsidRPr="0014247A">
        <w:rPr>
          <w:rFonts w:ascii="Courier New" w:hAnsi="Courier New" w:cs="Courier New"/>
          <w:color w:val="000000"/>
          <w:kern w:val="0"/>
          <w:sz w:val="16"/>
          <w:szCs w:val="20"/>
        </w:rPr>
        <w:t xml:space="preserve"> 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e</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"Failed to get address"</w:t>
      </w:r>
      <w:r w:rsidRPr="0014247A">
        <w:rPr>
          <w:rFonts w:ascii="Courier New" w:hAnsi="Courier New" w:cs="Courier New"/>
          <w:color w:val="000000"/>
          <w:kern w:val="0"/>
          <w:sz w:val="16"/>
          <w:szCs w:val="20"/>
        </w:rPr>
        <w:t>, e);</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 xml:space="preserve"> status =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status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status.</w:t>
      </w:r>
      <w:r w:rsidRPr="0014247A">
        <w:rPr>
          <w:rFonts w:ascii="Courier New" w:hAnsi="Courier New" w:cs="Courier New"/>
          <w:b/>
          <w:bCs/>
          <w:color w:val="008000"/>
          <w:kern w:val="0"/>
          <w:sz w:val="16"/>
          <w:szCs w:val="20"/>
        </w:rPr>
        <w:t>setText</w:t>
      </w:r>
      <w:r w:rsidRPr="0014247A">
        <w:rPr>
          <w:rFonts w:ascii="Courier New" w:hAnsi="Courier New" w:cs="Courier New"/>
          <w:color w:val="000000"/>
          <w:kern w:val="0"/>
          <w:sz w:val="16"/>
          <w:szCs w:val="20"/>
        </w:rPr>
        <w:t>(locInfo);</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geoURI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"geo: %f,%f"</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getLatitude</w:t>
      </w:r>
      <w:r w:rsidRPr="0014247A">
        <w:rPr>
          <w:rFonts w:ascii="Courier New" w:hAnsi="Courier New" w:cs="Courier New"/>
          <w:color w:val="000000"/>
          <w:kern w:val="0"/>
          <w:sz w:val="16"/>
          <w:szCs w:val="20"/>
        </w:rPr>
        <w:t>(), location.</w:t>
      </w:r>
      <w:r w:rsidRPr="0014247A">
        <w:rPr>
          <w:rFonts w:ascii="Courier New" w:hAnsi="Courier New" w:cs="Courier New"/>
          <w:b/>
          <w:bCs/>
          <w:color w:val="008000"/>
          <w:kern w:val="0"/>
          <w:sz w:val="16"/>
          <w:szCs w:val="20"/>
        </w:rPr>
        <w:t>getLongitude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show = (</w:t>
      </w:r>
      <w:r w:rsidRPr="0014247A">
        <w:rPr>
          <w:rFonts w:ascii="Courier New" w:hAnsi="Courier New" w:cs="Courier New"/>
          <w:b/>
          <w:bCs/>
          <w:color w:val="005032"/>
          <w:kern w:val="0"/>
          <w:sz w:val="16"/>
          <w:szCs w:val="20"/>
        </w:rPr>
        <w:t>Button</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show_map</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show.</w:t>
      </w:r>
      <w:r w:rsidRPr="0014247A">
        <w:rPr>
          <w:rFonts w:ascii="Courier New" w:hAnsi="Courier New" w:cs="Courier New"/>
          <w:b/>
          <w:bCs/>
          <w:color w:val="008000"/>
          <w:kern w:val="0"/>
          <w:sz w:val="16"/>
          <w:szCs w:val="20"/>
        </w:rPr>
        <w:t>setOnClickListener</w:t>
      </w:r>
      <w:r w:rsidRPr="0014247A">
        <w:rPr>
          <w:rFonts w:ascii="Courier New" w:hAnsi="Courier New" w:cs="Courier New"/>
          <w:color w:val="000000"/>
          <w:kern w:val="0"/>
          <w:sz w:val="16"/>
          <w:szCs w:val="20"/>
        </w:rPr>
        <w:t>(</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OnClickListener</w:t>
      </w:r>
      <w:r w:rsidRPr="0014247A">
        <w:rPr>
          <w:rFonts w:ascii="Courier New" w:hAnsi="Courier New" w:cs="Courier New"/>
          <w:color w:val="000000"/>
          <w:kern w:val="0"/>
          <w:sz w:val="16"/>
          <w:szCs w:val="20"/>
        </w:rPr>
        <w:t>()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onClick</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 xml:space="preserve"> v)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Intent</w:t>
      </w:r>
      <w:r w:rsidRPr="0014247A">
        <w:rPr>
          <w:rFonts w:ascii="Courier New" w:hAnsi="Courier New" w:cs="Courier New"/>
          <w:color w:val="000000"/>
          <w:kern w:val="0"/>
          <w:sz w:val="16"/>
          <w:szCs w:val="20"/>
        </w:rPr>
        <w:t xml:space="preserve"> map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Intent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Intent</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ACTION_VIEW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Uri</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parse</w:t>
      </w:r>
      <w:r w:rsidRPr="0014247A">
        <w:rPr>
          <w:rFonts w:ascii="Courier New" w:hAnsi="Courier New" w:cs="Courier New"/>
          <w:color w:val="000000"/>
          <w:kern w:val="0"/>
          <w:sz w:val="16"/>
          <w:szCs w:val="20"/>
        </w:rPr>
        <w:t>(geoURI));</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startActivity</w:t>
      </w:r>
      <w:r w:rsidRPr="0014247A">
        <w:rPr>
          <w:rFonts w:ascii="Courier New" w:hAnsi="Courier New" w:cs="Courier New"/>
          <w:color w:val="000000"/>
          <w:kern w:val="0"/>
          <w:sz w:val="16"/>
          <w:szCs w:val="20"/>
        </w:rPr>
        <w:t>(map);</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show.</w:t>
      </w:r>
      <w:r w:rsidRPr="0014247A">
        <w:rPr>
          <w:rFonts w:ascii="Courier New" w:hAnsi="Courier New" w:cs="Courier New"/>
          <w:b/>
          <w:bCs/>
          <w:color w:val="008000"/>
          <w:kern w:val="0"/>
          <w:sz w:val="16"/>
          <w:szCs w:val="20"/>
        </w:rPr>
        <w:t>setVisibility</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View</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VISIBLE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onProviderDisabled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provider)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"Provider disabled "</w:t>
      </w:r>
      <w:r w:rsidRPr="0014247A">
        <w:rPr>
          <w:rFonts w:ascii="Courier New" w:hAnsi="Courier New" w:cs="Courier New"/>
          <w:color w:val="000000"/>
          <w:kern w:val="0"/>
          <w:sz w:val="16"/>
          <w:szCs w:val="20"/>
        </w:rPr>
        <w:t>+ provider);</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onProviderEnabled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provider)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"Provider enabled "</w:t>
      </w:r>
      <w:r w:rsidRPr="0014247A">
        <w:rPr>
          <w:rFonts w:ascii="Courier New" w:hAnsi="Courier New" w:cs="Courier New"/>
          <w:color w:val="000000"/>
          <w:kern w:val="0"/>
          <w:sz w:val="16"/>
          <w:szCs w:val="20"/>
        </w:rPr>
        <w:t>+ provider);</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private</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static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final</w:t>
      </w:r>
      <w:r w:rsidRPr="0014247A">
        <w:rPr>
          <w:rFonts w:ascii="Courier New" w:hAnsi="Courier New" w:cs="Courier New"/>
          <w:color w:val="000000"/>
          <w:kern w:val="0"/>
          <w:sz w:val="16"/>
          <w:szCs w:val="20"/>
        </w:rPr>
        <w:t xml:space="preserve"> Map&lt;</w:t>
      </w:r>
      <w:r w:rsidRPr="0014247A">
        <w:rPr>
          <w:rFonts w:ascii="Courier New" w:hAnsi="Courier New" w:cs="Courier New"/>
          <w:b/>
          <w:bCs/>
          <w:color w:val="005032"/>
          <w:kern w:val="0"/>
          <w:sz w:val="16"/>
          <w:szCs w:val="20"/>
        </w:rPr>
        <w:t>Integer</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&gt; </w:t>
      </w:r>
      <w:r w:rsidRPr="0014247A">
        <w:rPr>
          <w:rFonts w:ascii="Courier New" w:hAnsi="Courier New" w:cs="Courier New"/>
          <w:i/>
          <w:iCs/>
          <w:color w:val="0000C0"/>
          <w:kern w:val="0"/>
          <w:sz w:val="16"/>
          <w:szCs w:val="20"/>
        </w:rPr>
        <w:t>providerStatusMap</w:t>
      </w:r>
      <w:r w:rsidRPr="0014247A">
        <w:rPr>
          <w:rFonts w:ascii="Courier New" w:hAnsi="Courier New" w:cs="Courier New"/>
          <w:color w:val="000000"/>
          <w:kern w:val="0"/>
          <w:sz w:val="16"/>
          <w:szCs w:val="20"/>
        </w:rPr>
        <w:t xml:space="preserve"> = </w:t>
      </w:r>
      <w:r w:rsidRPr="0014247A">
        <w:rPr>
          <w:rFonts w:ascii="Courier New" w:hAnsi="Courier New" w:cs="Courier New"/>
          <w:b/>
          <w:bCs/>
          <w:color w:val="7F0055"/>
          <w:kern w:val="0"/>
          <w:sz w:val="16"/>
          <w:szCs w:val="20"/>
        </w:rPr>
        <w:t>new</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u w:val="single"/>
        </w:rPr>
        <w:t>HashMap</w:t>
      </w:r>
      <w:r w:rsidRPr="0014247A">
        <w:rPr>
          <w:rFonts w:ascii="Courier New" w:hAnsi="Courier New" w:cs="Courier New"/>
          <w:color w:val="000000"/>
          <w:kern w:val="0"/>
          <w:sz w:val="16"/>
          <w:szCs w:val="20"/>
          <w:u w:val="single"/>
        </w:rPr>
        <w:t>&lt;</w:t>
      </w:r>
      <w:r w:rsidRPr="0014247A">
        <w:rPr>
          <w:rFonts w:ascii="Courier New" w:hAnsi="Courier New" w:cs="Courier New"/>
          <w:b/>
          <w:bCs/>
          <w:color w:val="005032"/>
          <w:kern w:val="0"/>
          <w:sz w:val="16"/>
          <w:szCs w:val="20"/>
          <w:u w:val="single"/>
        </w:rPr>
        <w:t>Integer</w:t>
      </w:r>
      <w:r w:rsidRPr="0014247A">
        <w:rPr>
          <w:rFonts w:ascii="Courier New" w:hAnsi="Courier New" w:cs="Courier New"/>
          <w:color w:val="000000"/>
          <w:kern w:val="0"/>
          <w:sz w:val="16"/>
          <w:szCs w:val="20"/>
          <w:u w:val="single"/>
        </w:rPr>
        <w:t xml:space="preserve">, </w:t>
      </w:r>
      <w:r w:rsidRPr="0014247A">
        <w:rPr>
          <w:rFonts w:ascii="Courier New" w:hAnsi="Courier New" w:cs="Courier New"/>
          <w:b/>
          <w:bCs/>
          <w:color w:val="005032"/>
          <w:kern w:val="0"/>
          <w:sz w:val="16"/>
          <w:szCs w:val="20"/>
          <w:u w:val="single"/>
        </w:rPr>
        <w:t>String</w:t>
      </w:r>
      <w:r w:rsidRPr="0014247A">
        <w:rPr>
          <w:rFonts w:ascii="Courier New" w:hAnsi="Courier New" w:cs="Courier New"/>
          <w:color w:val="000000"/>
          <w:kern w:val="0"/>
          <w:sz w:val="16"/>
          <w:szCs w:val="20"/>
          <w:u w:val="single"/>
        </w:rPr>
        <w:t>&gt;()</w:t>
      </w: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LocationProvider</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AVAILABLE</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"Available"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LocationProvider</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OUT_OF_SERVICE</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"Out of Service"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LocationProvider</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TEMPORARILY_UNAVAILABLE</w:t>
      </w:r>
      <w:r w:rsidRPr="0014247A">
        <w:rPr>
          <w:rFonts w:ascii="Courier New" w:hAnsi="Courier New" w:cs="Courier New"/>
          <w:color w:val="000000"/>
          <w:kern w:val="0"/>
          <w:sz w:val="16"/>
          <w:szCs w:val="20"/>
        </w:rPr>
        <w:t xml:space="preserve">, </w:t>
      </w:r>
      <w:r w:rsidRPr="0014247A">
        <w:rPr>
          <w:rFonts w:ascii="Courier New" w:hAnsi="Courier New" w:cs="Courier New"/>
          <w:color w:val="2A00FF"/>
          <w:kern w:val="0"/>
          <w:sz w:val="16"/>
          <w:szCs w:val="20"/>
        </w:rPr>
        <w:t>"Temporarily Unavailable"</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put</w:t>
      </w:r>
      <w:r w:rsidRPr="0014247A">
        <w:rPr>
          <w:rFonts w:ascii="Courier New" w:hAnsi="Courier New" w:cs="Courier New"/>
          <w:color w:val="000000"/>
          <w:kern w:val="0"/>
          <w:sz w:val="16"/>
          <w:szCs w:val="20"/>
        </w:rPr>
        <w:t xml:space="preserve">(-1, </w:t>
      </w:r>
      <w:r w:rsidRPr="0014247A">
        <w:rPr>
          <w:rFonts w:ascii="Courier New" w:hAnsi="Courier New" w:cs="Courier New"/>
          <w:color w:val="2A00FF"/>
          <w:kern w:val="0"/>
          <w:sz w:val="16"/>
          <w:szCs w:val="20"/>
        </w:rPr>
        <w:t>"Not Reported"</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public</w:t>
      </w: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void</w:t>
      </w:r>
      <w:r w:rsidRPr="0014247A">
        <w:rPr>
          <w:rFonts w:ascii="Courier New" w:hAnsi="Courier New" w:cs="Courier New"/>
          <w:color w:val="000000"/>
          <w:kern w:val="0"/>
          <w:sz w:val="16"/>
          <w:szCs w:val="20"/>
        </w:rPr>
        <w:t xml:space="preserve"> </w:t>
      </w:r>
      <w:r w:rsidRPr="0014247A">
        <w:rPr>
          <w:rFonts w:ascii="Courier New" w:hAnsi="Courier New" w:cs="Courier New"/>
          <w:b/>
          <w:bCs/>
          <w:color w:val="008000"/>
          <w:kern w:val="0"/>
          <w:sz w:val="16"/>
          <w:szCs w:val="20"/>
        </w:rPr>
        <w:t>onStatusChanged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provider,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status, </w:t>
      </w:r>
      <w:r w:rsidRPr="0014247A">
        <w:rPr>
          <w:rFonts w:ascii="Courier New" w:hAnsi="Courier New" w:cs="Courier New"/>
          <w:b/>
          <w:bCs/>
          <w:color w:val="005032"/>
          <w:kern w:val="0"/>
          <w:sz w:val="16"/>
          <w:szCs w:val="20"/>
        </w:rPr>
        <w:t>Bundle</w:t>
      </w:r>
      <w:r w:rsidRPr="0014247A">
        <w:rPr>
          <w:rFonts w:ascii="Courier New" w:hAnsi="Courier New" w:cs="Courier New"/>
          <w:color w:val="000000"/>
          <w:kern w:val="0"/>
          <w:sz w:val="16"/>
          <w:szCs w:val="20"/>
        </w:rPr>
        <w:t xml:space="preserve"> extras)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7F0055"/>
          <w:kern w:val="0"/>
          <w:sz w:val="16"/>
          <w:szCs w:val="20"/>
        </w:rPr>
        <w:t>int</w:t>
      </w:r>
      <w:r w:rsidRPr="0014247A">
        <w:rPr>
          <w:rFonts w:ascii="Courier New" w:hAnsi="Courier New" w:cs="Courier New"/>
          <w:color w:val="000000"/>
          <w:kern w:val="0"/>
          <w:sz w:val="16"/>
          <w:szCs w:val="20"/>
        </w:rPr>
        <w:t xml:space="preserve"> satellites = extras.</w:t>
      </w:r>
      <w:r w:rsidRPr="0014247A">
        <w:rPr>
          <w:rFonts w:ascii="Courier New" w:hAnsi="Courier New" w:cs="Courier New"/>
          <w:b/>
          <w:bCs/>
          <w:color w:val="008000"/>
          <w:kern w:val="0"/>
          <w:sz w:val="16"/>
          <w:szCs w:val="20"/>
        </w:rPr>
        <w:t>getInt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"satellites"</w:t>
      </w:r>
      <w:r w:rsidRPr="0014247A">
        <w:rPr>
          <w:rFonts w:ascii="Courier New" w:hAnsi="Courier New" w:cs="Courier New"/>
          <w:color w:val="000000"/>
          <w:kern w:val="0"/>
          <w:sz w:val="16"/>
          <w:szCs w:val="20"/>
        </w:rPr>
        <w:t>, -1);</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 xml:space="preserve"> statusInfo = </w:t>
      </w:r>
      <w:r w:rsidRPr="0014247A">
        <w:rPr>
          <w:rFonts w:ascii="Courier New" w:hAnsi="Courier New" w:cs="Courier New"/>
          <w:b/>
          <w:bCs/>
          <w:color w:val="005032"/>
          <w:kern w:val="0"/>
          <w:sz w:val="16"/>
          <w:szCs w:val="20"/>
        </w:rPr>
        <w:t>String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format</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"Provider: %s, status: %s, satellites: %d"</w:t>
      </w:r>
      <w:r w:rsidRPr="0014247A">
        <w:rPr>
          <w:rFonts w:ascii="Courier New" w:hAnsi="Courier New" w:cs="Courier New"/>
          <w:color w:val="000000"/>
          <w:kern w:val="0"/>
          <w:sz w:val="16"/>
          <w:szCs w:val="20"/>
        </w:rPr>
        <w:t xml:space="preserve">, provider, </w:t>
      </w:r>
      <w:r w:rsidRPr="0014247A">
        <w:rPr>
          <w:rFonts w:ascii="Courier New" w:hAnsi="Courier New" w:cs="Courier New"/>
          <w:i/>
          <w:iCs/>
          <w:color w:val="0000C0"/>
          <w:kern w:val="0"/>
          <w:sz w:val="16"/>
          <w:szCs w:val="20"/>
        </w:rPr>
        <w:t>providerStatusMap</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get</w:t>
      </w:r>
      <w:r w:rsidRPr="0014247A">
        <w:rPr>
          <w:rFonts w:ascii="Courier New" w:hAnsi="Courier New" w:cs="Courier New"/>
          <w:color w:val="000000"/>
          <w:kern w:val="0"/>
          <w:sz w:val="16"/>
          <w:szCs w:val="20"/>
        </w:rPr>
        <w:t>(status), satellites);</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Log</w:t>
      </w:r>
      <w:r w:rsidRPr="0014247A">
        <w:rPr>
          <w:rFonts w:ascii="Courier New" w:hAnsi="Courier New" w:cs="Courier New"/>
          <w:color w:val="000000"/>
          <w:kern w:val="0"/>
          <w:sz w:val="16"/>
          <w:szCs w:val="20"/>
        </w:rPr>
        <w:t>.</w:t>
      </w:r>
      <w:r w:rsidRPr="0014247A">
        <w:rPr>
          <w:rFonts w:ascii="Courier New" w:hAnsi="Courier New" w:cs="Courier New"/>
          <w:i/>
          <w:iCs/>
          <w:color w:val="000000"/>
          <w:kern w:val="0"/>
          <w:sz w:val="16"/>
          <w:szCs w:val="20"/>
        </w:rPr>
        <w:t>v</w:t>
      </w:r>
      <w:r w:rsidRPr="0014247A">
        <w:rPr>
          <w:rFonts w:ascii="Courier New" w:hAnsi="Courier New" w:cs="Courier New"/>
          <w:color w:val="000000"/>
          <w:kern w:val="0"/>
          <w:sz w:val="16"/>
          <w:szCs w:val="20"/>
        </w:rPr>
        <w:t>(</w:t>
      </w:r>
      <w:r w:rsidRPr="0014247A">
        <w:rPr>
          <w:rFonts w:ascii="Courier New" w:hAnsi="Courier New" w:cs="Courier New"/>
          <w:color w:val="2A00FF"/>
          <w:kern w:val="0"/>
          <w:sz w:val="16"/>
          <w:szCs w:val="20"/>
        </w:rPr>
        <w:t>"GPS"</w:t>
      </w:r>
      <w:r w:rsidRPr="0014247A">
        <w:rPr>
          <w:rFonts w:ascii="Courier New" w:hAnsi="Courier New" w:cs="Courier New"/>
          <w:color w:val="000000"/>
          <w:kern w:val="0"/>
          <w:sz w:val="16"/>
          <w:szCs w:val="20"/>
        </w:rPr>
        <w:t>, statusInfo);</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 xml:space="preserve"> statusText = (</w:t>
      </w:r>
      <w:r w:rsidRPr="0014247A">
        <w:rPr>
          <w:rFonts w:ascii="Courier New" w:hAnsi="Courier New" w:cs="Courier New"/>
          <w:b/>
          <w:bCs/>
          <w:color w:val="005032"/>
          <w:kern w:val="0"/>
          <w:sz w:val="16"/>
          <w:szCs w:val="20"/>
        </w:rPr>
        <w:t>TextView</w:t>
      </w:r>
      <w:r w:rsidRPr="0014247A">
        <w:rPr>
          <w:rFonts w:ascii="Courier New" w:hAnsi="Courier New" w:cs="Courier New"/>
          <w:color w:val="000000"/>
          <w:kern w:val="0"/>
          <w:sz w:val="16"/>
          <w:szCs w:val="20"/>
        </w:rPr>
        <w:t>)</w:t>
      </w:r>
      <w:r w:rsidRPr="0014247A">
        <w:rPr>
          <w:rFonts w:ascii="Courier New" w:hAnsi="Courier New" w:cs="Courier New"/>
          <w:b/>
          <w:bCs/>
          <w:color w:val="008000"/>
          <w:kern w:val="0"/>
          <w:sz w:val="16"/>
          <w:szCs w:val="20"/>
        </w:rPr>
        <w:t>findViewById</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R</w:t>
      </w:r>
      <w:r w:rsidRPr="0014247A">
        <w:rPr>
          <w:rFonts w:ascii="Courier New" w:hAnsi="Courier New" w:cs="Courier New"/>
          <w:color w:val="000000"/>
          <w:kern w:val="0"/>
          <w:sz w:val="16"/>
          <w:szCs w:val="20"/>
        </w:rPr>
        <w:t>.</w:t>
      </w:r>
      <w:r w:rsidRPr="0014247A">
        <w:rPr>
          <w:rFonts w:ascii="Courier New" w:hAnsi="Courier New" w:cs="Courier New"/>
          <w:b/>
          <w:bCs/>
          <w:color w:val="005032"/>
          <w:kern w:val="0"/>
          <w:sz w:val="16"/>
          <w:szCs w:val="20"/>
        </w:rPr>
        <w:t>id</w:t>
      </w:r>
      <w:r w:rsidRPr="0014247A">
        <w:rPr>
          <w:rFonts w:ascii="Courier New" w:hAnsi="Courier New" w:cs="Courier New"/>
          <w:color w:val="000000"/>
          <w:kern w:val="0"/>
          <w:sz w:val="16"/>
          <w:szCs w:val="20"/>
        </w:rPr>
        <w:t>.</w:t>
      </w:r>
      <w:r w:rsidRPr="0014247A">
        <w:rPr>
          <w:rFonts w:ascii="Courier New" w:hAnsi="Courier New" w:cs="Courier New"/>
          <w:i/>
          <w:iCs/>
          <w:color w:val="0000C0"/>
          <w:kern w:val="0"/>
          <w:sz w:val="16"/>
          <w:szCs w:val="20"/>
        </w:rPr>
        <w:t>status</w:t>
      </w:r>
      <w:r w:rsidRPr="0014247A">
        <w:rPr>
          <w:rFonts w:ascii="Courier New" w:hAnsi="Courier New" w:cs="Courier New"/>
          <w:color w:val="000000"/>
          <w:kern w:val="0"/>
          <w:sz w:val="16"/>
          <w:szCs w:val="20"/>
        </w:rPr>
        <w:t>);</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statusText.</w:t>
      </w:r>
      <w:r w:rsidRPr="0014247A">
        <w:rPr>
          <w:rFonts w:ascii="Courier New" w:hAnsi="Courier New" w:cs="Courier New"/>
          <w:b/>
          <w:bCs/>
          <w:color w:val="008000"/>
          <w:kern w:val="0"/>
          <w:sz w:val="16"/>
          <w:szCs w:val="20"/>
        </w:rPr>
        <w:t>setText</w:t>
      </w:r>
      <w:r w:rsidRPr="0014247A">
        <w:rPr>
          <w:rFonts w:ascii="Courier New" w:hAnsi="Courier New" w:cs="Courier New"/>
          <w:color w:val="000000"/>
          <w:kern w:val="0"/>
          <w:sz w:val="16"/>
          <w:szCs w:val="20"/>
        </w:rPr>
        <w:t>(statusInfo);</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r w:rsidRPr="0014247A">
        <w:rPr>
          <w:rFonts w:ascii="Courier New" w:hAnsi="Courier New" w:cs="Courier New"/>
          <w:color w:val="000000"/>
          <w:kern w:val="0"/>
          <w:sz w:val="16"/>
          <w:szCs w:val="20"/>
        </w:rPr>
        <w:t xml:space="preserve">    }</w:t>
      </w:r>
    </w:p>
    <w:p w:rsidR="0014247A" w:rsidRPr="0014247A" w:rsidRDefault="0014247A" w:rsidP="0014247A">
      <w:pPr>
        <w:wordWrap/>
        <w:adjustRightInd w:val="0"/>
        <w:jc w:val="left"/>
        <w:rPr>
          <w:rFonts w:ascii="Courier New" w:hAnsi="Courier New" w:cs="Courier New"/>
          <w:kern w:val="0"/>
          <w:sz w:val="16"/>
          <w:szCs w:val="20"/>
        </w:rPr>
      </w:pPr>
    </w:p>
    <w:p w:rsidR="00414A28" w:rsidRDefault="0014247A" w:rsidP="0014247A">
      <w:pPr>
        <w:wordWrap/>
        <w:adjustRightInd w:val="0"/>
        <w:jc w:val="left"/>
        <w:rPr>
          <w:rFonts w:ascii="Courier New" w:hAnsi="Courier New" w:cs="Courier New"/>
          <w:color w:val="000000"/>
          <w:kern w:val="0"/>
          <w:sz w:val="16"/>
          <w:szCs w:val="20"/>
        </w:rPr>
      </w:pPr>
      <w:r w:rsidRPr="0014247A">
        <w:rPr>
          <w:rFonts w:ascii="Courier New" w:hAnsi="Courier New" w:cs="Courier New"/>
          <w:color w:val="000000"/>
          <w:kern w:val="0"/>
          <w:sz w:val="16"/>
          <w:szCs w:val="20"/>
        </w:rPr>
        <w:t>}</w:t>
      </w:r>
    </w:p>
    <w:p w:rsidR="00414A28" w:rsidRDefault="00414A28">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14247A" w:rsidRDefault="00414A28" w:rsidP="0014247A">
      <w:pPr>
        <w:wordWrap/>
        <w:adjustRightInd w:val="0"/>
        <w:jc w:val="left"/>
        <w:rPr>
          <w:rFonts w:ascii="Courier New" w:hAnsi="Courier New" w:cs="Courier New"/>
          <w:b/>
          <w:color w:val="000000"/>
          <w:kern w:val="0"/>
          <w:sz w:val="34"/>
          <w:szCs w:val="20"/>
        </w:rPr>
      </w:pPr>
      <w:r w:rsidRPr="00414A28">
        <w:rPr>
          <w:rFonts w:ascii="Courier New" w:hAnsi="Courier New" w:cs="Courier New" w:hint="eastAsia"/>
          <w:b/>
          <w:color w:val="000000"/>
          <w:kern w:val="0"/>
          <w:sz w:val="34"/>
          <w:szCs w:val="20"/>
        </w:rPr>
        <w:lastRenderedPageBreak/>
        <w:t xml:space="preserve"> CAMERA </w:t>
      </w:r>
      <w:r w:rsidRPr="00414A28">
        <w:rPr>
          <w:rFonts w:ascii="Courier New" w:hAnsi="Courier New" w:cs="Courier New" w:hint="eastAsia"/>
          <w:b/>
          <w:color w:val="000000"/>
          <w:kern w:val="0"/>
          <w:sz w:val="34"/>
          <w:szCs w:val="20"/>
        </w:rPr>
        <w:t>카메라</w:t>
      </w:r>
    </w:p>
    <w:p w:rsidR="0024414C" w:rsidRP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sidRPr="005B7714">
        <w:rPr>
          <w:rFonts w:ascii="Courier New" w:hAnsi="Courier New" w:cs="Courier New" w:hint="eastAsia"/>
          <w:color w:val="000000"/>
          <w:kern w:val="0"/>
          <w:sz w:val="24"/>
          <w:szCs w:val="20"/>
        </w:rPr>
        <w:t xml:space="preserve">SurfaceView </w:t>
      </w:r>
      <w:r w:rsidRPr="005B7714">
        <w:rPr>
          <w:rFonts w:ascii="Courier New" w:hAnsi="Courier New" w:cs="Courier New" w:hint="eastAsia"/>
          <w:color w:val="000000"/>
          <w:kern w:val="0"/>
          <w:sz w:val="24"/>
          <w:szCs w:val="20"/>
        </w:rPr>
        <w:t>클래스를</w:t>
      </w:r>
      <w:r w:rsidRPr="005B7714">
        <w:rPr>
          <w:rFonts w:ascii="Courier New" w:hAnsi="Courier New" w:cs="Courier New" w:hint="eastAsia"/>
          <w:color w:val="000000"/>
          <w:kern w:val="0"/>
          <w:sz w:val="24"/>
          <w:szCs w:val="20"/>
        </w:rPr>
        <w:t xml:space="preserve"> </w:t>
      </w:r>
      <w:r w:rsidRPr="005B7714">
        <w:rPr>
          <w:rFonts w:ascii="Courier New" w:hAnsi="Courier New" w:cs="Courier New" w:hint="eastAsia"/>
          <w:color w:val="000000"/>
          <w:kern w:val="0"/>
          <w:sz w:val="24"/>
          <w:szCs w:val="20"/>
        </w:rPr>
        <w:t>확장</w:t>
      </w:r>
      <w:r w:rsidRPr="005B7714">
        <w:rPr>
          <w:rFonts w:ascii="Courier New" w:hAnsi="Courier New" w:cs="Courier New" w:hint="eastAsia"/>
          <w:color w:val="000000"/>
          <w:kern w:val="0"/>
          <w:sz w:val="24"/>
          <w:szCs w:val="20"/>
        </w:rPr>
        <w:t xml:space="preserve"> </w:t>
      </w:r>
      <w:r w:rsidRPr="005B7714">
        <w:rPr>
          <w:rFonts w:ascii="Courier New" w:hAnsi="Courier New" w:cs="Courier New" w:hint="eastAsia"/>
          <w:color w:val="000000"/>
          <w:kern w:val="0"/>
          <w:sz w:val="24"/>
          <w:szCs w:val="20"/>
        </w:rPr>
        <w:t>하여</w:t>
      </w:r>
      <w:r w:rsidRPr="005B7714">
        <w:rPr>
          <w:rFonts w:ascii="Courier New" w:hAnsi="Courier New" w:cs="Courier New" w:hint="eastAsia"/>
          <w:color w:val="000000"/>
          <w:kern w:val="0"/>
          <w:sz w:val="24"/>
          <w:szCs w:val="20"/>
        </w:rPr>
        <w:t xml:space="preserve"> SurfaceHolder.Callback </w:t>
      </w:r>
      <w:r w:rsidRPr="005B7714">
        <w:rPr>
          <w:rFonts w:ascii="Courier New" w:hAnsi="Courier New" w:cs="Courier New" w:hint="eastAsia"/>
          <w:color w:val="000000"/>
          <w:kern w:val="0"/>
          <w:sz w:val="24"/>
          <w:szCs w:val="20"/>
        </w:rPr>
        <w:t>인터페이스</w:t>
      </w:r>
      <w:r w:rsidRPr="005B7714">
        <w:rPr>
          <w:rFonts w:ascii="Courier New" w:hAnsi="Courier New" w:cs="Courier New" w:hint="eastAsia"/>
          <w:color w:val="000000"/>
          <w:kern w:val="0"/>
          <w:sz w:val="24"/>
          <w:szCs w:val="20"/>
        </w:rPr>
        <w:t xml:space="preserve"> </w:t>
      </w:r>
      <w:r w:rsidRPr="005B7714">
        <w:rPr>
          <w:rFonts w:ascii="Courier New" w:hAnsi="Courier New" w:cs="Courier New" w:hint="eastAsia"/>
          <w:color w:val="000000"/>
          <w:kern w:val="0"/>
          <w:sz w:val="24"/>
          <w:szCs w:val="20"/>
        </w:rPr>
        <w:t>구현</w:t>
      </w:r>
      <w:r w:rsidRPr="005B7714">
        <w:rPr>
          <w:rFonts w:ascii="Courier New" w:hAnsi="Courier New" w:cs="Courier New" w:hint="eastAsia"/>
          <w:color w:val="000000"/>
          <w:kern w:val="0"/>
          <w:sz w:val="24"/>
          <w:szCs w:val="20"/>
        </w:rPr>
        <w:t xml:space="preserve"> </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 xml:space="preserve">surfaceCreated() </w:t>
      </w:r>
      <w:r>
        <w:rPr>
          <w:rFonts w:ascii="Courier New" w:hAnsi="Courier New" w:cs="Courier New" w:hint="eastAsia"/>
          <w:color w:val="000000"/>
          <w:kern w:val="0"/>
          <w:sz w:val="24"/>
          <w:szCs w:val="20"/>
        </w:rPr>
        <w:t>메서드에서</w:t>
      </w:r>
      <w:r>
        <w:rPr>
          <w:rFonts w:ascii="Courier New" w:hAnsi="Courier New" w:cs="Courier New" w:hint="eastAsia"/>
          <w:color w:val="000000"/>
          <w:kern w:val="0"/>
          <w:sz w:val="24"/>
          <w:szCs w:val="20"/>
        </w:rPr>
        <w:t xml:space="preserve"> Camera</w:t>
      </w:r>
      <w:r>
        <w:rPr>
          <w:rFonts w:ascii="Courier New" w:hAnsi="Courier New" w:cs="Courier New" w:hint="eastAsia"/>
          <w:color w:val="000000"/>
          <w:kern w:val="0"/>
          <w:sz w:val="24"/>
          <w:szCs w:val="20"/>
        </w:rPr>
        <w:t>인스턴스</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얻는다</w:t>
      </w:r>
      <w:r>
        <w:rPr>
          <w:rFonts w:ascii="Courier New" w:hAnsi="Courier New" w:cs="Courier New" w:hint="eastAsia"/>
          <w:color w:val="000000"/>
          <w:kern w:val="0"/>
          <w:sz w:val="24"/>
          <w:szCs w:val="20"/>
        </w:rPr>
        <w:t>.</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 xml:space="preserve">surfaceChanged() </w:t>
      </w:r>
      <w:r>
        <w:rPr>
          <w:rFonts w:ascii="Courier New" w:hAnsi="Courier New" w:cs="Courier New" w:hint="eastAsia"/>
          <w:color w:val="000000"/>
          <w:kern w:val="0"/>
          <w:sz w:val="24"/>
          <w:szCs w:val="20"/>
        </w:rPr>
        <w:t>메서드에서</w:t>
      </w:r>
      <w:r>
        <w:rPr>
          <w:rFonts w:ascii="Courier New" w:hAnsi="Courier New" w:cs="Courier New" w:hint="eastAsia"/>
          <w:color w:val="000000"/>
          <w:kern w:val="0"/>
          <w:sz w:val="24"/>
          <w:szCs w:val="20"/>
        </w:rPr>
        <w:t xml:space="preserve"> Camera.Paremeters</w:t>
      </w:r>
      <w:r>
        <w:rPr>
          <w:rFonts w:ascii="Courier New" w:hAnsi="Courier New" w:cs="Courier New" w:hint="eastAsia"/>
          <w:color w:val="000000"/>
          <w:kern w:val="0"/>
          <w:sz w:val="24"/>
          <w:szCs w:val="20"/>
        </w:rPr>
        <w:t>를</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이용해</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관련</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속성</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설정후</w:t>
      </w:r>
      <w:r>
        <w:rPr>
          <w:rFonts w:ascii="Courier New" w:hAnsi="Courier New" w:cs="Courier New" w:hint="eastAsia"/>
          <w:color w:val="000000"/>
          <w:kern w:val="0"/>
          <w:sz w:val="24"/>
          <w:szCs w:val="20"/>
        </w:rPr>
        <w:t xml:space="preserve"> startPreview()</w:t>
      </w:r>
      <w:r>
        <w:rPr>
          <w:rFonts w:ascii="Courier New" w:hAnsi="Courier New" w:cs="Courier New" w:hint="eastAsia"/>
          <w:color w:val="000000"/>
          <w:kern w:val="0"/>
          <w:sz w:val="24"/>
          <w:szCs w:val="20"/>
        </w:rPr>
        <w:t>메서드</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호출</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촬영</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사건에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반응할</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메서드를</w:t>
      </w:r>
      <w:r>
        <w:rPr>
          <w:rFonts w:ascii="Courier New" w:hAnsi="Courier New" w:cs="Courier New" w:hint="eastAsia"/>
          <w:color w:val="000000"/>
          <w:kern w:val="0"/>
          <w:sz w:val="24"/>
          <w:szCs w:val="20"/>
        </w:rPr>
        <w:t xml:space="preserve"> CameraSurfaceView</w:t>
      </w:r>
      <w:r>
        <w:rPr>
          <w:rFonts w:ascii="Courier New" w:hAnsi="Courier New" w:cs="Courier New" w:hint="eastAsia"/>
          <w:color w:val="000000"/>
          <w:kern w:val="0"/>
          <w:sz w:val="24"/>
          <w:szCs w:val="20"/>
        </w:rPr>
        <w:t>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CameraSurfaceView</w:t>
      </w:r>
      <w:r>
        <w:rPr>
          <w:rFonts w:ascii="Courier New" w:hAnsi="Courier New" w:cs="Courier New" w:hint="eastAsia"/>
          <w:color w:val="000000"/>
          <w:kern w:val="0"/>
          <w:sz w:val="24"/>
          <w:szCs w:val="20"/>
        </w:rPr>
        <w:t>를</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적절한</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레이아웃추가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사용자가</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사진을</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찍을수</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있게</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하는</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위젯</w:t>
      </w:r>
      <w:r>
        <w:rPr>
          <w:rFonts w:ascii="Courier New" w:hAnsi="Courier New" w:cs="Courier New" w:hint="eastAsia"/>
          <w:color w:val="000000"/>
          <w:kern w:val="0"/>
          <w:sz w:val="24"/>
          <w:szCs w:val="20"/>
        </w:rPr>
        <w:t>(</w:t>
      </w:r>
      <w:r>
        <w:rPr>
          <w:rFonts w:ascii="Courier New" w:hAnsi="Courier New" w:cs="Courier New" w:hint="eastAsia"/>
          <w:color w:val="000000"/>
          <w:kern w:val="0"/>
          <w:sz w:val="24"/>
          <w:szCs w:val="20"/>
        </w:rPr>
        <w:t>버튼등</w:t>
      </w:r>
      <w:r>
        <w:rPr>
          <w:rFonts w:ascii="Courier New" w:hAnsi="Courier New" w:cs="Courier New" w:hint="eastAsia"/>
          <w:color w:val="000000"/>
          <w:kern w:val="0"/>
          <w:sz w:val="24"/>
          <w:szCs w:val="20"/>
        </w:rPr>
        <w:t>)</w:t>
      </w:r>
      <w:r>
        <w:rPr>
          <w:rFonts w:ascii="Courier New" w:hAnsi="Courier New" w:cs="Courier New" w:hint="eastAsia"/>
          <w:color w:val="000000"/>
          <w:kern w:val="0"/>
          <w:sz w:val="24"/>
          <w:szCs w:val="20"/>
        </w:rPr>
        <w:t>을</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화면에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찍은</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이미지의</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저장을</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위해</w:t>
      </w:r>
      <w:r>
        <w:rPr>
          <w:rFonts w:ascii="Courier New" w:hAnsi="Courier New" w:cs="Courier New" w:hint="eastAsia"/>
          <w:color w:val="000000"/>
          <w:kern w:val="0"/>
          <w:sz w:val="24"/>
          <w:szCs w:val="20"/>
        </w:rPr>
        <w:t xml:space="preserve"> pictureCallback</w:t>
      </w:r>
      <w:r>
        <w:rPr>
          <w:rFonts w:ascii="Courier New" w:hAnsi="Courier New" w:cs="Courier New" w:hint="eastAsia"/>
          <w:color w:val="000000"/>
          <w:kern w:val="0"/>
          <w:sz w:val="24"/>
          <w:szCs w:val="20"/>
        </w:rPr>
        <w:t>클래스</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구현</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color w:val="000000"/>
          <w:kern w:val="0"/>
          <w:sz w:val="24"/>
          <w:szCs w:val="20"/>
        </w:rPr>
        <w:t>A</w:t>
      </w:r>
      <w:r>
        <w:rPr>
          <w:rFonts w:ascii="Courier New" w:hAnsi="Courier New" w:cs="Courier New" w:hint="eastAsia"/>
          <w:color w:val="000000"/>
          <w:kern w:val="0"/>
          <w:sz w:val="24"/>
          <w:szCs w:val="20"/>
        </w:rPr>
        <w:t>ndroid.permission.CAMERA</w:t>
      </w:r>
      <w:r>
        <w:rPr>
          <w:rFonts w:ascii="Courier New" w:hAnsi="Courier New" w:cs="Courier New" w:hint="eastAsia"/>
          <w:color w:val="000000"/>
          <w:kern w:val="0"/>
          <w:sz w:val="24"/>
          <w:szCs w:val="20"/>
        </w:rPr>
        <w:t>권한</w:t>
      </w:r>
      <w:r>
        <w:rPr>
          <w:rFonts w:ascii="Courier New" w:hAnsi="Courier New" w:cs="Courier New" w:hint="eastAsia"/>
          <w:color w:val="000000"/>
          <w:kern w:val="0"/>
          <w:sz w:val="24"/>
          <w:szCs w:val="20"/>
        </w:rPr>
        <w:t xml:space="preserve"> AndroideManifast.xml </w:t>
      </w:r>
      <w:r>
        <w:rPr>
          <w:rFonts w:ascii="Courier New" w:hAnsi="Courier New" w:cs="Courier New" w:hint="eastAsia"/>
          <w:color w:val="000000"/>
          <w:kern w:val="0"/>
          <w:sz w:val="24"/>
          <w:szCs w:val="20"/>
        </w:rPr>
        <w:t>파일에</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추가</w:t>
      </w:r>
    </w:p>
    <w:p w:rsidR="005B7714" w:rsidRDefault="005B7714" w:rsidP="005B7714">
      <w:pPr>
        <w:pStyle w:val="a7"/>
        <w:numPr>
          <w:ilvl w:val="0"/>
          <w:numId w:val="7"/>
        </w:numPr>
        <w:wordWrap/>
        <w:adjustRightInd w:val="0"/>
        <w:ind w:leftChars="0"/>
        <w:jc w:val="left"/>
        <w:rPr>
          <w:rFonts w:ascii="Courier New" w:hAnsi="Courier New" w:cs="Courier New"/>
          <w:color w:val="000000"/>
          <w:kern w:val="0"/>
          <w:sz w:val="24"/>
          <w:szCs w:val="20"/>
        </w:rPr>
      </w:pPr>
      <w:r>
        <w:rPr>
          <w:rFonts w:ascii="Courier New" w:hAnsi="Courier New" w:cs="Courier New" w:hint="eastAsia"/>
          <w:color w:val="000000"/>
          <w:kern w:val="0"/>
          <w:sz w:val="24"/>
          <w:szCs w:val="20"/>
        </w:rPr>
        <w:t>surfaceDestroyed()</w:t>
      </w:r>
      <w:r>
        <w:rPr>
          <w:rFonts w:ascii="Courier New" w:hAnsi="Courier New" w:cs="Courier New" w:hint="eastAsia"/>
          <w:color w:val="000000"/>
          <w:kern w:val="0"/>
          <w:sz w:val="24"/>
          <w:szCs w:val="20"/>
        </w:rPr>
        <w:t>메서드에서</w:t>
      </w:r>
      <w:r>
        <w:rPr>
          <w:rFonts w:ascii="Courier New" w:hAnsi="Courier New" w:cs="Courier New" w:hint="eastAsia"/>
          <w:color w:val="000000"/>
          <w:kern w:val="0"/>
          <w:sz w:val="24"/>
          <w:szCs w:val="20"/>
        </w:rPr>
        <w:t xml:space="preserve"> camera </w:t>
      </w:r>
      <w:r>
        <w:rPr>
          <w:rFonts w:ascii="Courier New" w:hAnsi="Courier New" w:cs="Courier New" w:hint="eastAsia"/>
          <w:color w:val="000000"/>
          <w:kern w:val="0"/>
          <w:sz w:val="24"/>
          <w:szCs w:val="20"/>
        </w:rPr>
        <w:t>객체</w:t>
      </w:r>
      <w:r>
        <w:rPr>
          <w:rFonts w:ascii="Courier New" w:hAnsi="Courier New" w:cs="Courier New" w:hint="eastAsia"/>
          <w:color w:val="000000"/>
          <w:kern w:val="0"/>
          <w:sz w:val="24"/>
          <w:szCs w:val="20"/>
        </w:rPr>
        <w:t xml:space="preserve"> </w:t>
      </w:r>
      <w:r>
        <w:rPr>
          <w:rFonts w:ascii="Courier New" w:hAnsi="Courier New" w:cs="Courier New" w:hint="eastAsia"/>
          <w:color w:val="000000"/>
          <w:kern w:val="0"/>
          <w:sz w:val="24"/>
          <w:szCs w:val="20"/>
        </w:rPr>
        <w:t>해제</w:t>
      </w:r>
      <w:r>
        <w:rPr>
          <w:rFonts w:ascii="Courier New" w:hAnsi="Courier New" w:cs="Courier New" w:hint="eastAsia"/>
          <w:color w:val="000000"/>
          <w:kern w:val="0"/>
          <w:sz w:val="24"/>
          <w:szCs w:val="20"/>
        </w:rPr>
        <w:t>.</w:t>
      </w:r>
    </w:p>
    <w:p w:rsidR="00D979F6" w:rsidRDefault="00D979F6">
      <w:pPr>
        <w:widowControl/>
        <w:wordWrap/>
        <w:autoSpaceDE/>
        <w:autoSpaceDN/>
        <w:jc w:val="left"/>
        <w:rPr>
          <w:rFonts w:ascii="Courier New" w:hAnsi="Courier New" w:cs="Courier New"/>
          <w:color w:val="000000"/>
          <w:kern w:val="0"/>
          <w:sz w:val="24"/>
          <w:szCs w:val="20"/>
        </w:rPr>
      </w:pPr>
      <w:r>
        <w:rPr>
          <w:rFonts w:ascii="Courier New" w:hAnsi="Courier New" w:cs="Courier New"/>
          <w:color w:val="000000"/>
          <w:kern w:val="0"/>
          <w:sz w:val="24"/>
          <w:szCs w:val="20"/>
        </w:rPr>
        <w:br w:type="page"/>
      </w:r>
    </w:p>
    <w:p w:rsidR="005B7714" w:rsidRDefault="00D979F6" w:rsidP="00D979F6">
      <w:pPr>
        <w:wordWrap/>
        <w:adjustRightInd w:val="0"/>
        <w:jc w:val="left"/>
        <w:rPr>
          <w:rFonts w:ascii="Courier New" w:hAnsi="Courier New" w:cs="Courier New"/>
          <w:b/>
          <w:color w:val="000000"/>
          <w:kern w:val="0"/>
          <w:sz w:val="28"/>
          <w:szCs w:val="20"/>
        </w:rPr>
      </w:pPr>
      <w:r w:rsidRPr="00D979F6">
        <w:rPr>
          <w:rFonts w:ascii="Courier New" w:hAnsi="Courier New" w:cs="Courier New" w:hint="eastAsia"/>
          <w:b/>
          <w:color w:val="000000"/>
          <w:kern w:val="0"/>
          <w:sz w:val="28"/>
          <w:szCs w:val="20"/>
        </w:rPr>
        <w:lastRenderedPageBreak/>
        <w:t>애니메이션</w:t>
      </w:r>
    </w:p>
    <w:tbl>
      <w:tblPr>
        <w:tblStyle w:val="a4"/>
        <w:tblW w:w="0" w:type="auto"/>
        <w:tblLook w:val="04A0"/>
      </w:tblPr>
      <w:tblGrid>
        <w:gridCol w:w="2093"/>
        <w:gridCol w:w="7131"/>
      </w:tblGrid>
      <w:tr w:rsidR="008E7A75" w:rsidTr="008E7A75">
        <w:tc>
          <w:tcPr>
            <w:tcW w:w="2093"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프레임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w:t>
            </w:r>
          </w:p>
        </w:tc>
        <w:tc>
          <w:tcPr>
            <w:tcW w:w="7131"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주기적으로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그림을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갈아치우는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전통적인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방법이다</w:t>
            </w:r>
            <w:r>
              <w:rPr>
                <w:rFonts w:ascii="Courier New" w:hAnsi="Courier New" w:cs="Courier New" w:hint="eastAsia"/>
                <w:color w:val="000000"/>
                <w:kern w:val="0"/>
                <w:sz w:val="18"/>
                <w:szCs w:val="20"/>
              </w:rPr>
              <w:t>.</w:t>
            </w:r>
          </w:p>
        </w:tc>
      </w:tr>
      <w:tr w:rsidR="008E7A75" w:rsidTr="008E7A75">
        <w:tc>
          <w:tcPr>
            <w:tcW w:w="2093"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트윈</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w:t>
            </w:r>
          </w:p>
        </w:tc>
        <w:tc>
          <w:tcPr>
            <w:tcW w:w="7131" w:type="dxa"/>
          </w:tcPr>
          <w:p w:rsidR="008E7A75" w:rsidRDefault="008E7A7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위치나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크기</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회전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등의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효과를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일정시간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내에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수행하여</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진행</w:t>
            </w:r>
          </w:p>
        </w:tc>
      </w:tr>
    </w:tbl>
    <w:p w:rsidR="008E7A75" w:rsidRDefault="008E7A75" w:rsidP="00D979F6">
      <w:pPr>
        <w:wordWrap/>
        <w:adjustRightInd w:val="0"/>
        <w:jc w:val="left"/>
        <w:rPr>
          <w:rFonts w:ascii="Courier New" w:hAnsi="Courier New" w:cs="Courier New"/>
          <w:color w:val="000000"/>
          <w:kern w:val="0"/>
          <w:sz w:val="18"/>
          <w:szCs w:val="20"/>
        </w:rPr>
      </w:pPr>
    </w:p>
    <w:p w:rsidR="003577C5" w:rsidRDefault="003577C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프레임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w:t>
      </w:r>
    </w:p>
    <w:p w:rsidR="003577C5" w:rsidRDefault="003577C5" w:rsidP="00D979F6">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D</w:t>
      </w:r>
      <w:r>
        <w:rPr>
          <w:rFonts w:ascii="Courier New" w:hAnsi="Courier New" w:cs="Courier New" w:hint="eastAsia"/>
          <w:color w:val="000000"/>
          <w:kern w:val="0"/>
          <w:sz w:val="18"/>
          <w:szCs w:val="20"/>
        </w:rPr>
        <w:t>raw/numani.xml</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animation-list</w:t>
      </w:r>
      <w:r>
        <w:rPr>
          <w:rFonts w:ascii="Courier New" w:hAnsi="Courier New" w:cs="Courier New"/>
          <w:kern w:val="0"/>
          <w:szCs w:val="20"/>
        </w:rPr>
        <w:t xml:space="preserve"> </w:t>
      </w:r>
      <w:r>
        <w:rPr>
          <w:rFonts w:ascii="Courier New" w:hAnsi="Courier New" w:cs="Courier New"/>
          <w:color w:val="7F007F"/>
          <w:kern w:val="0"/>
          <w:szCs w:val="20"/>
        </w:rPr>
        <w:t>xmlns:android</w:t>
      </w:r>
      <w:r>
        <w:rPr>
          <w:rFonts w:ascii="Courier New" w:hAnsi="Courier New" w:cs="Courier New"/>
          <w:color w:val="000000"/>
          <w:kern w:val="0"/>
          <w:szCs w:val="20"/>
        </w:rPr>
        <w:t>=</w:t>
      </w:r>
      <w:r>
        <w:rPr>
          <w:rFonts w:ascii="Courier New" w:hAnsi="Courier New" w:cs="Courier New"/>
          <w:i/>
          <w:iCs/>
          <w:color w:val="2A00FF"/>
          <w:kern w:val="0"/>
          <w:szCs w:val="20"/>
        </w:rPr>
        <w:t>"http://schemas.android.com/apk/res/android"</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w:t>
      </w:r>
      <w:r w:rsidRPr="008C57A7">
        <w:rPr>
          <w:rFonts w:ascii="Courier New" w:hAnsi="Courier New" w:cs="Courier New"/>
          <w:b/>
          <w:color w:val="7F007F"/>
          <w:kern w:val="0"/>
          <w:sz w:val="26"/>
          <w:szCs w:val="20"/>
        </w:rPr>
        <w:t>oneshot</w:t>
      </w:r>
      <w:r w:rsidRPr="008C57A7">
        <w:rPr>
          <w:rFonts w:ascii="Courier New" w:hAnsi="Courier New" w:cs="Courier New"/>
          <w:b/>
          <w:color w:val="000000"/>
          <w:kern w:val="0"/>
          <w:sz w:val="26"/>
          <w:szCs w:val="20"/>
        </w:rPr>
        <w:t>=</w:t>
      </w:r>
      <w:r w:rsidRPr="008C57A7">
        <w:rPr>
          <w:rFonts w:ascii="Courier New" w:hAnsi="Courier New" w:cs="Courier New"/>
          <w:b/>
          <w:i/>
          <w:iCs/>
          <w:color w:val="2A00FF"/>
          <w:kern w:val="0"/>
          <w:sz w:val="26"/>
          <w:szCs w:val="20"/>
        </w:rPr>
        <w:t>"false"</w:t>
      </w:r>
      <w:r w:rsidRPr="008C57A7">
        <w:rPr>
          <w:rFonts w:ascii="Courier New" w:hAnsi="Courier New" w:cs="Courier New"/>
          <w:b/>
          <w:color w:val="008080"/>
          <w:kern w:val="0"/>
          <w:sz w:val="26"/>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kern w:val="0"/>
          <w:szCs w:val="20"/>
        </w:rPr>
        <w:t xml:space="preserve"> </w:t>
      </w:r>
      <w:r>
        <w:rPr>
          <w:rFonts w:ascii="Courier New" w:hAnsi="Courier New" w:cs="Courier New"/>
          <w:color w:val="7F007F"/>
          <w:kern w:val="0"/>
          <w:szCs w:val="20"/>
        </w:rPr>
        <w:t>android:drawable</w:t>
      </w:r>
      <w:r>
        <w:rPr>
          <w:rFonts w:ascii="Courier New" w:hAnsi="Courier New" w:cs="Courier New"/>
          <w:color w:val="000000"/>
          <w:kern w:val="0"/>
          <w:szCs w:val="20"/>
        </w:rPr>
        <w:t>=</w:t>
      </w:r>
      <w:r>
        <w:rPr>
          <w:rFonts w:ascii="Courier New" w:hAnsi="Courier New" w:cs="Courier New"/>
          <w:i/>
          <w:iCs/>
          <w:color w:val="2A00FF"/>
          <w:kern w:val="0"/>
          <w:szCs w:val="20"/>
        </w:rPr>
        <w:t>"@drawable/frame1"</w:t>
      </w:r>
      <w:r>
        <w:rPr>
          <w:rFonts w:ascii="Courier New" w:hAnsi="Courier New" w:cs="Courier New"/>
          <w:kern w:val="0"/>
          <w:szCs w:val="20"/>
        </w:rPr>
        <w:t xml:space="preserve"> </w:t>
      </w:r>
      <w:r>
        <w:rPr>
          <w:rFonts w:ascii="Courier New" w:hAnsi="Courier New" w:cs="Courier New"/>
          <w:color w:val="7F007F"/>
          <w:kern w:val="0"/>
          <w:szCs w:val="20"/>
        </w:rPr>
        <w:t>android:duration</w:t>
      </w:r>
      <w:r>
        <w:rPr>
          <w:rFonts w:ascii="Courier New" w:hAnsi="Courier New" w:cs="Courier New"/>
          <w:color w:val="000000"/>
          <w:kern w:val="0"/>
          <w:szCs w:val="20"/>
        </w:rPr>
        <w:t>=</w:t>
      </w:r>
      <w:r>
        <w:rPr>
          <w:rFonts w:ascii="Courier New" w:hAnsi="Courier New" w:cs="Courier New"/>
          <w:i/>
          <w:iCs/>
          <w:color w:val="2A00FF"/>
          <w:kern w:val="0"/>
          <w:szCs w:val="20"/>
        </w:rPr>
        <w:t>"700"</w:t>
      </w:r>
      <w:r>
        <w:rPr>
          <w:rFonts w:ascii="Courier New" w:hAnsi="Courier New" w:cs="Courier New"/>
          <w:kern w:val="0"/>
          <w:szCs w:val="20"/>
        </w:rPr>
        <w:t xml:space="preserve"> </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kern w:val="0"/>
          <w:szCs w:val="20"/>
        </w:rPr>
        <w:t xml:space="preserve"> </w:t>
      </w:r>
      <w:r>
        <w:rPr>
          <w:rFonts w:ascii="Courier New" w:hAnsi="Courier New" w:cs="Courier New"/>
          <w:color w:val="7F007F"/>
          <w:kern w:val="0"/>
          <w:szCs w:val="20"/>
        </w:rPr>
        <w:t>android:drawable</w:t>
      </w:r>
      <w:r>
        <w:rPr>
          <w:rFonts w:ascii="Courier New" w:hAnsi="Courier New" w:cs="Courier New"/>
          <w:color w:val="000000"/>
          <w:kern w:val="0"/>
          <w:szCs w:val="20"/>
        </w:rPr>
        <w:t>=</w:t>
      </w:r>
      <w:r>
        <w:rPr>
          <w:rFonts w:ascii="Courier New" w:hAnsi="Courier New" w:cs="Courier New"/>
          <w:i/>
          <w:iCs/>
          <w:color w:val="2A00FF"/>
          <w:kern w:val="0"/>
          <w:szCs w:val="20"/>
        </w:rPr>
        <w:t>"@drawable/frame2"</w:t>
      </w:r>
      <w:r>
        <w:rPr>
          <w:rFonts w:ascii="Courier New" w:hAnsi="Courier New" w:cs="Courier New"/>
          <w:kern w:val="0"/>
          <w:szCs w:val="20"/>
        </w:rPr>
        <w:t xml:space="preserve"> </w:t>
      </w:r>
      <w:r>
        <w:rPr>
          <w:rFonts w:ascii="Courier New" w:hAnsi="Courier New" w:cs="Courier New"/>
          <w:color w:val="7F007F"/>
          <w:kern w:val="0"/>
          <w:szCs w:val="20"/>
        </w:rPr>
        <w:t>android:duration</w:t>
      </w:r>
      <w:r>
        <w:rPr>
          <w:rFonts w:ascii="Courier New" w:hAnsi="Courier New" w:cs="Courier New"/>
          <w:color w:val="000000"/>
          <w:kern w:val="0"/>
          <w:szCs w:val="20"/>
        </w:rPr>
        <w:t>=</w:t>
      </w:r>
      <w:r>
        <w:rPr>
          <w:rFonts w:ascii="Courier New" w:hAnsi="Courier New" w:cs="Courier New"/>
          <w:i/>
          <w:iCs/>
          <w:color w:val="2A00FF"/>
          <w:kern w:val="0"/>
          <w:szCs w:val="20"/>
        </w:rPr>
        <w:t>"700"</w:t>
      </w:r>
      <w:r>
        <w:rPr>
          <w:rFonts w:ascii="Courier New" w:hAnsi="Courier New" w:cs="Courier New"/>
          <w:kern w:val="0"/>
          <w:szCs w:val="20"/>
        </w:rPr>
        <w:t xml:space="preserve"> </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item</w:t>
      </w:r>
      <w:r>
        <w:rPr>
          <w:rFonts w:ascii="Courier New" w:hAnsi="Courier New" w:cs="Courier New"/>
          <w:kern w:val="0"/>
          <w:szCs w:val="20"/>
        </w:rPr>
        <w:t xml:space="preserve"> </w:t>
      </w:r>
      <w:r>
        <w:rPr>
          <w:rFonts w:ascii="Courier New" w:hAnsi="Courier New" w:cs="Courier New"/>
          <w:color w:val="7F007F"/>
          <w:kern w:val="0"/>
          <w:szCs w:val="20"/>
        </w:rPr>
        <w:t>android:drawable</w:t>
      </w:r>
      <w:r>
        <w:rPr>
          <w:rFonts w:ascii="Courier New" w:hAnsi="Courier New" w:cs="Courier New"/>
          <w:color w:val="000000"/>
          <w:kern w:val="0"/>
          <w:szCs w:val="20"/>
        </w:rPr>
        <w:t>=</w:t>
      </w:r>
      <w:r>
        <w:rPr>
          <w:rFonts w:ascii="Courier New" w:hAnsi="Courier New" w:cs="Courier New"/>
          <w:i/>
          <w:iCs/>
          <w:color w:val="2A00FF"/>
          <w:kern w:val="0"/>
          <w:szCs w:val="20"/>
        </w:rPr>
        <w:t>"@drawable/frame3"</w:t>
      </w:r>
      <w:r>
        <w:rPr>
          <w:rFonts w:ascii="Courier New" w:hAnsi="Courier New" w:cs="Courier New"/>
          <w:kern w:val="0"/>
          <w:szCs w:val="20"/>
        </w:rPr>
        <w:t xml:space="preserve"> </w:t>
      </w:r>
      <w:r>
        <w:rPr>
          <w:rFonts w:ascii="Courier New" w:hAnsi="Courier New" w:cs="Courier New"/>
          <w:color w:val="7F007F"/>
          <w:kern w:val="0"/>
          <w:szCs w:val="20"/>
        </w:rPr>
        <w:t>android:duration</w:t>
      </w:r>
      <w:r w:rsidRPr="00E07D7E">
        <w:rPr>
          <w:rFonts w:ascii="Courier New" w:hAnsi="Courier New" w:cs="Courier New"/>
          <w:b/>
          <w:color w:val="000000"/>
          <w:kern w:val="0"/>
          <w:sz w:val="24"/>
          <w:szCs w:val="20"/>
        </w:rPr>
        <w:t>=</w:t>
      </w:r>
      <w:r w:rsidRPr="00E07D7E">
        <w:rPr>
          <w:rFonts w:ascii="Courier New" w:hAnsi="Courier New" w:cs="Courier New"/>
          <w:b/>
          <w:i/>
          <w:iCs/>
          <w:color w:val="2A00FF"/>
          <w:kern w:val="0"/>
          <w:sz w:val="24"/>
          <w:szCs w:val="20"/>
        </w:rPr>
        <w:t>"700"</w:t>
      </w:r>
      <w:r w:rsidRPr="00E07D7E">
        <w:rPr>
          <w:rFonts w:ascii="Courier New" w:hAnsi="Courier New" w:cs="Courier New"/>
          <w:kern w:val="0"/>
          <w:sz w:val="24"/>
          <w:szCs w:val="20"/>
        </w:rPr>
        <w:t xml:space="preserve"> </w:t>
      </w:r>
      <w:r>
        <w:rPr>
          <w:rFonts w:ascii="Courier New" w:hAnsi="Courier New" w:cs="Courier New"/>
          <w:color w:val="008080"/>
          <w:kern w:val="0"/>
          <w:szCs w:val="20"/>
        </w:rPr>
        <w:t>/&gt;</w:t>
      </w:r>
    </w:p>
    <w:p w:rsidR="003577C5" w:rsidRDefault="003577C5" w:rsidP="003577C5">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animation-list</w:t>
      </w:r>
      <w:r>
        <w:rPr>
          <w:rFonts w:ascii="Courier New" w:hAnsi="Courier New" w:cs="Courier New"/>
          <w:color w:val="008080"/>
          <w:kern w:val="0"/>
          <w:szCs w:val="20"/>
        </w:rPr>
        <w:t>&gt;</w:t>
      </w:r>
    </w:p>
    <w:p w:rsidR="003577C5" w:rsidRDefault="008C57A7"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애니메션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반복할건지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끝낼껀지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원샷</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옵션</w:t>
      </w:r>
      <w:r>
        <w:rPr>
          <w:rFonts w:ascii="Courier New" w:hAnsi="Courier New" w:cs="Courier New" w:hint="eastAsia"/>
          <w:color w:val="000000"/>
          <w:kern w:val="0"/>
          <w:sz w:val="18"/>
          <w:szCs w:val="20"/>
        </w:rPr>
        <w:t>.</w:t>
      </w:r>
      <w:r w:rsidR="00E07D7E">
        <w:rPr>
          <w:rFonts w:ascii="Courier New" w:hAnsi="Courier New" w:cs="Courier New" w:hint="eastAsia"/>
          <w:color w:val="000000"/>
          <w:kern w:val="0"/>
          <w:sz w:val="18"/>
          <w:szCs w:val="20"/>
        </w:rPr>
        <w:t xml:space="preserve">   /     1/1000  </w:t>
      </w:r>
      <w:r w:rsidR="00E07D7E">
        <w:rPr>
          <w:rFonts w:ascii="Courier New" w:hAnsi="Courier New" w:cs="Courier New" w:hint="eastAsia"/>
          <w:color w:val="000000"/>
          <w:kern w:val="0"/>
          <w:sz w:val="18"/>
          <w:szCs w:val="20"/>
        </w:rPr>
        <w:t>초</w:t>
      </w:r>
    </w:p>
    <w:p w:rsidR="002E3945" w:rsidRDefault="002E3945" w:rsidP="00D979F6">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백그라운드로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쓰면된다</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FrameAni</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005032"/>
          <w:kern w:val="0"/>
          <w:szCs w:val="20"/>
        </w:rPr>
        <w:t>AnimationDrawable</w:t>
      </w:r>
      <w:r>
        <w:rPr>
          <w:rFonts w:ascii="Courier New" w:hAnsi="Courier New" w:cs="Courier New"/>
          <w:color w:val="000000"/>
          <w:kern w:val="0"/>
          <w:szCs w:val="20"/>
        </w:rPr>
        <w:t xml:space="preserve"> </w:t>
      </w:r>
      <w:r>
        <w:rPr>
          <w:rFonts w:ascii="Courier New" w:hAnsi="Courier New" w:cs="Courier New"/>
          <w:color w:val="0000C0"/>
          <w:kern w:val="0"/>
          <w:szCs w:val="20"/>
        </w:rPr>
        <w:t>mAni</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draw_frameani</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ImageView</w:t>
      </w:r>
      <w:r>
        <w:rPr>
          <w:rFonts w:ascii="Courier New" w:hAnsi="Courier New" w:cs="Courier New"/>
          <w:color w:val="000000"/>
          <w:kern w:val="0"/>
          <w:szCs w:val="20"/>
        </w:rPr>
        <w:t xml:space="preserve"> img = (</w:t>
      </w:r>
      <w:r>
        <w:rPr>
          <w:rFonts w:ascii="Courier New" w:hAnsi="Courier New" w:cs="Courier New"/>
          <w:b/>
          <w:bCs/>
          <w:color w:val="005032"/>
          <w:kern w:val="0"/>
          <w:szCs w:val="20"/>
        </w:rPr>
        <w:t>ImageView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count</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mAni</w:t>
      </w:r>
      <w:r>
        <w:rPr>
          <w:rFonts w:ascii="Courier New" w:hAnsi="Courier New" w:cs="Courier New"/>
          <w:color w:val="000000"/>
          <w:kern w:val="0"/>
          <w:szCs w:val="20"/>
        </w:rPr>
        <w:t xml:space="preserve"> = (</w:t>
      </w:r>
      <w:r>
        <w:rPr>
          <w:rFonts w:ascii="Courier New" w:hAnsi="Courier New" w:cs="Courier New"/>
          <w:b/>
          <w:bCs/>
          <w:color w:val="005032"/>
          <w:kern w:val="0"/>
          <w:szCs w:val="20"/>
        </w:rPr>
        <w:t>AnimationDrawable</w:t>
      </w:r>
      <w:r>
        <w:rPr>
          <w:rFonts w:ascii="Courier New" w:hAnsi="Courier New" w:cs="Courier New"/>
          <w:color w:val="000000"/>
          <w:kern w:val="0"/>
          <w:szCs w:val="20"/>
        </w:rPr>
        <w:t>)img.</w:t>
      </w:r>
      <w:r>
        <w:rPr>
          <w:rFonts w:ascii="Courier New" w:hAnsi="Courier New" w:cs="Courier New"/>
          <w:b/>
          <w:bCs/>
          <w:color w:val="008080"/>
          <w:kern w:val="0"/>
          <w:szCs w:val="20"/>
        </w:rPr>
        <w:t>getBackground</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Button</w:t>
      </w:r>
      <w:r>
        <w:rPr>
          <w:rFonts w:ascii="Courier New" w:hAnsi="Courier New" w:cs="Courier New"/>
          <w:color w:val="000000"/>
          <w:kern w:val="0"/>
          <w:szCs w:val="20"/>
        </w:rPr>
        <w:t xml:space="preserve"> 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start</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8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OnClickListener</w:t>
      </w:r>
      <w:r>
        <w:rPr>
          <w:rFonts w:ascii="Courier New" w:hAnsi="Courier New" w:cs="Courier New"/>
          <w:color w:val="000000"/>
          <w:kern w:val="0"/>
          <w:szCs w:val="20"/>
        </w:rPr>
        <w:t>()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mAni</w:t>
      </w:r>
      <w:r>
        <w:rPr>
          <w:rFonts w:ascii="Courier New" w:hAnsi="Courier New" w:cs="Courier New"/>
          <w:color w:val="000000"/>
          <w:kern w:val="0"/>
          <w:szCs w:val="20"/>
        </w:rPr>
        <w:t>.</w:t>
      </w:r>
      <w:r>
        <w:rPr>
          <w:rFonts w:ascii="Courier New" w:hAnsi="Courier New" w:cs="Courier New"/>
          <w:b/>
          <w:bCs/>
          <w:color w:val="008080"/>
          <w:kern w:val="0"/>
          <w:szCs w:val="20"/>
        </w:rPr>
        <w:t>start</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 =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stop</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btn.</w:t>
      </w:r>
      <w:r>
        <w:rPr>
          <w:rFonts w:ascii="Courier New" w:hAnsi="Courier New" w:cs="Courier New"/>
          <w:b/>
          <w:bCs/>
          <w:color w:val="008080"/>
          <w:kern w:val="0"/>
          <w:szCs w:val="20"/>
        </w:rPr>
        <w:t>setOnClickListener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5032"/>
          <w:kern w:val="0"/>
          <w:szCs w:val="20"/>
        </w:rPr>
        <w:t>Button</w:t>
      </w:r>
      <w:r>
        <w:rPr>
          <w:rFonts w:ascii="Courier New" w:hAnsi="Courier New" w:cs="Courier New"/>
          <w:color w:val="000000"/>
          <w:kern w:val="0"/>
          <w:szCs w:val="20"/>
        </w:rPr>
        <w:t>.</w:t>
      </w:r>
      <w:r>
        <w:rPr>
          <w:rFonts w:ascii="Courier New" w:hAnsi="Courier New" w:cs="Courier New"/>
          <w:b/>
          <w:bCs/>
          <w:color w:val="008080"/>
          <w:kern w:val="0"/>
          <w:szCs w:val="20"/>
        </w:rPr>
        <w:t>OnClickListener</w:t>
      </w:r>
      <w:r>
        <w:rPr>
          <w:rFonts w:ascii="Courier New" w:hAnsi="Courier New" w:cs="Courier New"/>
          <w:color w:val="000000"/>
          <w:kern w:val="0"/>
          <w:szCs w:val="20"/>
        </w:rPr>
        <w:t>()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onClick</w:t>
      </w:r>
      <w:r>
        <w:rPr>
          <w:rFonts w:ascii="Courier New" w:hAnsi="Courier New" w:cs="Courier New"/>
          <w:color w:val="000000"/>
          <w:kern w:val="0"/>
          <w:szCs w:val="20"/>
        </w:rPr>
        <w:t>(</w:t>
      </w:r>
      <w:r>
        <w:rPr>
          <w:rFonts w:ascii="Courier New" w:hAnsi="Courier New" w:cs="Courier New"/>
          <w:b/>
          <w:bCs/>
          <w:color w:val="005032"/>
          <w:kern w:val="0"/>
          <w:szCs w:val="20"/>
        </w:rPr>
        <w:t>View</w:t>
      </w:r>
      <w:r>
        <w:rPr>
          <w:rFonts w:ascii="Courier New" w:hAnsi="Courier New" w:cs="Courier New"/>
          <w:color w:val="000000"/>
          <w:kern w:val="0"/>
          <w:szCs w:val="20"/>
        </w:rPr>
        <w:t xml:space="preserve"> v) {</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mAni</w:t>
      </w:r>
      <w:r>
        <w:rPr>
          <w:rFonts w:ascii="Courier New" w:hAnsi="Courier New" w:cs="Courier New"/>
          <w:color w:val="000000"/>
          <w:kern w:val="0"/>
          <w:szCs w:val="20"/>
        </w:rPr>
        <w:t>.</w:t>
      </w:r>
      <w:r>
        <w:rPr>
          <w:rFonts w:ascii="Courier New" w:hAnsi="Courier New" w:cs="Courier New"/>
          <w:b/>
          <w:bCs/>
          <w:color w:val="008080"/>
          <w:kern w:val="0"/>
          <w:szCs w:val="20"/>
        </w:rPr>
        <w:t>stop</w:t>
      </w:r>
      <w:r>
        <w:rPr>
          <w:rFonts w:ascii="Courier New" w:hAnsi="Courier New" w:cs="Courier New"/>
          <w:color w:val="000000"/>
          <w:kern w:val="0"/>
          <w:szCs w:val="20"/>
        </w:rPr>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81494" w:rsidRDefault="00681494" w:rsidP="00681494">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3A521E" w:rsidRDefault="00681494" w:rsidP="00681494">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3A521E" w:rsidRDefault="003A521E">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681494" w:rsidRDefault="003A521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lastRenderedPageBreak/>
        <w:t>트윈</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w:t>
      </w:r>
    </w:p>
    <w:p w:rsidR="00635BAD" w:rsidRDefault="00635BAD"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xml</w:t>
      </w:r>
      <w:r>
        <w:rPr>
          <w:rFonts w:ascii="Courier New" w:hAnsi="Courier New" w:cs="Courier New" w:hint="eastAsia"/>
          <w:color w:val="000000"/>
          <w:kern w:val="0"/>
          <w:sz w:val="18"/>
          <w:szCs w:val="20"/>
        </w:rPr>
        <w:t>파일은</w:t>
      </w:r>
      <w:r>
        <w:rPr>
          <w:rFonts w:ascii="Courier New" w:hAnsi="Courier New" w:cs="Courier New" w:hint="eastAsia"/>
          <w:color w:val="000000"/>
          <w:kern w:val="0"/>
          <w:sz w:val="18"/>
          <w:szCs w:val="20"/>
        </w:rPr>
        <w:t xml:space="preserve"> res/anim </w:t>
      </w:r>
      <w:r>
        <w:rPr>
          <w:rFonts w:ascii="Courier New" w:hAnsi="Courier New" w:cs="Courier New" w:hint="eastAsia"/>
          <w:color w:val="000000"/>
          <w:kern w:val="0"/>
          <w:sz w:val="18"/>
          <w:szCs w:val="20"/>
        </w:rPr>
        <w:t>폴더에저장</w:t>
      </w:r>
      <w:r>
        <w:rPr>
          <w:rFonts w:ascii="Courier New" w:hAnsi="Courier New" w:cs="Courier New" w:hint="eastAsia"/>
          <w:color w:val="000000"/>
          <w:kern w:val="0"/>
          <w:sz w:val="18"/>
          <w:szCs w:val="20"/>
        </w:rPr>
        <w:t>.</w:t>
      </w:r>
      <w:r w:rsidR="005022DC">
        <w:rPr>
          <w:rFonts w:ascii="Courier New" w:hAnsi="Courier New" w:cs="Courier New" w:hint="eastAsia"/>
          <w:color w:val="000000"/>
          <w:kern w:val="0"/>
          <w:sz w:val="18"/>
          <w:szCs w:val="20"/>
        </w:rPr>
        <w:t xml:space="preserve"> </w:t>
      </w:r>
      <w:r w:rsidR="005022DC">
        <w:rPr>
          <w:rFonts w:ascii="Courier New" w:hAnsi="Courier New" w:cs="Courier New" w:hint="eastAsia"/>
          <w:color w:val="000000"/>
          <w:kern w:val="0"/>
          <w:sz w:val="18"/>
          <w:szCs w:val="20"/>
        </w:rPr>
        <w:t>불러다쓸땐</w:t>
      </w:r>
      <w:r w:rsidR="005022DC">
        <w:rPr>
          <w:rFonts w:ascii="Courier New" w:hAnsi="Courier New" w:cs="Courier New" w:hint="eastAsia"/>
          <w:color w:val="000000"/>
          <w:kern w:val="0"/>
          <w:sz w:val="18"/>
          <w:szCs w:val="20"/>
        </w:rPr>
        <w:t xml:space="preserve"> R.anim.xxx</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Animation</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TranslateAnimation  //</w:t>
      </w:r>
      <w:r>
        <w:rPr>
          <w:rFonts w:ascii="Courier New" w:hAnsi="Courier New" w:cs="Courier New" w:hint="eastAsia"/>
          <w:color w:val="000000"/>
          <w:kern w:val="0"/>
          <w:sz w:val="18"/>
          <w:szCs w:val="20"/>
        </w:rPr>
        <w:t>좌표값</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변경</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ScaleAnimation</w:t>
      </w:r>
      <w:r>
        <w:rPr>
          <w:rFonts w:ascii="Courier New" w:hAnsi="Courier New" w:cs="Courier New" w:hint="eastAsia"/>
          <w:color w:val="000000"/>
          <w:kern w:val="0"/>
          <w:sz w:val="18"/>
          <w:szCs w:val="20"/>
        </w:rPr>
        <w:tab/>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크기변경</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RotateAnimation</w:t>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회전각도</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AlphaAnimation</w:t>
      </w:r>
      <w:r>
        <w:rPr>
          <w:rFonts w:ascii="Courier New" w:hAnsi="Courier New" w:cs="Courier New" w:hint="eastAsia"/>
          <w:color w:val="000000"/>
          <w:kern w:val="0"/>
          <w:sz w:val="18"/>
          <w:szCs w:val="20"/>
        </w:rPr>
        <w:tab/>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투명도</w:t>
      </w:r>
    </w:p>
    <w:p w:rsidR="00206D64" w:rsidRDefault="00206D64"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ab/>
        <w:t>AnimationSet</w:t>
      </w:r>
      <w:r>
        <w:rPr>
          <w:rFonts w:ascii="Courier New" w:hAnsi="Courier New" w:cs="Courier New" w:hint="eastAsia"/>
          <w:color w:val="000000"/>
          <w:kern w:val="0"/>
          <w:sz w:val="18"/>
          <w:szCs w:val="20"/>
        </w:rPr>
        <w:tab/>
      </w:r>
      <w:r>
        <w:rPr>
          <w:rFonts w:ascii="Courier New" w:hAnsi="Courier New" w:cs="Courier New" w:hint="eastAsia"/>
          <w:color w:val="000000"/>
          <w:kern w:val="0"/>
          <w:sz w:val="18"/>
          <w:szCs w:val="20"/>
        </w:rPr>
        <w:tab/>
        <w:t>//</w:t>
      </w:r>
      <w:r>
        <w:rPr>
          <w:rFonts w:ascii="Courier New" w:hAnsi="Courier New" w:cs="Courier New" w:hint="eastAsia"/>
          <w:color w:val="000000"/>
          <w:kern w:val="0"/>
          <w:sz w:val="18"/>
          <w:szCs w:val="20"/>
        </w:rPr>
        <w:t>애니메이션조합</w:t>
      </w:r>
    </w:p>
    <w:p w:rsidR="00EB08C5" w:rsidRDefault="00EB08C5"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S</w:t>
      </w:r>
      <w:r>
        <w:rPr>
          <w:rFonts w:ascii="Courier New" w:hAnsi="Courier New" w:cs="Courier New" w:hint="eastAsia"/>
          <w:color w:val="000000"/>
          <w:kern w:val="0"/>
          <w:sz w:val="18"/>
          <w:szCs w:val="20"/>
        </w:rPr>
        <w:t>tatic Animation AnimationUtils.loadAmimation(Context c, int id)</w:t>
      </w:r>
      <w:r>
        <w:rPr>
          <w:rFonts w:ascii="Courier New" w:hAnsi="Courier New" w:cs="Courier New" w:hint="eastAsia"/>
          <w:color w:val="000000"/>
          <w:kern w:val="0"/>
          <w:sz w:val="18"/>
          <w:szCs w:val="20"/>
        </w:rPr>
        <w:t>정적메서드로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불러다사용</w:t>
      </w:r>
    </w:p>
    <w:p w:rsidR="00DD609E" w:rsidRDefault="00DD609E" w:rsidP="00DD609E">
      <w:pPr>
        <w:wordWrap/>
        <w:adjustRightInd w:val="0"/>
        <w:jc w:val="left"/>
        <w:rPr>
          <w:rFonts w:ascii="Courier New" w:hAnsi="Courier New" w:cs="Courier New"/>
          <w:kern w:val="0"/>
          <w:szCs w:val="20"/>
        </w:rPr>
      </w:pP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b/>
          <w:bCs/>
          <w:color w:val="7F0055"/>
          <w:kern w:val="0"/>
          <w:sz w:val="14"/>
          <w:szCs w:val="20"/>
        </w:rPr>
        <w:t>public</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class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extends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Activity</w:t>
      </w:r>
      <w:r w:rsidRPr="00DD609E">
        <w:rPr>
          <w:rFonts w:ascii="Courier New" w:hAnsi="Courier New" w:cs="Courier New"/>
          <w:color w:val="000000"/>
          <w:kern w:val="0"/>
          <w:sz w:val="14"/>
          <w:szCs w:val="20"/>
        </w:rPr>
        <w:t xml:space="preserve">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b/>
          <w:bCs/>
          <w:color w:val="005032"/>
          <w:kern w:val="0"/>
          <w:sz w:val="14"/>
          <w:szCs w:val="20"/>
        </w:rPr>
        <w:t>LinearLayout</w:t>
      </w:r>
      <w:r w:rsidRPr="00DD609E">
        <w:rPr>
          <w:rFonts w:ascii="Courier New" w:hAnsi="Courier New" w:cs="Courier New"/>
          <w:color w:val="000000"/>
          <w:kern w:val="0"/>
          <w:sz w:val="14"/>
          <w:szCs w:val="20"/>
        </w:rPr>
        <w:t xml:space="preserve"> </w:t>
      </w:r>
      <w:r w:rsidRPr="00DD609E">
        <w:rPr>
          <w:rFonts w:ascii="Courier New" w:hAnsi="Courier New" w:cs="Courier New"/>
          <w:color w:val="0000C0"/>
          <w:kern w:val="0"/>
          <w:sz w:val="14"/>
          <w:szCs w:val="20"/>
        </w:rPr>
        <w:t>mLinear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public</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void</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8080"/>
          <w:kern w:val="0"/>
          <w:sz w:val="14"/>
          <w:szCs w:val="20"/>
        </w:rPr>
        <w:t>onCreate</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Bundle</w:t>
      </w:r>
      <w:r w:rsidRPr="00DD609E">
        <w:rPr>
          <w:rFonts w:ascii="Courier New" w:hAnsi="Courier New" w:cs="Courier New"/>
          <w:color w:val="000000"/>
          <w:kern w:val="0"/>
          <w:sz w:val="14"/>
          <w:szCs w:val="20"/>
        </w:rPr>
        <w:t xml:space="preserve"> savedInstanceState)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super</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onCreate</w:t>
      </w:r>
      <w:r w:rsidRPr="00DD609E">
        <w:rPr>
          <w:rFonts w:ascii="Courier New" w:hAnsi="Courier New" w:cs="Courier New"/>
          <w:color w:val="000000"/>
          <w:kern w:val="0"/>
          <w:sz w:val="14"/>
          <w:szCs w:val="20"/>
        </w:rPr>
        <w:t>(savedInstanceState);</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setContentView</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layout</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draw_tween</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C0"/>
          <w:kern w:val="0"/>
          <w:sz w:val="14"/>
          <w:szCs w:val="20"/>
        </w:rPr>
        <w:t>mLinear</w:t>
      </w:r>
      <w:r w:rsidRPr="00DD609E">
        <w:rPr>
          <w:rFonts w:ascii="Courier New" w:hAnsi="Courier New" w:cs="Courier New"/>
          <w:color w:val="000000"/>
          <w:kern w:val="0"/>
          <w:sz w:val="14"/>
          <w:szCs w:val="20"/>
        </w:rPr>
        <w:t xml:space="preserve"> = (</w:t>
      </w:r>
      <w:r w:rsidRPr="00DD609E">
        <w:rPr>
          <w:rFonts w:ascii="Courier New" w:hAnsi="Courier New" w:cs="Courier New"/>
          <w:b/>
          <w:bCs/>
          <w:color w:val="005032"/>
          <w:kern w:val="0"/>
          <w:sz w:val="14"/>
          <w:szCs w:val="20"/>
        </w:rPr>
        <w:t>LinearLayout</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linear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translate</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rotate</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scale</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alpha</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8080"/>
          <w:kern w:val="0"/>
          <w:sz w:val="14"/>
          <w:szCs w:val="20"/>
        </w:rPr>
        <w:t>findViewById</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set</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setOnClickListener</w:t>
      </w:r>
      <w:r w:rsidRPr="00DD609E">
        <w:rPr>
          <w:rFonts w:ascii="Courier New" w:hAnsi="Courier New" w:cs="Courier New"/>
          <w:color w:val="000000"/>
          <w:kern w:val="0"/>
          <w:sz w:val="14"/>
          <w:szCs w:val="20"/>
        </w:rPr>
        <w:t>(</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b/>
          <w:bCs/>
          <w:color w:val="005032"/>
          <w:kern w:val="0"/>
          <w:sz w:val="14"/>
          <w:szCs w:val="20"/>
        </w:rPr>
        <w:t>Button</w:t>
      </w:r>
      <w:r w:rsidRPr="00DD609E">
        <w:rPr>
          <w:rFonts w:ascii="Courier New" w:hAnsi="Courier New" w:cs="Courier New"/>
          <w:color w:val="000000"/>
          <w:kern w:val="0"/>
          <w:sz w:val="14"/>
          <w:szCs w:val="20"/>
        </w:rPr>
        <w:t xml:space="preserve">.OnClickListener </w:t>
      </w:r>
      <w:r w:rsidRPr="00DD609E">
        <w:rPr>
          <w:rFonts w:ascii="Courier New" w:hAnsi="Courier New" w:cs="Courier New"/>
          <w:color w:val="0000C0"/>
          <w:kern w:val="0"/>
          <w:sz w:val="14"/>
          <w:szCs w:val="20"/>
        </w:rPr>
        <w:t>mClickListener</w:t>
      </w:r>
      <w:r w:rsidRPr="00DD609E">
        <w:rPr>
          <w:rFonts w:ascii="Courier New" w:hAnsi="Courier New" w:cs="Courier New"/>
          <w:color w:val="000000"/>
          <w:kern w:val="0"/>
          <w:sz w:val="14"/>
          <w:szCs w:val="20"/>
        </w:rPr>
        <w:t xml:space="preserve"> = </w:t>
      </w:r>
      <w:r w:rsidRPr="00DD609E">
        <w:rPr>
          <w:rFonts w:ascii="Courier New" w:hAnsi="Courier New" w:cs="Courier New"/>
          <w:b/>
          <w:bCs/>
          <w:color w:val="7F0055"/>
          <w:kern w:val="0"/>
          <w:sz w:val="14"/>
          <w:szCs w:val="20"/>
        </w:rPr>
        <w:t>new</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View</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OnClickListener</w:t>
      </w:r>
      <w:r w:rsidRPr="00DD609E">
        <w:rPr>
          <w:rFonts w:ascii="Courier New" w:hAnsi="Courier New" w:cs="Courier New"/>
          <w:color w:val="000000"/>
          <w:kern w:val="0"/>
          <w:sz w:val="14"/>
          <w:szCs w:val="20"/>
        </w:rPr>
        <w:t>()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public</w:t>
      </w:r>
      <w:r w:rsidRPr="00DD609E">
        <w:rPr>
          <w:rFonts w:ascii="Courier New" w:hAnsi="Courier New" w:cs="Courier New"/>
          <w:color w:val="000000"/>
          <w:kern w:val="0"/>
          <w:sz w:val="14"/>
          <w:szCs w:val="20"/>
        </w:rPr>
        <w:t xml:space="preserve"> </w:t>
      </w:r>
      <w:r w:rsidRPr="00DD609E">
        <w:rPr>
          <w:rFonts w:ascii="Courier New" w:hAnsi="Courier New" w:cs="Courier New"/>
          <w:b/>
          <w:bCs/>
          <w:color w:val="7F0055"/>
          <w:kern w:val="0"/>
          <w:sz w:val="14"/>
          <w:szCs w:val="20"/>
        </w:rPr>
        <w:t>void</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8080"/>
          <w:kern w:val="0"/>
          <w:sz w:val="14"/>
          <w:szCs w:val="20"/>
        </w:rPr>
        <w:t>onClick</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View</w:t>
      </w:r>
      <w:r w:rsidRPr="00DD609E">
        <w:rPr>
          <w:rFonts w:ascii="Courier New" w:hAnsi="Courier New" w:cs="Courier New"/>
          <w:color w:val="000000"/>
          <w:kern w:val="0"/>
          <w:sz w:val="14"/>
          <w:szCs w:val="20"/>
        </w:rPr>
        <w:t xml:space="preserve"> v)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005032"/>
          <w:kern w:val="0"/>
          <w:sz w:val="14"/>
          <w:szCs w:val="20"/>
        </w:rPr>
        <w:t>Animation</w:t>
      </w:r>
      <w:r w:rsidRPr="00DD609E">
        <w:rPr>
          <w:rFonts w:ascii="Courier New" w:hAnsi="Courier New" w:cs="Courier New"/>
          <w:color w:val="000000"/>
          <w:kern w:val="0"/>
          <w:sz w:val="14"/>
          <w:szCs w:val="20"/>
        </w:rPr>
        <w:t xml:space="preserve"> ani = </w:t>
      </w:r>
      <w:r w:rsidRPr="00DD609E">
        <w:rPr>
          <w:rFonts w:ascii="Courier New" w:hAnsi="Courier New" w:cs="Courier New"/>
          <w:b/>
          <w:bCs/>
          <w:color w:val="7F0055"/>
          <w:kern w:val="0"/>
          <w:sz w:val="14"/>
          <w:szCs w:val="20"/>
        </w:rPr>
        <w:t>null</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switch</w:t>
      </w:r>
      <w:r w:rsidRPr="00DD609E">
        <w:rPr>
          <w:rFonts w:ascii="Courier New" w:hAnsi="Courier New" w:cs="Courier New"/>
          <w:color w:val="000000"/>
          <w:kern w:val="0"/>
          <w:sz w:val="14"/>
          <w:szCs w:val="20"/>
        </w:rPr>
        <w:t xml:space="preserve"> (v.</w:t>
      </w:r>
      <w:r w:rsidRPr="00DD609E">
        <w:rPr>
          <w:rFonts w:ascii="Courier New" w:hAnsi="Courier New" w:cs="Courier New"/>
          <w:b/>
          <w:bCs/>
          <w:color w:val="008080"/>
          <w:kern w:val="0"/>
          <w:sz w:val="14"/>
          <w:szCs w:val="20"/>
        </w:rPr>
        <w:t>getId</w:t>
      </w:r>
      <w:r w:rsidRPr="00DD609E">
        <w:rPr>
          <w:rFonts w:ascii="Courier New" w:hAnsi="Courier New" w:cs="Courier New"/>
          <w:color w:val="000000"/>
          <w:kern w:val="0"/>
          <w:sz w:val="14"/>
          <w:szCs w:val="20"/>
        </w:rPr>
        <w:t>()) {</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translate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translate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rotate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rotate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scale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scale</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alpha</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alpha</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case</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id</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set</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 xml:space="preserve">ani = </w:t>
      </w:r>
      <w:r w:rsidRPr="00DD609E">
        <w:rPr>
          <w:rFonts w:ascii="Courier New" w:hAnsi="Courier New" w:cs="Courier New"/>
          <w:b/>
          <w:bCs/>
          <w:color w:val="005032"/>
          <w:kern w:val="0"/>
          <w:sz w:val="14"/>
          <w:szCs w:val="20"/>
        </w:rPr>
        <w:t>AnimationUtils</w:t>
      </w:r>
      <w:r w:rsidRPr="00DD609E">
        <w:rPr>
          <w:rFonts w:ascii="Courier New" w:hAnsi="Courier New" w:cs="Courier New"/>
          <w:color w:val="000000"/>
          <w:kern w:val="0"/>
          <w:sz w:val="14"/>
          <w:szCs w:val="20"/>
        </w:rPr>
        <w:t>.</w:t>
      </w:r>
      <w:r w:rsidRPr="00DD609E">
        <w:rPr>
          <w:rFonts w:ascii="Courier New" w:hAnsi="Courier New" w:cs="Courier New"/>
          <w:i/>
          <w:iCs/>
          <w:color w:val="000000"/>
          <w:kern w:val="0"/>
          <w:sz w:val="14"/>
          <w:szCs w:val="20"/>
        </w:rPr>
        <w:t>loadAnimation</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Tween</w:t>
      </w:r>
      <w:r w:rsidRPr="00DD609E">
        <w:rPr>
          <w:rFonts w:ascii="Courier New" w:hAnsi="Courier New" w:cs="Courier New"/>
          <w:color w:val="000000"/>
          <w:kern w:val="0"/>
          <w:sz w:val="14"/>
          <w:szCs w:val="20"/>
        </w:rPr>
        <w:t>.</w:t>
      </w:r>
      <w:r w:rsidRPr="00DD609E">
        <w:rPr>
          <w:rFonts w:ascii="Courier New" w:hAnsi="Courier New" w:cs="Courier New"/>
          <w:b/>
          <w:bCs/>
          <w:color w:val="7F0055"/>
          <w:kern w:val="0"/>
          <w:sz w:val="14"/>
          <w:szCs w:val="20"/>
        </w:rPr>
        <w:t>this</w:t>
      </w:r>
      <w:r w:rsidRPr="00DD609E">
        <w:rPr>
          <w:rFonts w:ascii="Courier New" w:hAnsi="Courier New" w:cs="Courier New"/>
          <w:color w:val="000000"/>
          <w:kern w:val="0"/>
          <w:sz w:val="14"/>
          <w:szCs w:val="20"/>
        </w:rPr>
        <w:t xml:space="preserve">, </w:t>
      </w:r>
      <w:r w:rsidRPr="00DD609E">
        <w:rPr>
          <w:rFonts w:ascii="Courier New" w:hAnsi="Courier New" w:cs="Courier New"/>
          <w:b/>
          <w:bCs/>
          <w:color w:val="005032"/>
          <w:kern w:val="0"/>
          <w:sz w:val="14"/>
          <w:szCs w:val="20"/>
        </w:rPr>
        <w:t>R</w:t>
      </w:r>
      <w:r w:rsidRPr="00DD609E">
        <w:rPr>
          <w:rFonts w:ascii="Courier New" w:hAnsi="Courier New" w:cs="Courier New"/>
          <w:color w:val="000000"/>
          <w:kern w:val="0"/>
          <w:sz w:val="14"/>
          <w:szCs w:val="20"/>
        </w:rPr>
        <w:t>.</w:t>
      </w:r>
      <w:r w:rsidRPr="00DD609E">
        <w:rPr>
          <w:rFonts w:ascii="Courier New" w:hAnsi="Courier New" w:cs="Courier New"/>
          <w:b/>
          <w:bCs/>
          <w:color w:val="005032"/>
          <w:kern w:val="0"/>
          <w:sz w:val="14"/>
          <w:szCs w:val="20"/>
        </w:rPr>
        <w:t>anim</w:t>
      </w:r>
      <w:r w:rsidRPr="00DD609E">
        <w:rPr>
          <w:rFonts w:ascii="Courier New" w:hAnsi="Courier New" w:cs="Courier New"/>
          <w:color w:val="000000"/>
          <w:kern w:val="0"/>
          <w:sz w:val="14"/>
          <w:szCs w:val="20"/>
        </w:rPr>
        <w:t>.</w:t>
      </w:r>
      <w:r w:rsidRPr="00DD609E">
        <w:rPr>
          <w:rFonts w:ascii="Courier New" w:hAnsi="Courier New" w:cs="Courier New"/>
          <w:i/>
          <w:iCs/>
          <w:color w:val="0000C0"/>
          <w:kern w:val="0"/>
          <w:sz w:val="14"/>
          <w:szCs w:val="20"/>
        </w:rPr>
        <w:t>set</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b/>
          <w:bCs/>
          <w:color w:val="7F0055"/>
          <w:kern w:val="0"/>
          <w:sz w:val="14"/>
          <w:szCs w:val="20"/>
        </w:rPr>
        <w:t>break</w:t>
      </w:r>
      <w:r w:rsidRPr="00DD609E">
        <w:rPr>
          <w:rFonts w:ascii="Courier New" w:hAnsi="Courier New" w:cs="Courier New"/>
          <w:color w:val="000000"/>
          <w:kern w:val="0"/>
          <w:sz w:val="14"/>
          <w:szCs w:val="20"/>
        </w:rPr>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r>
      <w:r w:rsidRPr="00DD609E">
        <w:rPr>
          <w:rFonts w:ascii="Courier New" w:hAnsi="Courier New" w:cs="Courier New"/>
          <w:color w:val="0000C0"/>
          <w:kern w:val="0"/>
          <w:sz w:val="14"/>
          <w:szCs w:val="20"/>
        </w:rPr>
        <w:t>mLinear</w:t>
      </w:r>
      <w:r w:rsidRPr="00DD609E">
        <w:rPr>
          <w:rFonts w:ascii="Courier New" w:hAnsi="Courier New" w:cs="Courier New"/>
          <w:color w:val="000000"/>
          <w:kern w:val="0"/>
          <w:sz w:val="14"/>
          <w:szCs w:val="20"/>
        </w:rPr>
        <w:t>.</w:t>
      </w:r>
      <w:r w:rsidRPr="00DD609E">
        <w:rPr>
          <w:rFonts w:ascii="Courier New" w:hAnsi="Courier New" w:cs="Courier New"/>
          <w:b/>
          <w:bCs/>
          <w:color w:val="008080"/>
          <w:kern w:val="0"/>
          <w:sz w:val="14"/>
          <w:szCs w:val="20"/>
        </w:rPr>
        <w:t>startAnimation</w:t>
      </w:r>
      <w:r w:rsidRPr="00DD609E">
        <w:rPr>
          <w:rFonts w:ascii="Courier New" w:hAnsi="Courier New" w:cs="Courier New"/>
          <w:color w:val="000000"/>
          <w:kern w:val="0"/>
          <w:sz w:val="14"/>
          <w:szCs w:val="20"/>
        </w:rPr>
        <w:t>(ani);</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r>
      <w:r w:rsidRPr="00DD609E">
        <w:rPr>
          <w:rFonts w:ascii="Courier New" w:hAnsi="Courier New" w:cs="Courier New"/>
          <w:color w:val="000000"/>
          <w:kern w:val="0"/>
          <w:sz w:val="14"/>
          <w:szCs w:val="20"/>
        </w:rPr>
        <w:tab/>
        <w:t>}</w:t>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ab/>
        <w:t>};</w:t>
      </w:r>
      <w:r w:rsidRPr="00DD609E">
        <w:rPr>
          <w:rFonts w:ascii="Courier New" w:hAnsi="Courier New" w:cs="Courier New"/>
          <w:color w:val="000000"/>
          <w:kern w:val="0"/>
          <w:sz w:val="14"/>
          <w:szCs w:val="20"/>
        </w:rPr>
        <w:tab/>
      </w:r>
    </w:p>
    <w:p w:rsidR="00DD609E" w:rsidRPr="00DD609E" w:rsidRDefault="00DD609E" w:rsidP="00DD609E">
      <w:pPr>
        <w:wordWrap/>
        <w:adjustRightInd w:val="0"/>
        <w:jc w:val="left"/>
        <w:rPr>
          <w:rFonts w:ascii="Courier New" w:hAnsi="Courier New" w:cs="Courier New"/>
          <w:kern w:val="0"/>
          <w:sz w:val="14"/>
          <w:szCs w:val="20"/>
        </w:rPr>
      </w:pPr>
      <w:r w:rsidRPr="00DD609E">
        <w:rPr>
          <w:rFonts w:ascii="Courier New" w:hAnsi="Courier New" w:cs="Courier New"/>
          <w:color w:val="000000"/>
          <w:kern w:val="0"/>
          <w:sz w:val="14"/>
          <w:szCs w:val="20"/>
        </w:rPr>
        <w:t>}</w:t>
      </w:r>
    </w:p>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R</w:t>
      </w:r>
      <w:r>
        <w:rPr>
          <w:rFonts w:ascii="Courier New" w:hAnsi="Courier New" w:cs="Courier New" w:hint="eastAsia"/>
          <w:color w:val="000000"/>
          <w:kern w:val="0"/>
          <w:sz w:val="18"/>
          <w:szCs w:val="20"/>
        </w:rPr>
        <w:t>otate.xml</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set</w:t>
      </w:r>
      <w:r>
        <w:rPr>
          <w:rFonts w:ascii="Courier New" w:hAnsi="Courier New" w:cs="Courier New"/>
          <w:kern w:val="0"/>
          <w:szCs w:val="20"/>
        </w:rPr>
        <w:t xml:space="preserve"> </w:t>
      </w:r>
      <w:r>
        <w:rPr>
          <w:rFonts w:ascii="Courier New" w:hAnsi="Courier New" w:cs="Courier New"/>
          <w:color w:val="7F007F"/>
          <w:kern w:val="0"/>
          <w:szCs w:val="20"/>
        </w:rPr>
        <w:t>xmlns:android</w:t>
      </w:r>
      <w:r>
        <w:rPr>
          <w:rFonts w:ascii="Courier New" w:hAnsi="Courier New" w:cs="Courier New"/>
          <w:color w:val="000000"/>
          <w:kern w:val="0"/>
          <w:szCs w:val="20"/>
        </w:rPr>
        <w:t>=</w:t>
      </w:r>
      <w:r>
        <w:rPr>
          <w:rFonts w:ascii="Courier New" w:hAnsi="Courier New" w:cs="Courier New"/>
          <w:i/>
          <w:iCs/>
          <w:color w:val="2A00FF"/>
          <w:kern w:val="0"/>
          <w:szCs w:val="20"/>
        </w:rPr>
        <w:t>"http://schemas.android.com/apk/res/android"</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android:interpolator</w:t>
      </w:r>
      <w:r>
        <w:rPr>
          <w:rFonts w:ascii="Courier New" w:hAnsi="Courier New" w:cs="Courier New"/>
          <w:color w:val="000000"/>
          <w:kern w:val="0"/>
          <w:szCs w:val="20"/>
        </w:rPr>
        <w:t>=</w:t>
      </w:r>
      <w:r>
        <w:rPr>
          <w:rFonts w:ascii="Courier New" w:hAnsi="Courier New" w:cs="Courier New"/>
          <w:i/>
          <w:iCs/>
          <w:color w:val="2A00FF"/>
          <w:kern w:val="0"/>
          <w:szCs w:val="20"/>
        </w:rPr>
        <w:t>"@android:anim/accelerate_interpolator"</w:t>
      </w:r>
      <w:r>
        <w:rPr>
          <w:rFonts w:ascii="Courier New" w:hAnsi="Courier New" w:cs="Courier New"/>
          <w:color w:val="008080"/>
          <w:kern w:val="0"/>
          <w:szCs w:val="20"/>
        </w:rPr>
        <w:t>&gt;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rotate</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android:fromDegrees</w:t>
      </w:r>
      <w:r>
        <w:rPr>
          <w:rFonts w:ascii="Courier New" w:hAnsi="Courier New" w:cs="Courier New"/>
          <w:color w:val="000000"/>
          <w:kern w:val="0"/>
          <w:szCs w:val="20"/>
        </w:rPr>
        <w:t>=</w:t>
      </w:r>
      <w:r>
        <w:rPr>
          <w:rFonts w:ascii="Courier New" w:hAnsi="Courier New" w:cs="Courier New"/>
          <w:i/>
          <w:iCs/>
          <w:color w:val="2A00FF"/>
          <w:kern w:val="0"/>
          <w:szCs w:val="20"/>
        </w:rPr>
        <w:t>"0"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android:toDegrees</w:t>
      </w:r>
      <w:r>
        <w:rPr>
          <w:rFonts w:ascii="Courier New" w:hAnsi="Courier New" w:cs="Courier New"/>
          <w:color w:val="000000"/>
          <w:kern w:val="0"/>
          <w:szCs w:val="20"/>
        </w:rPr>
        <w:t>=</w:t>
      </w:r>
      <w:r>
        <w:rPr>
          <w:rFonts w:ascii="Courier New" w:hAnsi="Courier New" w:cs="Courier New"/>
          <w:i/>
          <w:iCs/>
          <w:color w:val="2A00FF"/>
          <w:kern w:val="0"/>
          <w:szCs w:val="20"/>
        </w:rPr>
        <w:t>"360"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android:pivotX</w:t>
      </w:r>
      <w:r>
        <w:rPr>
          <w:rFonts w:ascii="Courier New" w:hAnsi="Courier New" w:cs="Courier New"/>
          <w:color w:val="000000"/>
          <w:kern w:val="0"/>
          <w:szCs w:val="20"/>
        </w:rPr>
        <w:t>=</w:t>
      </w:r>
      <w:r>
        <w:rPr>
          <w:rFonts w:ascii="Courier New" w:hAnsi="Courier New" w:cs="Courier New"/>
          <w:i/>
          <w:iCs/>
          <w:color w:val="2A00FF"/>
          <w:kern w:val="0"/>
          <w:szCs w:val="20"/>
        </w:rPr>
        <w:t>"50%"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android:pivotY</w:t>
      </w:r>
      <w:r>
        <w:rPr>
          <w:rFonts w:ascii="Courier New" w:hAnsi="Courier New" w:cs="Courier New"/>
          <w:color w:val="000000"/>
          <w:kern w:val="0"/>
          <w:szCs w:val="20"/>
        </w:rPr>
        <w:t>=</w:t>
      </w:r>
      <w:r>
        <w:rPr>
          <w:rFonts w:ascii="Courier New" w:hAnsi="Courier New" w:cs="Courier New"/>
          <w:i/>
          <w:iCs/>
          <w:color w:val="2A00FF"/>
          <w:kern w:val="0"/>
          <w:szCs w:val="20"/>
        </w:rPr>
        <w:t>"50%"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android:duration</w:t>
      </w:r>
      <w:r>
        <w:rPr>
          <w:rFonts w:ascii="Courier New" w:hAnsi="Courier New" w:cs="Courier New"/>
          <w:color w:val="000000"/>
          <w:kern w:val="0"/>
          <w:szCs w:val="20"/>
        </w:rPr>
        <w:t>=</w:t>
      </w:r>
      <w:r>
        <w:rPr>
          <w:rFonts w:ascii="Courier New" w:hAnsi="Courier New" w:cs="Courier New"/>
          <w:i/>
          <w:iCs/>
          <w:color w:val="2A00FF"/>
          <w:kern w:val="0"/>
          <w:szCs w:val="20"/>
        </w:rPr>
        <w:t>"3000"</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008080"/>
          <w:kern w:val="0"/>
          <w:szCs w:val="20"/>
        </w:rPr>
        <w:t>/&gt;</w:t>
      </w:r>
    </w:p>
    <w:p w:rsidR="00DD609E" w:rsidRDefault="00DD609E" w:rsidP="00DD609E">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set</w:t>
      </w:r>
      <w:r>
        <w:rPr>
          <w:rFonts w:ascii="Courier New" w:hAnsi="Courier New" w:cs="Courier New"/>
          <w:color w:val="008080"/>
          <w:kern w:val="0"/>
          <w:szCs w:val="20"/>
        </w:rPr>
        <w:t>&gt;</w:t>
      </w:r>
    </w:p>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Set</w:t>
      </w:r>
      <w:r>
        <w:rPr>
          <w:rFonts w:ascii="Courier New" w:hAnsi="Courier New" w:cs="Courier New" w:hint="eastAsia"/>
          <w:color w:val="000000"/>
          <w:kern w:val="0"/>
          <w:sz w:val="18"/>
          <w:szCs w:val="20"/>
        </w:rPr>
        <w:t>앨리먼트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애니메이션의</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집합을</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정아하는</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단독</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애니메이션이라도</w:t>
      </w:r>
      <w:r>
        <w:rPr>
          <w:rFonts w:ascii="Courier New" w:hAnsi="Courier New" w:cs="Courier New" w:hint="eastAsia"/>
          <w:color w:val="000000"/>
          <w:kern w:val="0"/>
          <w:sz w:val="18"/>
          <w:szCs w:val="20"/>
        </w:rPr>
        <w:t xml:space="preserve"> set </w:t>
      </w:r>
      <w:r>
        <w:rPr>
          <w:rFonts w:ascii="Courier New" w:hAnsi="Courier New" w:cs="Courier New" w:hint="eastAsia"/>
          <w:color w:val="000000"/>
          <w:kern w:val="0"/>
          <w:sz w:val="18"/>
          <w:szCs w:val="20"/>
        </w:rPr>
        <w:t>앨리먼트</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안에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작성된다</w:t>
      </w:r>
      <w:r>
        <w:rPr>
          <w:rFonts w:ascii="Courier New" w:hAnsi="Courier New" w:cs="Courier New" w:hint="eastAsia"/>
          <w:color w:val="000000"/>
          <w:kern w:val="0"/>
          <w:sz w:val="18"/>
          <w:szCs w:val="20"/>
        </w:rPr>
        <w:t>.</w:t>
      </w:r>
    </w:p>
    <w:tbl>
      <w:tblPr>
        <w:tblStyle w:val="a4"/>
        <w:tblW w:w="0" w:type="auto"/>
        <w:tblLook w:val="04A0"/>
      </w:tblPr>
      <w:tblGrid>
        <w:gridCol w:w="4612"/>
        <w:gridCol w:w="4612"/>
      </w:tblGrid>
      <w:tr w:rsidR="00DD609E" w:rsidTr="00DD609E">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A</w:t>
            </w:r>
            <w:r>
              <w:rPr>
                <w:rFonts w:ascii="Courier New" w:hAnsi="Courier New" w:cs="Courier New" w:hint="eastAsia"/>
                <w:color w:val="000000"/>
                <w:kern w:val="0"/>
                <w:sz w:val="18"/>
                <w:szCs w:val="20"/>
              </w:rPr>
              <w:t>ccelerate_interpolator</w:t>
            </w:r>
          </w:p>
        </w:tc>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처음에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느리다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점점빠르게</w:t>
            </w:r>
          </w:p>
        </w:tc>
      </w:tr>
      <w:tr w:rsidR="00DD609E" w:rsidTr="00DD609E">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D</w:t>
            </w:r>
            <w:r>
              <w:rPr>
                <w:rFonts w:ascii="Courier New" w:hAnsi="Courier New" w:cs="Courier New" w:hint="eastAsia"/>
                <w:color w:val="000000"/>
                <w:kern w:val="0"/>
                <w:sz w:val="18"/>
                <w:szCs w:val="20"/>
              </w:rPr>
              <w:t>ecelerate_interpolator</w:t>
            </w:r>
          </w:p>
        </w:tc>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처음에</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빠르다가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느리게</w:t>
            </w:r>
          </w:p>
        </w:tc>
      </w:tr>
      <w:tr w:rsidR="00DD609E" w:rsidTr="00DD609E">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t>A</w:t>
            </w:r>
            <w:r>
              <w:rPr>
                <w:rFonts w:ascii="Courier New" w:hAnsi="Courier New" w:cs="Courier New" w:hint="eastAsia"/>
                <w:color w:val="000000"/>
                <w:kern w:val="0"/>
                <w:sz w:val="18"/>
                <w:szCs w:val="20"/>
              </w:rPr>
              <w:t>cceleratedecelerate_interpolator</w:t>
            </w:r>
          </w:p>
        </w:tc>
        <w:tc>
          <w:tcPr>
            <w:tcW w:w="4612" w:type="dxa"/>
          </w:tcPr>
          <w:p w:rsidR="00DD609E" w:rsidRDefault="00DD609E" w:rsidP="00681494">
            <w:pPr>
              <w:wordWrap/>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빨라지다가</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다시</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느려진다</w:t>
            </w:r>
          </w:p>
        </w:tc>
      </w:tr>
    </w:tbl>
    <w:p w:rsidR="00A20004" w:rsidRDefault="00A20004" w:rsidP="00681494">
      <w:pPr>
        <w:wordWrap/>
        <w:adjustRightInd w:val="0"/>
        <w:jc w:val="left"/>
        <w:rPr>
          <w:rFonts w:ascii="Courier New" w:hAnsi="Courier New" w:cs="Courier New"/>
          <w:color w:val="000000"/>
          <w:kern w:val="0"/>
          <w:sz w:val="18"/>
          <w:szCs w:val="20"/>
        </w:rPr>
      </w:pPr>
    </w:p>
    <w:p w:rsidR="00A20004" w:rsidRDefault="00A20004">
      <w:pPr>
        <w:widowControl/>
        <w:wordWrap/>
        <w:autoSpaceDE/>
        <w:autoSpaceDN/>
        <w:jc w:val="left"/>
        <w:rPr>
          <w:rFonts w:ascii="Courier New" w:hAnsi="Courier New" w:cs="Courier New"/>
          <w:color w:val="000000"/>
          <w:kern w:val="0"/>
          <w:sz w:val="18"/>
          <w:szCs w:val="20"/>
        </w:rPr>
      </w:pPr>
      <w:r>
        <w:rPr>
          <w:rFonts w:ascii="Courier New" w:hAnsi="Courier New" w:cs="Courier New"/>
          <w:color w:val="000000"/>
          <w:kern w:val="0"/>
          <w:sz w:val="18"/>
          <w:szCs w:val="20"/>
        </w:rPr>
        <w:br w:type="page"/>
      </w:r>
    </w:p>
    <w:p w:rsidR="00DD609E" w:rsidRDefault="00A20004" w:rsidP="00681494">
      <w:pPr>
        <w:wordWrap/>
        <w:adjustRightInd w:val="0"/>
        <w:jc w:val="left"/>
        <w:rPr>
          <w:rFonts w:ascii="Courier New" w:hAnsi="Courier New" w:cs="Courier New"/>
          <w:color w:val="000000"/>
          <w:kern w:val="0"/>
          <w:sz w:val="18"/>
          <w:szCs w:val="20"/>
        </w:rPr>
      </w:pPr>
      <w:r>
        <w:rPr>
          <w:rFonts w:ascii="Courier New" w:hAnsi="Courier New" w:cs="Courier New"/>
          <w:color w:val="000000"/>
          <w:kern w:val="0"/>
          <w:sz w:val="18"/>
          <w:szCs w:val="20"/>
        </w:rPr>
        <w:lastRenderedPageBreak/>
        <w:t>Scale.</w:t>
      </w:r>
      <w:r>
        <w:rPr>
          <w:rFonts w:ascii="Courier New" w:hAnsi="Courier New" w:cs="Courier New" w:hint="eastAsia"/>
          <w:color w:val="000000"/>
          <w:kern w:val="0"/>
          <w:sz w:val="18"/>
          <w:szCs w:val="20"/>
        </w:rPr>
        <w:t>xml</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xml</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version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encoding</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"utf-8"</w:t>
      </w:r>
      <w:r w:rsidRPr="00745FC2">
        <w:rPr>
          <w:rFonts w:ascii="Courier New" w:hAnsi="Courier New" w:cs="Courier New"/>
          <w:color w:val="008080"/>
          <w:kern w:val="0"/>
          <w:sz w:val="16"/>
          <w:szCs w:val="20"/>
        </w:rPr>
        <w:t>?&gt;</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xmlns:android</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"http://schemas.android.com/apk/res/android"</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android:interpolator</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"@android:anim/accelerate_interpolator"</w:t>
      </w:r>
      <w:r w:rsidRPr="00745FC2">
        <w:rPr>
          <w:rFonts w:ascii="Courier New" w:hAnsi="Courier New" w:cs="Courier New"/>
          <w:color w:val="008080"/>
          <w:kern w:val="0"/>
          <w:sz w:val="16"/>
          <w:szCs w:val="20"/>
        </w:rPr>
        <w:t>&gt;</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color w:val="000000"/>
          <w:kern w:val="0"/>
          <w:sz w:val="16"/>
          <w:szCs w:val="20"/>
        </w:rPr>
        <w:tab/>
      </w: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scale</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android:fromXScale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android:toXScale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"0.1"</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android:fromYScale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android:toYScale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"0.1"</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android:pivotX</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"50%"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android:pivotY</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"50%"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android:duration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"2000"</w:t>
      </w:r>
    </w:p>
    <w:p w:rsidR="00A20004" w:rsidRPr="00745FC2" w:rsidRDefault="00A20004" w:rsidP="00A20004">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008080"/>
          <w:kern w:val="0"/>
          <w:sz w:val="16"/>
          <w:szCs w:val="20"/>
        </w:rPr>
        <w:t>/&gt;</w:t>
      </w:r>
    </w:p>
    <w:p w:rsidR="00A20004" w:rsidRPr="00745FC2" w:rsidRDefault="00A20004" w:rsidP="00A20004">
      <w:pPr>
        <w:wordWrap/>
        <w:adjustRightInd w:val="0"/>
        <w:jc w:val="left"/>
        <w:rPr>
          <w:rFonts w:ascii="Courier New" w:hAnsi="Courier New" w:cs="Courier New"/>
          <w:color w:val="008080"/>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color w:val="008080"/>
          <w:kern w:val="0"/>
          <w:sz w:val="16"/>
          <w:szCs w:val="20"/>
        </w:rPr>
        <w:t>&gt;</w:t>
      </w:r>
    </w:p>
    <w:p w:rsidR="007D2D38" w:rsidRDefault="007D2D38" w:rsidP="00A20004">
      <w:pPr>
        <w:wordWrap/>
        <w:adjustRightInd w:val="0"/>
        <w:jc w:val="left"/>
        <w:rPr>
          <w:rFonts w:ascii="Courier New" w:hAnsi="Courier New" w:cs="Courier New"/>
          <w:kern w:val="0"/>
          <w:szCs w:val="20"/>
        </w:rPr>
      </w:pPr>
      <w:r w:rsidRPr="007D2D38">
        <w:rPr>
          <w:rFonts w:ascii="Courier New" w:hAnsi="Courier New" w:cs="Courier New"/>
          <w:kern w:val="0"/>
          <w:szCs w:val="20"/>
        </w:rPr>
        <w:t>A</w:t>
      </w:r>
      <w:r w:rsidRPr="007D2D38">
        <w:rPr>
          <w:rFonts w:ascii="Courier New" w:hAnsi="Courier New" w:cs="Courier New" w:hint="eastAsia"/>
          <w:kern w:val="0"/>
          <w:szCs w:val="20"/>
        </w:rPr>
        <w:t>lpha.xml</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xml</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version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encoding</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"utf-8"</w:t>
      </w:r>
      <w:r w:rsidRPr="00745FC2">
        <w:rPr>
          <w:rFonts w:ascii="Courier New" w:hAnsi="Courier New" w:cs="Courier New"/>
          <w:color w:val="008080"/>
          <w:kern w:val="0"/>
          <w:sz w:val="16"/>
          <w:szCs w:val="20"/>
        </w:rPr>
        <w:t>?&gt;</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kern w:val="0"/>
          <w:sz w:val="16"/>
          <w:szCs w:val="20"/>
        </w:rPr>
        <w:t xml:space="preserve"> </w:t>
      </w:r>
      <w:r w:rsidRPr="00745FC2">
        <w:rPr>
          <w:rFonts w:ascii="Courier New" w:hAnsi="Courier New" w:cs="Courier New"/>
          <w:color w:val="7F007F"/>
          <w:kern w:val="0"/>
          <w:sz w:val="16"/>
          <w:szCs w:val="20"/>
        </w:rPr>
        <w:t>xmlns:android</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"http://schemas.android.com/apk/res/android"</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android:interpolator</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"@android:anim/accelerate_interpolator"</w:t>
      </w:r>
      <w:r w:rsidRPr="00745FC2">
        <w:rPr>
          <w:rFonts w:ascii="Courier New" w:hAnsi="Courier New" w:cs="Courier New"/>
          <w:color w:val="008080"/>
          <w:kern w:val="0"/>
          <w:sz w:val="16"/>
          <w:szCs w:val="20"/>
        </w:rPr>
        <w:t>&gt;</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color w:val="000000"/>
          <w:kern w:val="0"/>
          <w:sz w:val="16"/>
          <w:szCs w:val="20"/>
        </w:rPr>
        <w:tab/>
      </w: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alpha</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android:fromAlpha</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android:toAlpha</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"0.0"</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android:duration</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"1000"</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android:repeatCount</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"1"</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kern w:val="0"/>
          <w:sz w:val="16"/>
          <w:szCs w:val="20"/>
        </w:rPr>
        <w:tab/>
      </w:r>
      <w:r w:rsidRPr="00745FC2">
        <w:rPr>
          <w:rFonts w:ascii="Courier New" w:hAnsi="Courier New" w:cs="Courier New"/>
          <w:color w:val="7F007F"/>
          <w:kern w:val="0"/>
          <w:sz w:val="16"/>
          <w:szCs w:val="20"/>
        </w:rPr>
        <w:t>android:repeatMode</w:t>
      </w:r>
      <w:r w:rsidRPr="00745FC2">
        <w:rPr>
          <w:rFonts w:ascii="Courier New" w:hAnsi="Courier New" w:cs="Courier New"/>
          <w:color w:val="000000"/>
          <w:kern w:val="0"/>
          <w:sz w:val="16"/>
          <w:szCs w:val="20"/>
        </w:rPr>
        <w:t>=</w:t>
      </w:r>
      <w:r w:rsidRPr="00745FC2">
        <w:rPr>
          <w:rFonts w:ascii="Courier New" w:hAnsi="Courier New" w:cs="Courier New"/>
          <w:i/>
          <w:iCs/>
          <w:color w:val="2A00FF"/>
          <w:kern w:val="0"/>
          <w:sz w:val="16"/>
          <w:szCs w:val="20"/>
        </w:rPr>
        <w:t>"reverse"</w:t>
      </w:r>
    </w:p>
    <w:p w:rsidR="007D2D38" w:rsidRPr="00745FC2" w:rsidRDefault="007D2D38" w:rsidP="007D2D38">
      <w:pPr>
        <w:wordWrap/>
        <w:adjustRightInd w:val="0"/>
        <w:jc w:val="left"/>
        <w:rPr>
          <w:rFonts w:ascii="Courier New" w:hAnsi="Courier New" w:cs="Courier New"/>
          <w:kern w:val="0"/>
          <w:sz w:val="16"/>
          <w:szCs w:val="20"/>
        </w:rPr>
      </w:pPr>
      <w:r w:rsidRPr="00745FC2">
        <w:rPr>
          <w:rFonts w:ascii="Courier New" w:hAnsi="Courier New" w:cs="Courier New"/>
          <w:kern w:val="0"/>
          <w:sz w:val="16"/>
          <w:szCs w:val="20"/>
        </w:rPr>
        <w:tab/>
      </w:r>
      <w:r w:rsidRPr="00745FC2">
        <w:rPr>
          <w:rFonts w:ascii="Courier New" w:hAnsi="Courier New" w:cs="Courier New"/>
          <w:color w:val="008080"/>
          <w:kern w:val="0"/>
          <w:sz w:val="16"/>
          <w:szCs w:val="20"/>
        </w:rPr>
        <w:t>/&gt;</w:t>
      </w:r>
    </w:p>
    <w:p w:rsidR="007D2D38" w:rsidRPr="00745FC2" w:rsidRDefault="007D2D38" w:rsidP="007D2D38">
      <w:pPr>
        <w:wordWrap/>
        <w:adjustRightInd w:val="0"/>
        <w:jc w:val="left"/>
        <w:rPr>
          <w:rFonts w:ascii="Courier New" w:hAnsi="Courier New" w:cs="Courier New"/>
          <w:color w:val="008080"/>
          <w:kern w:val="0"/>
          <w:sz w:val="16"/>
          <w:szCs w:val="20"/>
        </w:rPr>
      </w:pPr>
      <w:r w:rsidRPr="00745FC2">
        <w:rPr>
          <w:rFonts w:ascii="Courier New" w:hAnsi="Courier New" w:cs="Courier New"/>
          <w:color w:val="008080"/>
          <w:kern w:val="0"/>
          <w:sz w:val="16"/>
          <w:szCs w:val="20"/>
        </w:rPr>
        <w:t>&lt;/</w:t>
      </w:r>
      <w:r w:rsidRPr="00745FC2">
        <w:rPr>
          <w:rFonts w:ascii="Courier New" w:hAnsi="Courier New" w:cs="Courier New"/>
          <w:color w:val="3F7F7F"/>
          <w:kern w:val="0"/>
          <w:sz w:val="16"/>
          <w:szCs w:val="20"/>
        </w:rPr>
        <w:t>set</w:t>
      </w:r>
      <w:r w:rsidRPr="00745FC2">
        <w:rPr>
          <w:rFonts w:ascii="Courier New" w:hAnsi="Courier New" w:cs="Courier New"/>
          <w:color w:val="008080"/>
          <w:kern w:val="0"/>
          <w:sz w:val="16"/>
          <w:szCs w:val="20"/>
        </w:rPr>
        <w:t>&gt;</w:t>
      </w:r>
    </w:p>
    <w:p w:rsidR="00745FC2" w:rsidRDefault="00745FC2" w:rsidP="007D2D38">
      <w:pPr>
        <w:wordWrap/>
        <w:adjustRightInd w:val="0"/>
        <w:jc w:val="left"/>
        <w:rPr>
          <w:rFonts w:ascii="Courier New" w:hAnsi="Courier New" w:cs="Courier New"/>
          <w:kern w:val="0"/>
          <w:szCs w:val="20"/>
        </w:rPr>
      </w:pPr>
      <w:r>
        <w:rPr>
          <w:rFonts w:ascii="Courier New" w:hAnsi="Courier New" w:cs="Courier New" w:hint="eastAsia"/>
          <w:kern w:val="0"/>
          <w:szCs w:val="20"/>
        </w:rPr>
        <w:t>애니메이션</w:t>
      </w:r>
      <w:r>
        <w:rPr>
          <w:rFonts w:ascii="Courier New" w:hAnsi="Courier New" w:cs="Courier New" w:hint="eastAsia"/>
          <w:kern w:val="0"/>
          <w:szCs w:val="20"/>
        </w:rPr>
        <w:t xml:space="preserve"> </w:t>
      </w:r>
      <w:r>
        <w:rPr>
          <w:rFonts w:ascii="Courier New" w:hAnsi="Courier New" w:cs="Courier New" w:hint="eastAsia"/>
          <w:kern w:val="0"/>
          <w:szCs w:val="20"/>
        </w:rPr>
        <w:t>리스너</w:t>
      </w:r>
      <w:r>
        <w:rPr>
          <w:rFonts w:ascii="Courier New" w:hAnsi="Courier New" w:cs="Courier New" w:hint="eastAsia"/>
          <w:kern w:val="0"/>
          <w:szCs w:val="20"/>
        </w:rPr>
        <w:t>.</w:t>
      </w:r>
    </w:p>
    <w:tbl>
      <w:tblPr>
        <w:tblStyle w:val="a4"/>
        <w:tblW w:w="0" w:type="auto"/>
        <w:tblLook w:val="04A0"/>
      </w:tblPr>
      <w:tblGrid>
        <w:gridCol w:w="5495"/>
        <w:gridCol w:w="3729"/>
      </w:tblGrid>
      <w:tr w:rsidR="00745FC2" w:rsidTr="00745FC2">
        <w:tc>
          <w:tcPr>
            <w:tcW w:w="5495"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Cs w:val="20"/>
              </w:rPr>
              <w:t xml:space="preserve">onAnimationStart(Animation animation) </w:t>
            </w:r>
          </w:p>
        </w:tc>
        <w:tc>
          <w:tcPr>
            <w:tcW w:w="3729"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 w:val="18"/>
                <w:szCs w:val="20"/>
              </w:rPr>
              <w:t>시작</w:t>
            </w:r>
            <w:r>
              <w:rPr>
                <w:rFonts w:ascii="Courier New" w:hAnsi="Courier New" w:cs="Courier New" w:hint="eastAsia"/>
                <w:kern w:val="0"/>
                <w:sz w:val="18"/>
                <w:szCs w:val="20"/>
              </w:rPr>
              <w:t>.</w:t>
            </w:r>
          </w:p>
        </w:tc>
      </w:tr>
      <w:tr w:rsidR="00745FC2" w:rsidTr="00745FC2">
        <w:tc>
          <w:tcPr>
            <w:tcW w:w="5495"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Cs w:val="20"/>
              </w:rPr>
              <w:t xml:space="preserve">onAnimationEnd(Animation animation) </w:t>
            </w:r>
          </w:p>
        </w:tc>
        <w:tc>
          <w:tcPr>
            <w:tcW w:w="3729"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 w:val="18"/>
                <w:szCs w:val="20"/>
              </w:rPr>
              <w:t>끝</w:t>
            </w:r>
          </w:p>
        </w:tc>
      </w:tr>
      <w:tr w:rsidR="00745FC2" w:rsidTr="00745FC2">
        <w:tc>
          <w:tcPr>
            <w:tcW w:w="5495"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Cs w:val="20"/>
              </w:rPr>
              <w:t xml:space="preserve">onAnimationRepeat(Animation animation) </w:t>
            </w:r>
          </w:p>
        </w:tc>
        <w:tc>
          <w:tcPr>
            <w:tcW w:w="3729" w:type="dxa"/>
          </w:tcPr>
          <w:p w:rsidR="00745FC2" w:rsidRDefault="00745FC2" w:rsidP="00745FC2">
            <w:pPr>
              <w:wordWrap/>
              <w:adjustRightInd w:val="0"/>
              <w:jc w:val="left"/>
              <w:rPr>
                <w:rFonts w:ascii="Courier New" w:hAnsi="Courier New" w:cs="Courier New"/>
                <w:kern w:val="0"/>
                <w:sz w:val="18"/>
                <w:szCs w:val="20"/>
              </w:rPr>
            </w:pPr>
            <w:r>
              <w:rPr>
                <w:rFonts w:ascii="Courier New" w:hAnsi="Courier New" w:cs="Courier New" w:hint="eastAsia"/>
                <w:kern w:val="0"/>
                <w:sz w:val="18"/>
                <w:szCs w:val="20"/>
              </w:rPr>
              <w:t>되풀</w:t>
            </w:r>
          </w:p>
        </w:tc>
      </w:tr>
    </w:tbl>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class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TweenListener</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extends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Activity</w:t>
      </w:r>
      <w:r w:rsidRPr="00745FC2">
        <w:rPr>
          <w:rFonts w:ascii="Courier New" w:hAnsi="Courier New" w:cs="Courier New"/>
          <w:color w:val="000000"/>
          <w:kern w:val="0"/>
          <w:sz w:val="14"/>
          <w:szCs w:val="20"/>
        </w:rPr>
        <w:t xml:space="preserve">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LinearLayout</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mLinear</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Button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w:t>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onCreate</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Bundle</w:t>
      </w:r>
      <w:r w:rsidRPr="00745FC2">
        <w:rPr>
          <w:rFonts w:ascii="Courier New" w:hAnsi="Courier New" w:cs="Courier New"/>
          <w:color w:val="000000"/>
          <w:kern w:val="0"/>
          <w:sz w:val="14"/>
          <w:szCs w:val="20"/>
        </w:rPr>
        <w:t xml:space="preserve"> savedInstanceState)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super</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onCreate</w:t>
      </w:r>
      <w:r w:rsidRPr="00745FC2">
        <w:rPr>
          <w:rFonts w:ascii="Courier New" w:hAnsi="Courier New" w:cs="Courier New"/>
          <w:color w:val="000000"/>
          <w:kern w:val="0"/>
          <w:sz w:val="14"/>
          <w:szCs w:val="20"/>
        </w:rPr>
        <w:t>(savedInstanceState);</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008080"/>
          <w:kern w:val="0"/>
          <w:sz w:val="14"/>
          <w:szCs w:val="20"/>
        </w:rPr>
        <w:t>setContentView</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layout</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draw_tweenlistener</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mLinear</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LinearLayout</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findViewById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id</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linear</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Button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findViewById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id</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start</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setOnClickListener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Button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OnClickListener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onClick</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View</w:t>
      </w:r>
      <w:r w:rsidRPr="00745FC2">
        <w:rPr>
          <w:rFonts w:ascii="Courier New" w:hAnsi="Courier New" w:cs="Courier New"/>
          <w:color w:val="000000"/>
          <w:kern w:val="0"/>
          <w:sz w:val="14"/>
          <w:szCs w:val="20"/>
        </w:rPr>
        <w:t xml:space="preserve"> v)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startAnimation</w:t>
      </w:r>
      <w:r w:rsidRPr="00745FC2">
        <w:rPr>
          <w:rFonts w:ascii="Courier New" w:hAnsi="Courier New" w:cs="Courier New"/>
          <w:color w:val="000000"/>
          <w:kern w:val="0"/>
          <w:sz w:val="14"/>
          <w:szCs w:val="20"/>
        </w:rPr>
        <w:t>(</w:t>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 xml:space="preserve">});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AnimationUtils</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loadAnimation</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rotate2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AnimationUtils</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loadAnimation</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alpha2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 xml:space="preserve"> = </w:t>
      </w:r>
      <w:r w:rsidRPr="00745FC2">
        <w:rPr>
          <w:rFonts w:ascii="Courier New" w:hAnsi="Courier New" w:cs="Courier New"/>
          <w:b/>
          <w:bCs/>
          <w:color w:val="005032"/>
          <w:kern w:val="0"/>
          <w:sz w:val="14"/>
          <w:szCs w:val="20"/>
        </w:rPr>
        <w:t>AnimationUtils</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loadAnimation</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5032"/>
          <w:kern w:val="0"/>
          <w:sz w:val="14"/>
          <w:szCs w:val="20"/>
        </w:rPr>
        <w:t>R</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w:t>
      </w:r>
      <w:r w:rsidRPr="00745FC2">
        <w:rPr>
          <w:rFonts w:ascii="Courier New" w:hAnsi="Courier New" w:cs="Courier New"/>
          <w:color w:val="000000"/>
          <w:kern w:val="0"/>
          <w:sz w:val="14"/>
          <w:szCs w:val="20"/>
        </w:rPr>
        <w:t>.</w:t>
      </w:r>
      <w:r w:rsidRPr="00745FC2">
        <w:rPr>
          <w:rFonts w:ascii="Courier New" w:hAnsi="Courier New" w:cs="Courier New"/>
          <w:i/>
          <w:iCs/>
          <w:color w:val="0000C0"/>
          <w:kern w:val="0"/>
          <w:sz w:val="14"/>
          <w:szCs w:val="20"/>
        </w:rPr>
        <w:t>scale2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mAni1</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setAnimationListener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AnimationListener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onAnimationEnd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startAnimation</w:t>
      </w:r>
      <w:r w:rsidRPr="00745FC2">
        <w:rPr>
          <w:rFonts w:ascii="Courier New" w:hAnsi="Courier New" w:cs="Courier New"/>
          <w:color w:val="000000"/>
          <w:kern w:val="0"/>
          <w:sz w:val="14"/>
          <w:szCs w:val="20"/>
        </w:rPr>
        <w:t>(</w:t>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onAnimationRepeat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onAnimationStart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mAni2</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setAnimationListener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AnimationListener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onAnimationEnd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mBtn</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startAnimation</w:t>
      </w:r>
      <w:r w:rsidRPr="00745FC2">
        <w:rPr>
          <w:rFonts w:ascii="Courier New" w:hAnsi="Courier New" w:cs="Courier New"/>
          <w:color w:val="000000"/>
          <w:kern w:val="0"/>
          <w:sz w:val="14"/>
          <w:szCs w:val="20"/>
        </w:rPr>
        <w:t>(</w:t>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onAnimationRepeat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onAnimationStart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C0"/>
          <w:kern w:val="0"/>
          <w:sz w:val="14"/>
          <w:szCs w:val="20"/>
        </w:rPr>
        <w:t>mAni3</w:t>
      </w:r>
      <w:r w:rsidRPr="00745FC2">
        <w:rPr>
          <w:rFonts w:ascii="Courier New" w:hAnsi="Courier New" w:cs="Courier New"/>
          <w:color w:val="000000"/>
          <w:kern w:val="0"/>
          <w:sz w:val="14"/>
          <w:szCs w:val="20"/>
        </w:rPr>
        <w:t>.</w:t>
      </w:r>
      <w:r w:rsidRPr="00745FC2">
        <w:rPr>
          <w:rFonts w:ascii="Courier New" w:hAnsi="Courier New" w:cs="Courier New"/>
          <w:b/>
          <w:bCs/>
          <w:color w:val="008080"/>
          <w:kern w:val="0"/>
          <w:sz w:val="14"/>
          <w:szCs w:val="20"/>
        </w:rPr>
        <w:t>setAnimationListener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new</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AnimationListener</w:t>
      </w:r>
      <w:r w:rsidRPr="00745FC2">
        <w:rPr>
          <w:rFonts w:ascii="Courier New" w:hAnsi="Courier New" w:cs="Courier New"/>
          <w:color w:val="000000"/>
          <w:kern w:val="0"/>
          <w:sz w:val="14"/>
          <w:szCs w:val="20"/>
        </w:rPr>
        <w:t>()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onAnimationEnd</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005032"/>
          <w:kern w:val="0"/>
          <w:sz w:val="14"/>
          <w:szCs w:val="20"/>
        </w:rPr>
        <w:t>Toast</w:t>
      </w:r>
      <w:r w:rsidRPr="00745FC2">
        <w:rPr>
          <w:rFonts w:ascii="Courier New" w:hAnsi="Courier New" w:cs="Courier New"/>
          <w:color w:val="000000"/>
          <w:kern w:val="0"/>
          <w:sz w:val="14"/>
          <w:szCs w:val="20"/>
        </w:rPr>
        <w:t>.</w:t>
      </w:r>
      <w:r w:rsidRPr="00745FC2">
        <w:rPr>
          <w:rFonts w:ascii="Courier New" w:hAnsi="Courier New" w:cs="Courier New"/>
          <w:i/>
          <w:iCs/>
          <w:color w:val="000000"/>
          <w:kern w:val="0"/>
          <w:sz w:val="14"/>
          <w:szCs w:val="20"/>
        </w:rPr>
        <w:t>makeText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TweenListener</w:t>
      </w:r>
      <w:r w:rsidRPr="00745FC2">
        <w:rPr>
          <w:rFonts w:ascii="Courier New" w:hAnsi="Courier New" w:cs="Courier New"/>
          <w:color w:val="000000"/>
          <w:kern w:val="0"/>
          <w:sz w:val="14"/>
          <w:szCs w:val="20"/>
        </w:rPr>
        <w:t>.</w:t>
      </w:r>
      <w:r w:rsidRPr="00745FC2">
        <w:rPr>
          <w:rFonts w:ascii="Courier New" w:hAnsi="Courier New" w:cs="Courier New"/>
          <w:b/>
          <w:bCs/>
          <w:color w:val="7F0055"/>
          <w:kern w:val="0"/>
          <w:sz w:val="14"/>
          <w:szCs w:val="20"/>
        </w:rPr>
        <w:t>this</w:t>
      </w:r>
      <w:r w:rsidRPr="00745FC2">
        <w:rPr>
          <w:rFonts w:ascii="Courier New" w:hAnsi="Courier New" w:cs="Courier New"/>
          <w:color w:val="000000"/>
          <w:kern w:val="0"/>
          <w:sz w:val="14"/>
          <w:szCs w:val="20"/>
        </w:rPr>
        <w:t xml:space="preserve">, </w:t>
      </w:r>
      <w:r w:rsidRPr="00745FC2">
        <w:rPr>
          <w:rFonts w:ascii="Courier New" w:hAnsi="Courier New" w:cs="Courier New"/>
          <w:color w:val="2A00FF"/>
          <w:kern w:val="0"/>
          <w:sz w:val="14"/>
          <w:szCs w:val="20"/>
        </w:rPr>
        <w:t>"Animation End"</w:t>
      </w:r>
      <w:r w:rsidRPr="00745FC2">
        <w:rPr>
          <w:rFonts w:ascii="Courier New" w:hAnsi="Courier New" w:cs="Courier New"/>
          <w:color w:val="000000"/>
          <w:kern w:val="0"/>
          <w:sz w:val="14"/>
          <w:szCs w:val="20"/>
        </w:rPr>
        <w:t>, 0).</w:t>
      </w:r>
      <w:r w:rsidRPr="00745FC2">
        <w:rPr>
          <w:rFonts w:ascii="Courier New" w:hAnsi="Courier New" w:cs="Courier New"/>
          <w:b/>
          <w:bCs/>
          <w:color w:val="008080"/>
          <w:kern w:val="0"/>
          <w:sz w:val="14"/>
          <w:szCs w:val="20"/>
        </w:rPr>
        <w:t>show</w:t>
      </w:r>
      <w:r w:rsidRPr="00745FC2">
        <w:rPr>
          <w:rFonts w:ascii="Courier New" w:hAnsi="Courier New" w:cs="Courier New"/>
          <w:color w:val="000000"/>
          <w:kern w:val="0"/>
          <w:sz w:val="14"/>
          <w:szCs w:val="20"/>
        </w:rPr>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onAnimationRepeat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r>
      <w:r w:rsidRPr="00745FC2">
        <w:rPr>
          <w:rFonts w:ascii="Courier New" w:hAnsi="Courier New" w:cs="Courier New"/>
          <w:b/>
          <w:bCs/>
          <w:color w:val="7F0055"/>
          <w:kern w:val="0"/>
          <w:sz w:val="14"/>
          <w:szCs w:val="20"/>
        </w:rPr>
        <w:t>public</w:t>
      </w:r>
      <w:r w:rsidRPr="00745FC2">
        <w:rPr>
          <w:rFonts w:ascii="Courier New" w:hAnsi="Courier New" w:cs="Courier New"/>
          <w:color w:val="000000"/>
          <w:kern w:val="0"/>
          <w:sz w:val="14"/>
          <w:szCs w:val="20"/>
        </w:rPr>
        <w:t xml:space="preserve"> </w:t>
      </w:r>
      <w:r w:rsidRPr="00745FC2">
        <w:rPr>
          <w:rFonts w:ascii="Courier New" w:hAnsi="Courier New" w:cs="Courier New"/>
          <w:b/>
          <w:bCs/>
          <w:color w:val="7F0055"/>
          <w:kern w:val="0"/>
          <w:sz w:val="14"/>
          <w:szCs w:val="20"/>
        </w:rPr>
        <w:t>void</w:t>
      </w:r>
      <w:r w:rsidRPr="00745FC2">
        <w:rPr>
          <w:rFonts w:ascii="Courier New" w:hAnsi="Courier New" w:cs="Courier New"/>
          <w:color w:val="000000"/>
          <w:kern w:val="0"/>
          <w:sz w:val="14"/>
          <w:szCs w:val="20"/>
        </w:rPr>
        <w:t xml:space="preserve"> </w:t>
      </w:r>
      <w:r w:rsidRPr="00745FC2">
        <w:rPr>
          <w:rFonts w:ascii="Courier New" w:hAnsi="Courier New" w:cs="Courier New"/>
          <w:b/>
          <w:bCs/>
          <w:color w:val="008080"/>
          <w:kern w:val="0"/>
          <w:sz w:val="14"/>
          <w:szCs w:val="20"/>
        </w:rPr>
        <w:t>onAnimationStart</w:t>
      </w:r>
      <w:r w:rsidRPr="00745FC2">
        <w:rPr>
          <w:rFonts w:ascii="Courier New" w:hAnsi="Courier New" w:cs="Courier New"/>
          <w:color w:val="000000"/>
          <w:kern w:val="0"/>
          <w:sz w:val="14"/>
          <w:szCs w:val="20"/>
        </w:rPr>
        <w:t>(</w:t>
      </w:r>
      <w:r w:rsidRPr="00745FC2">
        <w:rPr>
          <w:rFonts w:ascii="Courier New" w:hAnsi="Courier New" w:cs="Courier New"/>
          <w:b/>
          <w:bCs/>
          <w:color w:val="005032"/>
          <w:kern w:val="0"/>
          <w:sz w:val="14"/>
          <w:szCs w:val="20"/>
        </w:rPr>
        <w:t>Animation</w:t>
      </w:r>
      <w:r w:rsidRPr="00745FC2">
        <w:rPr>
          <w:rFonts w:ascii="Courier New" w:hAnsi="Courier New" w:cs="Courier New"/>
          <w:color w:val="000000"/>
          <w:kern w:val="0"/>
          <w:sz w:val="14"/>
          <w:szCs w:val="20"/>
        </w:rPr>
        <w:t xml:space="preserve"> animation) {;}</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r>
      <w:r w:rsidRPr="00745FC2">
        <w:rPr>
          <w:rFonts w:ascii="Courier New" w:hAnsi="Courier New" w:cs="Courier New"/>
          <w:color w:val="000000"/>
          <w:kern w:val="0"/>
          <w:sz w:val="14"/>
          <w:szCs w:val="20"/>
        </w:rPr>
        <w:tab/>
        <w:t>});</w:t>
      </w:r>
    </w:p>
    <w:p w:rsidR="00745FC2" w:rsidRPr="00745FC2" w:rsidRDefault="00745FC2" w:rsidP="00745FC2">
      <w:pPr>
        <w:wordWrap/>
        <w:adjustRightInd w:val="0"/>
        <w:jc w:val="left"/>
        <w:rPr>
          <w:rFonts w:ascii="Courier New" w:hAnsi="Courier New" w:cs="Courier New"/>
          <w:kern w:val="0"/>
          <w:sz w:val="14"/>
          <w:szCs w:val="20"/>
        </w:rPr>
      </w:pPr>
      <w:r w:rsidRPr="00745FC2">
        <w:rPr>
          <w:rFonts w:ascii="Courier New" w:hAnsi="Courier New" w:cs="Courier New"/>
          <w:color w:val="000000"/>
          <w:kern w:val="0"/>
          <w:sz w:val="14"/>
          <w:szCs w:val="20"/>
        </w:rPr>
        <w:tab/>
        <w:t>}</w:t>
      </w:r>
    </w:p>
    <w:p w:rsidR="00745FC2" w:rsidRDefault="00745FC2" w:rsidP="00745FC2">
      <w:pPr>
        <w:wordWrap/>
        <w:adjustRightInd w:val="0"/>
        <w:jc w:val="left"/>
        <w:rPr>
          <w:rFonts w:ascii="Courier New" w:hAnsi="Courier New" w:cs="Courier New"/>
          <w:color w:val="000000"/>
          <w:kern w:val="0"/>
          <w:sz w:val="14"/>
          <w:szCs w:val="20"/>
        </w:rPr>
      </w:pPr>
      <w:r w:rsidRPr="00745FC2">
        <w:rPr>
          <w:rFonts w:ascii="Courier New" w:hAnsi="Courier New" w:cs="Courier New"/>
          <w:color w:val="000000"/>
          <w:kern w:val="0"/>
          <w:sz w:val="14"/>
          <w:szCs w:val="20"/>
        </w:rPr>
        <w:t>}</w:t>
      </w:r>
    </w:p>
    <w:p w:rsidR="00D33871" w:rsidRDefault="00D33871">
      <w:pPr>
        <w:widowControl/>
        <w:wordWrap/>
        <w:autoSpaceDE/>
        <w:autoSpaceDN/>
        <w:jc w:val="left"/>
        <w:rPr>
          <w:rFonts w:ascii="Courier New" w:hAnsi="Courier New" w:cs="Courier New"/>
          <w:b/>
          <w:color w:val="000000"/>
          <w:kern w:val="0"/>
          <w:sz w:val="28"/>
          <w:szCs w:val="20"/>
        </w:rPr>
      </w:pPr>
      <w:r w:rsidRPr="00D33871">
        <w:rPr>
          <w:rFonts w:ascii="Courier New" w:hAnsi="Courier New" w:cs="Courier New" w:hint="eastAsia"/>
          <w:b/>
          <w:color w:val="000000"/>
          <w:kern w:val="0"/>
          <w:sz w:val="28"/>
          <w:szCs w:val="20"/>
        </w:rPr>
        <w:lastRenderedPageBreak/>
        <w:t>그리기</w:t>
      </w:r>
    </w:p>
    <w:p w:rsidR="00745FC2" w:rsidRDefault="008049E7">
      <w:pPr>
        <w:widowControl/>
        <w:wordWrap/>
        <w:autoSpaceDE/>
        <w:autoSpaceDN/>
        <w:jc w:val="left"/>
        <w:rPr>
          <w:rFonts w:ascii="Courier New" w:hAnsi="Courier New" w:cs="Courier New"/>
          <w:color w:val="000000"/>
          <w:kern w:val="0"/>
          <w:sz w:val="18"/>
          <w:szCs w:val="20"/>
        </w:rPr>
      </w:pPr>
      <w:r w:rsidRPr="008049E7">
        <w:rPr>
          <w:rFonts w:ascii="Courier New" w:hAnsi="Courier New" w:cs="Courier New" w:hint="eastAsia"/>
          <w:color w:val="000000"/>
          <w:kern w:val="0"/>
          <w:sz w:val="18"/>
          <w:szCs w:val="20"/>
        </w:rPr>
        <w:t>Canvas</w:t>
      </w:r>
      <w:r w:rsidR="00D26EF3">
        <w:rPr>
          <w:rFonts w:ascii="Courier New" w:hAnsi="Courier New" w:cs="Courier New" w:hint="eastAsia"/>
          <w:color w:val="000000"/>
          <w:kern w:val="0"/>
          <w:sz w:val="18"/>
          <w:szCs w:val="20"/>
        </w:rPr>
        <w:t>는</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뷰의</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그리기</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표면이면</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이위에서</w:t>
      </w:r>
      <w:r w:rsidR="00D26EF3">
        <w:rPr>
          <w:rFonts w:ascii="Courier New" w:hAnsi="Courier New" w:cs="Courier New" w:hint="eastAsia"/>
          <w:color w:val="000000"/>
          <w:kern w:val="0"/>
          <w:sz w:val="18"/>
          <w:szCs w:val="20"/>
        </w:rPr>
        <w:t xml:space="preserve"> </w:t>
      </w:r>
      <w:r w:rsidR="00D26EF3">
        <w:rPr>
          <w:rFonts w:ascii="Courier New" w:hAnsi="Courier New" w:cs="Courier New" w:hint="eastAsia"/>
          <w:color w:val="000000"/>
          <w:kern w:val="0"/>
          <w:sz w:val="18"/>
          <w:szCs w:val="20"/>
        </w:rPr>
        <w:t>그린다</w:t>
      </w:r>
      <w:r w:rsidR="00D26EF3">
        <w:rPr>
          <w:rFonts w:ascii="Courier New" w:hAnsi="Courier New" w:cs="Courier New" w:hint="eastAsia"/>
          <w:color w:val="000000"/>
          <w:kern w:val="0"/>
          <w:sz w:val="18"/>
          <w:szCs w:val="20"/>
        </w:rPr>
        <w:t>.</w:t>
      </w:r>
    </w:p>
    <w:tbl>
      <w:tblPr>
        <w:tblStyle w:val="a4"/>
        <w:tblW w:w="0" w:type="auto"/>
        <w:tblLook w:val="04A0"/>
      </w:tblPr>
      <w:tblGrid>
        <w:gridCol w:w="1578"/>
        <w:gridCol w:w="2641"/>
        <w:gridCol w:w="1544"/>
        <w:gridCol w:w="3461"/>
      </w:tblGrid>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drawPoint</w:t>
            </w:r>
          </w:p>
        </w:tc>
        <w:tc>
          <w:tcPr>
            <w:tcW w:w="2641" w:type="dxa"/>
            <w:tcBorders>
              <w:bottom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top w:val="single" w:sz="4" w:space="0" w:color="auto"/>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drawArc</w:t>
            </w:r>
          </w:p>
        </w:tc>
        <w:tc>
          <w:tcPr>
            <w:tcW w:w="3461" w:type="dxa"/>
            <w:tcBorders>
              <w:top w:val="single" w:sz="4" w:space="0" w:color="auto"/>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각도만큼</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원호그린다</w:t>
            </w:r>
            <w:r>
              <w:rPr>
                <w:rFonts w:ascii="Courier New" w:hAnsi="Courier New" w:cs="Courier New" w:hint="eastAsia"/>
                <w:color w:val="000000"/>
                <w:kern w:val="0"/>
                <w:sz w:val="18"/>
                <w:szCs w:val="20"/>
              </w:rPr>
              <w:t xml:space="preserve"> </w:t>
            </w:r>
            <w:r>
              <w:rPr>
                <w:rFonts w:ascii="Courier New" w:hAnsi="Courier New" w:cs="Courier New" w:hint="eastAsia"/>
                <w:color w:val="000000"/>
                <w:kern w:val="0"/>
                <w:sz w:val="18"/>
                <w:szCs w:val="20"/>
              </w:rPr>
              <w:t>세시방향</w:t>
            </w:r>
            <w:r>
              <w:rPr>
                <w:rFonts w:ascii="Courier New" w:hAnsi="Courier New" w:cs="Courier New" w:hint="eastAsia"/>
                <w:color w:val="000000"/>
                <w:kern w:val="0"/>
                <w:sz w:val="18"/>
                <w:szCs w:val="20"/>
              </w:rPr>
              <w:t>0</w:t>
            </w:r>
            <w:r>
              <w:rPr>
                <w:rFonts w:ascii="Courier New" w:hAnsi="Courier New" w:cs="Courier New" w:hint="eastAsia"/>
                <w:color w:val="000000"/>
                <w:kern w:val="0"/>
                <w:sz w:val="18"/>
                <w:szCs w:val="20"/>
              </w:rPr>
              <w:t>도</w:t>
            </w: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drawLine</w:t>
            </w:r>
          </w:p>
        </w:tc>
        <w:tc>
          <w:tcPr>
            <w:tcW w:w="2641" w:type="dxa"/>
            <w:tcBorders>
              <w:top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drawCicle</w:t>
            </w:r>
          </w:p>
        </w:tc>
        <w:tc>
          <w:tcPr>
            <w:tcW w:w="2641" w:type="dxa"/>
            <w:tcBorders>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drawRect</w:t>
            </w:r>
          </w:p>
        </w:tc>
        <w:tc>
          <w:tcPr>
            <w:tcW w:w="2641" w:type="dxa"/>
            <w:tcBorders>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r w:rsidR="00282762" w:rsidTr="00282762">
        <w:tc>
          <w:tcPr>
            <w:tcW w:w="1578" w:type="dxa"/>
            <w:tcBorders>
              <w:right w:val="single" w:sz="4" w:space="0" w:color="auto"/>
            </w:tcBorders>
          </w:tcPr>
          <w:p w:rsidR="00282762" w:rsidRDefault="00282762">
            <w:pPr>
              <w:widowControl/>
              <w:wordWrap/>
              <w:autoSpaceDE/>
              <w:autoSpaceDN/>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drawText</w:t>
            </w:r>
          </w:p>
        </w:tc>
        <w:tc>
          <w:tcPr>
            <w:tcW w:w="2641" w:type="dxa"/>
            <w:tcBorders>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1544" w:type="dxa"/>
            <w:tcBorders>
              <w:left w:val="single" w:sz="4" w:space="0" w:color="auto"/>
              <w:righ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c>
          <w:tcPr>
            <w:tcW w:w="3461" w:type="dxa"/>
            <w:tcBorders>
              <w:left w:val="single" w:sz="4" w:space="0" w:color="auto"/>
            </w:tcBorders>
          </w:tcPr>
          <w:p w:rsidR="00282762" w:rsidRDefault="00282762" w:rsidP="00282762">
            <w:pPr>
              <w:widowControl/>
              <w:wordWrap/>
              <w:autoSpaceDE/>
              <w:autoSpaceDN/>
              <w:jc w:val="left"/>
              <w:rPr>
                <w:rFonts w:ascii="Courier New" w:hAnsi="Courier New" w:cs="Courier New"/>
                <w:color w:val="000000"/>
                <w:kern w:val="0"/>
                <w:sz w:val="18"/>
                <w:szCs w:val="20"/>
              </w:rPr>
            </w:pPr>
          </w:p>
        </w:tc>
      </w:tr>
    </w:tbl>
    <w:p w:rsidR="006127FB" w:rsidRDefault="006127FB">
      <w:pPr>
        <w:widowControl/>
        <w:wordWrap/>
        <w:autoSpaceDE/>
        <w:autoSpaceDN/>
        <w:jc w:val="left"/>
        <w:rPr>
          <w:rFonts w:ascii="Courier New" w:hAnsi="Courier New" w:cs="Courier New"/>
          <w:color w:val="000000"/>
          <w:kern w:val="0"/>
          <w:sz w:val="28"/>
          <w:szCs w:val="20"/>
        </w:rPr>
      </w:pPr>
      <w:r>
        <w:rPr>
          <w:rFonts w:ascii="Courier New" w:hAnsi="Courier New" w:cs="Courier New" w:hint="eastAsia"/>
          <w:color w:val="000000"/>
          <w:kern w:val="0"/>
          <w:sz w:val="28"/>
          <w:szCs w:val="20"/>
        </w:rPr>
        <w:t>모든</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그리기</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메서드의</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마지막</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인수는</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항상</w:t>
      </w:r>
      <w:r>
        <w:rPr>
          <w:rFonts w:ascii="Courier New" w:hAnsi="Courier New" w:cs="Courier New" w:hint="eastAsia"/>
          <w:color w:val="000000"/>
          <w:kern w:val="0"/>
          <w:sz w:val="28"/>
          <w:szCs w:val="20"/>
        </w:rPr>
        <w:t xml:space="preserve"> Paint</w:t>
      </w:r>
      <w:r>
        <w:rPr>
          <w:rFonts w:ascii="Courier New" w:hAnsi="Courier New" w:cs="Courier New" w:hint="eastAsia"/>
          <w:color w:val="000000"/>
          <w:kern w:val="0"/>
          <w:sz w:val="28"/>
          <w:szCs w:val="20"/>
        </w:rPr>
        <w:t>객체이다</w:t>
      </w:r>
      <w:r>
        <w:rPr>
          <w:rFonts w:ascii="Courier New" w:hAnsi="Courier New" w:cs="Courier New" w:hint="eastAsia"/>
          <w:color w:val="000000"/>
          <w:kern w:val="0"/>
          <w:sz w:val="28"/>
          <w:szCs w:val="20"/>
        </w:rPr>
        <w:t>.</w:t>
      </w:r>
    </w:p>
    <w:p w:rsidR="006127FB" w:rsidRDefault="006127FB">
      <w:pPr>
        <w:widowControl/>
        <w:wordWrap/>
        <w:autoSpaceDE/>
        <w:autoSpaceDN/>
        <w:jc w:val="left"/>
        <w:rPr>
          <w:rFonts w:ascii="Courier New" w:hAnsi="Courier New" w:cs="Courier New"/>
          <w:color w:val="000000"/>
          <w:kern w:val="0"/>
          <w:sz w:val="28"/>
          <w:szCs w:val="20"/>
        </w:rPr>
      </w:pPr>
      <w:r>
        <w:rPr>
          <w:rFonts w:ascii="Courier New" w:hAnsi="Courier New" w:cs="Courier New" w:hint="eastAsia"/>
          <w:color w:val="000000"/>
          <w:kern w:val="0"/>
          <w:sz w:val="28"/>
          <w:szCs w:val="20"/>
        </w:rPr>
        <w:t>Paint</w:t>
      </w:r>
      <w:r>
        <w:rPr>
          <w:rFonts w:ascii="Courier New" w:hAnsi="Courier New" w:cs="Courier New" w:hint="eastAsia"/>
          <w:color w:val="000000"/>
          <w:kern w:val="0"/>
          <w:sz w:val="28"/>
          <w:szCs w:val="20"/>
        </w:rPr>
        <w:t>는</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색상이나</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글꼴</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스타일</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그리기</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모드</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등의</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정보를</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지정하며</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이정보대로</w:t>
      </w:r>
      <w:r>
        <w:rPr>
          <w:rFonts w:ascii="Courier New" w:hAnsi="Courier New" w:cs="Courier New" w:hint="eastAsia"/>
          <w:color w:val="000000"/>
          <w:kern w:val="0"/>
          <w:sz w:val="28"/>
          <w:szCs w:val="20"/>
        </w:rPr>
        <w:t xml:space="preserve"> </w:t>
      </w:r>
      <w:r>
        <w:rPr>
          <w:rFonts w:ascii="Courier New" w:hAnsi="Courier New" w:cs="Courier New" w:hint="eastAsia"/>
          <w:color w:val="000000"/>
          <w:kern w:val="0"/>
          <w:sz w:val="28"/>
          <w:szCs w:val="20"/>
        </w:rPr>
        <w:t>그려진다</w:t>
      </w:r>
      <w:r>
        <w:rPr>
          <w:rFonts w:ascii="Courier New" w:hAnsi="Courier New" w:cs="Courier New" w:hint="eastAsia"/>
          <w:color w:val="000000"/>
          <w:kern w:val="0"/>
          <w:sz w:val="28"/>
          <w:szCs w:val="20"/>
        </w:rPr>
        <w:t>.</w:t>
      </w:r>
    </w:p>
    <w:p w:rsidR="006127FB" w:rsidRPr="00CB200A" w:rsidRDefault="006127FB">
      <w:pPr>
        <w:widowControl/>
        <w:wordWrap/>
        <w:autoSpaceDE/>
        <w:autoSpaceDN/>
        <w:jc w:val="left"/>
        <w:rPr>
          <w:rFonts w:ascii="Courier New" w:hAnsi="Courier New" w:cs="Courier New"/>
          <w:color w:val="000000"/>
          <w:kern w:val="0"/>
          <w:sz w:val="16"/>
          <w:szCs w:val="20"/>
        </w:rPr>
      </w:pPr>
      <w:r w:rsidRPr="00CB200A">
        <w:rPr>
          <w:rFonts w:ascii="Courier New" w:hAnsi="Courier New" w:cs="Courier New"/>
          <w:color w:val="000000"/>
          <w:kern w:val="0"/>
          <w:sz w:val="16"/>
          <w:szCs w:val="20"/>
        </w:rPr>
        <w:t>N</w:t>
      </w:r>
      <w:r w:rsidRPr="00CB200A">
        <w:rPr>
          <w:rFonts w:ascii="Courier New" w:hAnsi="Courier New" w:cs="Courier New" w:hint="eastAsia"/>
          <w:color w:val="000000"/>
          <w:kern w:val="0"/>
          <w:sz w:val="16"/>
          <w:szCs w:val="20"/>
        </w:rPr>
        <w:t xml:space="preserve">ew </w:t>
      </w:r>
      <w:r w:rsidRPr="00CB200A">
        <w:rPr>
          <w:rFonts w:ascii="Courier New" w:hAnsi="Courier New" w:cs="Courier New" w:hint="eastAsia"/>
          <w:color w:val="000000"/>
          <w:kern w:val="0"/>
          <w:sz w:val="16"/>
          <w:szCs w:val="20"/>
        </w:rPr>
        <w:t>연산자로</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생성하면</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검정색에</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기본폰트로</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설정된게</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나온다</w:t>
      </w:r>
    </w:p>
    <w:p w:rsidR="00CB200A" w:rsidRDefault="00CB200A">
      <w:pPr>
        <w:widowControl/>
        <w:wordWrap/>
        <w:autoSpaceDE/>
        <w:autoSpaceDN/>
        <w:jc w:val="left"/>
        <w:rPr>
          <w:rFonts w:ascii="Courier New" w:hAnsi="Courier New" w:cs="Courier New"/>
          <w:color w:val="000000"/>
          <w:kern w:val="0"/>
          <w:sz w:val="16"/>
          <w:szCs w:val="20"/>
        </w:rPr>
      </w:pPr>
      <w:r w:rsidRPr="00CB200A">
        <w:rPr>
          <w:rFonts w:ascii="Courier New" w:hAnsi="Courier New" w:cs="Courier New"/>
          <w:color w:val="000000"/>
          <w:kern w:val="0"/>
          <w:sz w:val="16"/>
          <w:szCs w:val="20"/>
        </w:rPr>
        <w:t>P</w:t>
      </w:r>
      <w:r w:rsidRPr="00CB200A">
        <w:rPr>
          <w:rFonts w:ascii="Courier New" w:hAnsi="Courier New" w:cs="Courier New" w:hint="eastAsia"/>
          <w:color w:val="000000"/>
          <w:kern w:val="0"/>
          <w:sz w:val="16"/>
          <w:szCs w:val="20"/>
        </w:rPr>
        <w:t xml:space="preserve">aint.setColor(..) </w:t>
      </w:r>
      <w:r w:rsidRPr="00CB200A">
        <w:rPr>
          <w:rFonts w:ascii="Courier New" w:hAnsi="Courier New" w:cs="Courier New" w:hint="eastAsia"/>
          <w:color w:val="000000"/>
          <w:kern w:val="0"/>
          <w:sz w:val="16"/>
          <w:szCs w:val="20"/>
        </w:rPr>
        <w:t>등</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제공한다</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옵션변경할수</w:t>
      </w:r>
      <w:r w:rsidRPr="00CB200A">
        <w:rPr>
          <w:rFonts w:ascii="Courier New" w:hAnsi="Courier New" w:cs="Courier New" w:hint="eastAsia"/>
          <w:color w:val="000000"/>
          <w:kern w:val="0"/>
          <w:sz w:val="16"/>
          <w:szCs w:val="20"/>
        </w:rPr>
        <w:t xml:space="preserve"> </w:t>
      </w:r>
      <w:r w:rsidRPr="00CB200A">
        <w:rPr>
          <w:rFonts w:ascii="Courier New" w:hAnsi="Courier New" w:cs="Courier New" w:hint="eastAsia"/>
          <w:color w:val="000000"/>
          <w:kern w:val="0"/>
          <w:sz w:val="16"/>
          <w:szCs w:val="20"/>
        </w:rPr>
        <w:t>있게</w:t>
      </w:r>
    </w:p>
    <w:p w:rsidR="002E0943" w:rsidRDefault="002E0943" w:rsidP="002E0943">
      <w:pPr>
        <w:wordWrap/>
        <w:adjustRightInd w:val="0"/>
        <w:jc w:val="left"/>
        <w:rPr>
          <w:rFonts w:ascii="Courier New" w:hAnsi="Courier New" w:cs="Courier New"/>
          <w:kern w:val="0"/>
          <w:szCs w:val="20"/>
        </w:rPr>
      </w:pP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class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Primitive1</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extends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Activity</w:t>
      </w:r>
      <w:r w:rsidRPr="00573BD6">
        <w:rPr>
          <w:rFonts w:ascii="Courier New" w:hAnsi="Courier New" w:cs="Courier New"/>
          <w:color w:val="000000"/>
          <w:kern w:val="0"/>
          <w:sz w:val="24"/>
          <w:szCs w:val="20"/>
        </w:rPr>
        <w:t xml:space="preserve">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void</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onCreate</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Bundle</w:t>
      </w:r>
      <w:r w:rsidRPr="00573BD6">
        <w:rPr>
          <w:rFonts w:ascii="Courier New" w:hAnsi="Courier New" w:cs="Courier New"/>
          <w:color w:val="000000"/>
          <w:kern w:val="0"/>
          <w:sz w:val="24"/>
          <w:szCs w:val="20"/>
        </w:rPr>
        <w:t xml:space="preserve"> savedInstanceState)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super</w:t>
      </w:r>
      <w:r w:rsidRPr="00573BD6">
        <w:rPr>
          <w:rFonts w:ascii="Courier New" w:hAnsi="Courier New" w:cs="Courier New"/>
          <w:color w:val="000000"/>
          <w:kern w:val="0"/>
          <w:sz w:val="24"/>
          <w:szCs w:val="20"/>
        </w:rPr>
        <w:t>.</w:t>
      </w:r>
      <w:r w:rsidRPr="00573BD6">
        <w:rPr>
          <w:rFonts w:ascii="Courier New" w:hAnsi="Courier New" w:cs="Courier New"/>
          <w:b/>
          <w:bCs/>
          <w:color w:val="008080"/>
          <w:kern w:val="0"/>
          <w:sz w:val="24"/>
          <w:szCs w:val="20"/>
        </w:rPr>
        <w:t>onCreate</w:t>
      </w:r>
      <w:r w:rsidRPr="00573BD6">
        <w:rPr>
          <w:rFonts w:ascii="Courier New" w:hAnsi="Courier New" w:cs="Courier New"/>
          <w:color w:val="000000"/>
          <w:kern w:val="0"/>
          <w:sz w:val="24"/>
          <w:szCs w:val="20"/>
        </w:rPr>
        <w:t>(savedInstanceState);</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005032"/>
          <w:kern w:val="0"/>
          <w:sz w:val="24"/>
          <w:szCs w:val="20"/>
        </w:rPr>
        <w:t>MyView</w:t>
      </w:r>
      <w:r w:rsidRPr="00573BD6">
        <w:rPr>
          <w:rFonts w:ascii="Courier New" w:hAnsi="Courier New" w:cs="Courier New"/>
          <w:color w:val="000000"/>
          <w:kern w:val="0"/>
          <w:sz w:val="24"/>
          <w:szCs w:val="20"/>
        </w:rPr>
        <w:t xml:space="preserve"> vw = </w:t>
      </w:r>
      <w:r w:rsidRPr="00573BD6">
        <w:rPr>
          <w:rFonts w:ascii="Courier New" w:hAnsi="Courier New" w:cs="Courier New"/>
          <w:b/>
          <w:bCs/>
          <w:color w:val="7F0055"/>
          <w:kern w:val="0"/>
          <w:sz w:val="24"/>
          <w:szCs w:val="20"/>
        </w:rPr>
        <w:t>new</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MyView</w:t>
      </w:r>
      <w:r w:rsidRPr="00573BD6">
        <w:rPr>
          <w:rFonts w:ascii="Courier New" w:hAnsi="Courier New" w:cs="Courier New"/>
          <w:color w:val="000000"/>
          <w:kern w:val="0"/>
          <w:sz w:val="24"/>
          <w:szCs w:val="20"/>
        </w:rPr>
        <w:t>(</w:t>
      </w:r>
      <w:r w:rsidRPr="00573BD6">
        <w:rPr>
          <w:rFonts w:ascii="Courier New" w:hAnsi="Courier New" w:cs="Courier New"/>
          <w:b/>
          <w:bCs/>
          <w:color w:val="7F0055"/>
          <w:kern w:val="0"/>
          <w:sz w:val="24"/>
          <w:szCs w:val="20"/>
        </w:rPr>
        <w:t>this</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008080"/>
          <w:kern w:val="0"/>
          <w:sz w:val="24"/>
          <w:szCs w:val="20"/>
        </w:rPr>
        <w:t>setContentView</w:t>
      </w:r>
      <w:r w:rsidRPr="00573BD6">
        <w:rPr>
          <w:rFonts w:ascii="Courier New" w:hAnsi="Courier New" w:cs="Courier New"/>
          <w:color w:val="000000"/>
          <w:kern w:val="0"/>
          <w:sz w:val="24"/>
          <w:szCs w:val="20"/>
        </w:rPr>
        <w:t>(vw);</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protected</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class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MyView</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extends</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5032"/>
          <w:kern w:val="0"/>
          <w:sz w:val="24"/>
          <w:szCs w:val="20"/>
        </w:rPr>
        <w:t>View</w:t>
      </w:r>
      <w:r w:rsidRPr="00573BD6">
        <w:rPr>
          <w:rFonts w:ascii="Courier New" w:hAnsi="Courier New" w:cs="Courier New"/>
          <w:color w:val="000000"/>
          <w:kern w:val="0"/>
          <w:sz w:val="24"/>
          <w:szCs w:val="20"/>
        </w:rPr>
        <w:t xml:space="preserve">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MyView</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Context</w:t>
      </w:r>
      <w:r w:rsidRPr="00573BD6">
        <w:rPr>
          <w:rFonts w:ascii="Courier New" w:hAnsi="Courier New" w:cs="Courier New"/>
          <w:color w:val="000000"/>
          <w:kern w:val="0"/>
          <w:sz w:val="24"/>
          <w:szCs w:val="20"/>
        </w:rPr>
        <w:t xml:space="preserve"> context)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super</w:t>
      </w:r>
      <w:r w:rsidRPr="00573BD6">
        <w:rPr>
          <w:rFonts w:ascii="Courier New" w:hAnsi="Courier New" w:cs="Courier New"/>
          <w:color w:val="000000"/>
          <w:kern w:val="0"/>
          <w:sz w:val="24"/>
          <w:szCs w:val="20"/>
        </w:rPr>
        <w:t>(context);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7F0055"/>
          <w:kern w:val="0"/>
          <w:sz w:val="24"/>
          <w:szCs w:val="20"/>
        </w:rPr>
        <w:t>public</w:t>
      </w:r>
      <w:r w:rsidRPr="00573BD6">
        <w:rPr>
          <w:rFonts w:ascii="Courier New" w:hAnsi="Courier New" w:cs="Courier New"/>
          <w:color w:val="000000"/>
          <w:kern w:val="0"/>
          <w:sz w:val="24"/>
          <w:szCs w:val="20"/>
        </w:rPr>
        <w:t xml:space="preserve"> </w:t>
      </w:r>
      <w:r w:rsidRPr="00573BD6">
        <w:rPr>
          <w:rFonts w:ascii="Courier New" w:hAnsi="Courier New" w:cs="Courier New"/>
          <w:b/>
          <w:bCs/>
          <w:color w:val="7F0055"/>
          <w:kern w:val="0"/>
          <w:sz w:val="24"/>
          <w:szCs w:val="20"/>
        </w:rPr>
        <w:t>void</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onDraw</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Canvas</w:t>
      </w:r>
      <w:r w:rsidRPr="00573BD6">
        <w:rPr>
          <w:rFonts w:ascii="Courier New" w:hAnsi="Courier New" w:cs="Courier New"/>
          <w:color w:val="000000"/>
          <w:kern w:val="0"/>
          <w:sz w:val="24"/>
          <w:szCs w:val="20"/>
        </w:rPr>
        <w:t xml:space="preserve"> canvas) {</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b/>
          <w:bCs/>
          <w:color w:val="005032"/>
          <w:kern w:val="0"/>
          <w:sz w:val="24"/>
          <w:szCs w:val="20"/>
        </w:rPr>
        <w:t>Paint</w:t>
      </w:r>
      <w:r w:rsidRPr="00573BD6">
        <w:rPr>
          <w:rFonts w:ascii="Courier New" w:hAnsi="Courier New" w:cs="Courier New"/>
          <w:color w:val="000000"/>
          <w:kern w:val="0"/>
          <w:sz w:val="24"/>
          <w:szCs w:val="20"/>
        </w:rPr>
        <w:t xml:space="preserve"> Pnt = </w:t>
      </w:r>
      <w:r w:rsidRPr="00573BD6">
        <w:rPr>
          <w:rFonts w:ascii="Courier New" w:hAnsi="Courier New" w:cs="Courier New"/>
          <w:b/>
          <w:bCs/>
          <w:color w:val="7F0055"/>
          <w:kern w:val="0"/>
          <w:sz w:val="24"/>
          <w:szCs w:val="20"/>
        </w:rPr>
        <w:t>new</w:t>
      </w:r>
      <w:r w:rsidRPr="00573BD6">
        <w:rPr>
          <w:rFonts w:ascii="Courier New" w:hAnsi="Courier New" w:cs="Courier New"/>
          <w:color w:val="000000"/>
          <w:kern w:val="0"/>
          <w:sz w:val="24"/>
          <w:szCs w:val="20"/>
        </w:rPr>
        <w:t xml:space="preserve"> </w:t>
      </w:r>
      <w:r w:rsidRPr="00573BD6">
        <w:rPr>
          <w:rFonts w:ascii="Courier New" w:hAnsi="Courier New" w:cs="Courier New"/>
          <w:b/>
          <w:bCs/>
          <w:color w:val="008080"/>
          <w:kern w:val="0"/>
          <w:sz w:val="24"/>
          <w:szCs w:val="20"/>
        </w:rPr>
        <w:t>Paint</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WHITE</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drawPoint</w:t>
      </w:r>
      <w:r w:rsidRPr="00573BD6">
        <w:rPr>
          <w:rFonts w:ascii="Courier New" w:hAnsi="Courier New" w:cs="Courier New"/>
          <w:color w:val="000000"/>
          <w:kern w:val="0"/>
          <w:sz w:val="24"/>
          <w:szCs w:val="20"/>
        </w:rPr>
        <w:t>(10,10,Pnt);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BLUE</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drawLine</w:t>
      </w:r>
      <w:r w:rsidRPr="00573BD6">
        <w:rPr>
          <w:rFonts w:ascii="Courier New" w:hAnsi="Courier New" w:cs="Courier New"/>
          <w:color w:val="000000"/>
          <w:kern w:val="0"/>
          <w:sz w:val="24"/>
          <w:szCs w:val="20"/>
        </w:rPr>
        <w:t>(20,10,200,50,Pnt);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RED</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drawCircle</w:t>
      </w:r>
      <w:r w:rsidRPr="00573BD6">
        <w:rPr>
          <w:rFonts w:ascii="Courier New" w:hAnsi="Courier New" w:cs="Courier New"/>
          <w:color w:val="000000"/>
          <w:kern w:val="0"/>
          <w:sz w:val="24"/>
          <w:szCs w:val="20"/>
        </w:rPr>
        <w:t>(100,90,50,Pnt);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(0x800000ff);</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drawRect</w:t>
      </w:r>
      <w:r w:rsidRPr="00573BD6">
        <w:rPr>
          <w:rFonts w:ascii="Courier New" w:hAnsi="Courier New" w:cs="Courier New"/>
          <w:color w:val="000000"/>
          <w:kern w:val="0"/>
          <w:sz w:val="24"/>
          <w:szCs w:val="20"/>
        </w:rPr>
        <w:t>(10,100,200,170,Pnt);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Pnt.</w:t>
      </w:r>
      <w:r w:rsidRPr="00573BD6">
        <w:rPr>
          <w:rFonts w:ascii="Courier New" w:hAnsi="Courier New" w:cs="Courier New"/>
          <w:b/>
          <w:bCs/>
          <w:color w:val="008080"/>
          <w:kern w:val="0"/>
          <w:sz w:val="24"/>
          <w:szCs w:val="20"/>
        </w:rPr>
        <w:t>setColor</w:t>
      </w:r>
      <w:r w:rsidRPr="00573BD6">
        <w:rPr>
          <w:rFonts w:ascii="Courier New" w:hAnsi="Courier New" w:cs="Courier New"/>
          <w:color w:val="000000"/>
          <w:kern w:val="0"/>
          <w:sz w:val="24"/>
          <w:szCs w:val="20"/>
        </w:rPr>
        <w:t>(</w:t>
      </w:r>
      <w:r w:rsidRPr="00573BD6">
        <w:rPr>
          <w:rFonts w:ascii="Courier New" w:hAnsi="Courier New" w:cs="Courier New"/>
          <w:b/>
          <w:bCs/>
          <w:color w:val="005032"/>
          <w:kern w:val="0"/>
          <w:sz w:val="24"/>
          <w:szCs w:val="20"/>
        </w:rPr>
        <w:t>Color</w:t>
      </w:r>
      <w:r w:rsidRPr="00573BD6">
        <w:rPr>
          <w:rFonts w:ascii="Courier New" w:hAnsi="Courier New" w:cs="Courier New"/>
          <w:color w:val="000000"/>
          <w:kern w:val="0"/>
          <w:sz w:val="24"/>
          <w:szCs w:val="20"/>
        </w:rPr>
        <w:t>.</w:t>
      </w:r>
      <w:r w:rsidRPr="00573BD6">
        <w:rPr>
          <w:rFonts w:ascii="Courier New" w:hAnsi="Courier New" w:cs="Courier New"/>
          <w:i/>
          <w:iCs/>
          <w:color w:val="0000C0"/>
          <w:kern w:val="0"/>
          <w:sz w:val="24"/>
          <w:szCs w:val="20"/>
        </w:rPr>
        <w:t>BLACK</w:t>
      </w:r>
      <w:r w:rsidRPr="00573BD6">
        <w:rPr>
          <w:rFonts w:ascii="Courier New" w:hAnsi="Courier New" w:cs="Courier New"/>
          <w:color w:val="000000"/>
          <w:kern w:val="0"/>
          <w:sz w:val="24"/>
          <w:szCs w:val="20"/>
        </w:rPr>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canvas.</w:t>
      </w:r>
      <w:r w:rsidRPr="00573BD6">
        <w:rPr>
          <w:rFonts w:ascii="Courier New" w:hAnsi="Courier New" w:cs="Courier New"/>
          <w:b/>
          <w:bCs/>
          <w:color w:val="008080"/>
          <w:kern w:val="0"/>
          <w:sz w:val="24"/>
          <w:szCs w:val="20"/>
        </w:rPr>
        <w:t>drawText</w:t>
      </w:r>
      <w:r w:rsidRPr="00573BD6">
        <w:rPr>
          <w:rFonts w:ascii="Courier New" w:hAnsi="Courier New" w:cs="Courier New"/>
          <w:color w:val="000000"/>
          <w:kern w:val="0"/>
          <w:sz w:val="24"/>
          <w:szCs w:val="20"/>
        </w:rPr>
        <w:t>(</w:t>
      </w:r>
      <w:r w:rsidRPr="00573BD6">
        <w:rPr>
          <w:rFonts w:ascii="Courier New" w:hAnsi="Courier New" w:cs="Courier New"/>
          <w:color w:val="2A00FF"/>
          <w:kern w:val="0"/>
          <w:sz w:val="24"/>
          <w:szCs w:val="20"/>
        </w:rPr>
        <w:t>"Canvas Text Out"</w:t>
      </w:r>
      <w:r w:rsidRPr="00573BD6">
        <w:rPr>
          <w:rFonts w:ascii="Courier New" w:hAnsi="Courier New" w:cs="Courier New"/>
          <w:color w:val="000000"/>
          <w:kern w:val="0"/>
          <w:sz w:val="24"/>
          <w:szCs w:val="20"/>
        </w:rPr>
        <w:t>, 10,200,Pnt);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ab/>
        <w:t>}</w:t>
      </w:r>
    </w:p>
    <w:p w:rsidR="002E0943" w:rsidRPr="00573BD6" w:rsidRDefault="002E0943" w:rsidP="002E0943">
      <w:pPr>
        <w:wordWrap/>
        <w:adjustRightInd w:val="0"/>
        <w:jc w:val="left"/>
        <w:rPr>
          <w:rFonts w:ascii="Courier New" w:hAnsi="Courier New" w:cs="Courier New"/>
          <w:kern w:val="0"/>
          <w:sz w:val="24"/>
          <w:szCs w:val="20"/>
        </w:rPr>
      </w:pPr>
      <w:r w:rsidRPr="00573BD6">
        <w:rPr>
          <w:rFonts w:ascii="Courier New" w:hAnsi="Courier New" w:cs="Courier New"/>
          <w:color w:val="000000"/>
          <w:kern w:val="0"/>
          <w:sz w:val="24"/>
          <w:szCs w:val="20"/>
        </w:rPr>
        <w:t>}</w:t>
      </w:r>
    </w:p>
    <w:p w:rsidR="002E0943" w:rsidRPr="00573BD6" w:rsidRDefault="002E0943">
      <w:pPr>
        <w:widowControl/>
        <w:wordWrap/>
        <w:autoSpaceDE/>
        <w:autoSpaceDN/>
        <w:jc w:val="left"/>
        <w:rPr>
          <w:rFonts w:ascii="Courier New" w:hAnsi="Courier New" w:cs="Courier New"/>
          <w:color w:val="000000"/>
          <w:kern w:val="0"/>
          <w:szCs w:val="20"/>
        </w:rPr>
      </w:pPr>
    </w:p>
    <w:p w:rsidR="00573BD6" w:rsidRDefault="00573BD6">
      <w:pPr>
        <w:widowControl/>
        <w:wordWrap/>
        <w:autoSpaceDE/>
        <w:autoSpaceDN/>
        <w:jc w:val="left"/>
        <w:rPr>
          <w:rFonts w:ascii="Courier New" w:hAnsi="Courier New" w:cs="Courier New"/>
          <w:kern w:val="0"/>
          <w:sz w:val="12"/>
          <w:szCs w:val="20"/>
        </w:rPr>
      </w:pPr>
    </w:p>
    <w:p w:rsidR="00573BD6" w:rsidRDefault="00573BD6">
      <w:pPr>
        <w:widowControl/>
        <w:wordWrap/>
        <w:autoSpaceDE/>
        <w:autoSpaceDN/>
        <w:jc w:val="left"/>
        <w:rPr>
          <w:rFonts w:ascii="Courier New" w:hAnsi="Courier New" w:cs="Courier New"/>
          <w:kern w:val="0"/>
          <w:szCs w:val="20"/>
        </w:rPr>
      </w:pPr>
      <w:r>
        <w:rPr>
          <w:rFonts w:ascii="Courier New" w:hAnsi="Courier New" w:cs="Courier New"/>
          <w:kern w:val="0"/>
          <w:szCs w:val="20"/>
        </w:rPr>
        <w:br w:type="page"/>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b/>
          <w:bCs/>
          <w:color w:val="7F0055"/>
          <w:kern w:val="0"/>
          <w:sz w:val="22"/>
          <w:szCs w:val="20"/>
        </w:rPr>
        <w:lastRenderedPageBreak/>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class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Primitive2</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extends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Activity</w:t>
      </w:r>
      <w:r w:rsidRPr="00573BD6">
        <w:rPr>
          <w:rFonts w:ascii="Courier New" w:hAnsi="Courier New" w:cs="Courier New"/>
          <w:color w:val="000000"/>
          <w:kern w:val="0"/>
          <w:sz w:val="22"/>
          <w:szCs w:val="20"/>
        </w:rPr>
        <w:t xml:space="preserve">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void</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onCreate</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Bundle</w:t>
      </w:r>
      <w:r w:rsidRPr="00573BD6">
        <w:rPr>
          <w:rFonts w:ascii="Courier New" w:hAnsi="Courier New" w:cs="Courier New"/>
          <w:color w:val="000000"/>
          <w:kern w:val="0"/>
          <w:sz w:val="22"/>
          <w:szCs w:val="20"/>
        </w:rPr>
        <w:t xml:space="preserve"> savedInstanceState)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super</w:t>
      </w:r>
      <w:r w:rsidRPr="00573BD6">
        <w:rPr>
          <w:rFonts w:ascii="Courier New" w:hAnsi="Courier New" w:cs="Courier New"/>
          <w:color w:val="000000"/>
          <w:kern w:val="0"/>
          <w:sz w:val="22"/>
          <w:szCs w:val="20"/>
        </w:rPr>
        <w:t>.</w:t>
      </w:r>
      <w:r w:rsidRPr="00573BD6">
        <w:rPr>
          <w:rFonts w:ascii="Courier New" w:hAnsi="Courier New" w:cs="Courier New"/>
          <w:b/>
          <w:bCs/>
          <w:color w:val="008080"/>
          <w:kern w:val="0"/>
          <w:sz w:val="22"/>
          <w:szCs w:val="20"/>
        </w:rPr>
        <w:t>onCreate</w:t>
      </w:r>
      <w:r w:rsidRPr="00573BD6">
        <w:rPr>
          <w:rFonts w:ascii="Courier New" w:hAnsi="Courier New" w:cs="Courier New"/>
          <w:color w:val="000000"/>
          <w:kern w:val="0"/>
          <w:sz w:val="22"/>
          <w:szCs w:val="20"/>
        </w:rPr>
        <w:t>(savedInstanceState);</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5032"/>
          <w:kern w:val="0"/>
          <w:sz w:val="22"/>
          <w:szCs w:val="20"/>
        </w:rPr>
        <w:t>MyView</w:t>
      </w:r>
      <w:r w:rsidRPr="00573BD6">
        <w:rPr>
          <w:rFonts w:ascii="Courier New" w:hAnsi="Courier New" w:cs="Courier New"/>
          <w:color w:val="000000"/>
          <w:kern w:val="0"/>
          <w:sz w:val="22"/>
          <w:szCs w:val="20"/>
        </w:rPr>
        <w:t xml:space="preserve"> vw = </w:t>
      </w:r>
      <w:r w:rsidRPr="00573BD6">
        <w:rPr>
          <w:rFonts w:ascii="Courier New" w:hAnsi="Courier New" w:cs="Courier New"/>
          <w:b/>
          <w:bCs/>
          <w:color w:val="7F0055"/>
          <w:kern w:val="0"/>
          <w:sz w:val="22"/>
          <w:szCs w:val="20"/>
        </w:rPr>
        <w:t>new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MyView</w:t>
      </w:r>
      <w:r w:rsidRPr="00573BD6">
        <w:rPr>
          <w:rFonts w:ascii="Courier New" w:hAnsi="Courier New" w:cs="Courier New"/>
          <w:color w:val="000000"/>
          <w:kern w:val="0"/>
          <w:sz w:val="22"/>
          <w:szCs w:val="20"/>
        </w:rPr>
        <w:t>(</w:t>
      </w:r>
      <w:r w:rsidRPr="00573BD6">
        <w:rPr>
          <w:rFonts w:ascii="Courier New" w:hAnsi="Courier New" w:cs="Courier New"/>
          <w:b/>
          <w:bCs/>
          <w:color w:val="7F0055"/>
          <w:kern w:val="0"/>
          <w:sz w:val="22"/>
          <w:szCs w:val="20"/>
        </w:rPr>
        <w:t>this</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8080"/>
          <w:kern w:val="0"/>
          <w:sz w:val="22"/>
          <w:szCs w:val="20"/>
        </w:rPr>
        <w:t>setContentView</w:t>
      </w:r>
      <w:r w:rsidRPr="00573BD6">
        <w:rPr>
          <w:rFonts w:ascii="Courier New" w:hAnsi="Courier New" w:cs="Courier New"/>
          <w:color w:val="000000"/>
          <w:kern w:val="0"/>
          <w:sz w:val="22"/>
          <w:szCs w:val="20"/>
        </w:rPr>
        <w:t>(vw);</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t>}</w:t>
      </w:r>
    </w:p>
    <w:p w:rsidR="00573BD6" w:rsidRPr="00573BD6" w:rsidRDefault="00573BD6" w:rsidP="00573BD6">
      <w:pPr>
        <w:wordWrap/>
        <w:adjustRightInd w:val="0"/>
        <w:jc w:val="left"/>
        <w:rPr>
          <w:rFonts w:ascii="Courier New" w:hAnsi="Courier New" w:cs="Courier New"/>
          <w:kern w:val="0"/>
          <w:sz w:val="22"/>
          <w:szCs w:val="20"/>
        </w:rPr>
      </w:pP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protected</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class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MyView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extends</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5032"/>
          <w:kern w:val="0"/>
          <w:sz w:val="22"/>
          <w:szCs w:val="20"/>
        </w:rPr>
        <w:t>View</w:t>
      </w:r>
      <w:r w:rsidRPr="00573BD6">
        <w:rPr>
          <w:rFonts w:ascii="Courier New" w:hAnsi="Courier New" w:cs="Courier New"/>
          <w:color w:val="000000"/>
          <w:kern w:val="0"/>
          <w:sz w:val="22"/>
          <w:szCs w:val="20"/>
        </w:rPr>
        <w:t xml:space="preserve">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MyView</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Context</w:t>
      </w:r>
      <w:r w:rsidRPr="00573BD6">
        <w:rPr>
          <w:rFonts w:ascii="Courier New" w:hAnsi="Courier New" w:cs="Courier New"/>
          <w:color w:val="000000"/>
          <w:kern w:val="0"/>
          <w:sz w:val="22"/>
          <w:szCs w:val="20"/>
        </w:rPr>
        <w:t xml:space="preserve"> context)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super</w:t>
      </w:r>
      <w:r w:rsidRPr="00573BD6">
        <w:rPr>
          <w:rFonts w:ascii="Courier New" w:hAnsi="Courier New" w:cs="Courier New"/>
          <w:color w:val="000000"/>
          <w:kern w:val="0"/>
          <w:sz w:val="22"/>
          <w:szCs w:val="20"/>
        </w:rPr>
        <w:t>(context);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w:t>
      </w:r>
    </w:p>
    <w:p w:rsidR="00573BD6" w:rsidRPr="00573BD6" w:rsidRDefault="00573BD6" w:rsidP="00573BD6">
      <w:pPr>
        <w:wordWrap/>
        <w:adjustRightInd w:val="0"/>
        <w:jc w:val="left"/>
        <w:rPr>
          <w:rFonts w:ascii="Courier New" w:hAnsi="Courier New" w:cs="Courier New"/>
          <w:kern w:val="0"/>
          <w:sz w:val="22"/>
          <w:szCs w:val="20"/>
        </w:rPr>
      </w:pP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public</w:t>
      </w:r>
      <w:r w:rsidRPr="00573BD6">
        <w:rPr>
          <w:rFonts w:ascii="Courier New" w:hAnsi="Courier New" w:cs="Courier New"/>
          <w:color w:val="000000"/>
          <w:kern w:val="0"/>
          <w:sz w:val="22"/>
          <w:szCs w:val="20"/>
        </w:rPr>
        <w:t xml:space="preserve"> </w:t>
      </w:r>
      <w:r w:rsidRPr="00573BD6">
        <w:rPr>
          <w:rFonts w:ascii="Courier New" w:hAnsi="Courier New" w:cs="Courier New"/>
          <w:b/>
          <w:bCs/>
          <w:color w:val="7F0055"/>
          <w:kern w:val="0"/>
          <w:sz w:val="22"/>
          <w:szCs w:val="20"/>
        </w:rPr>
        <w:t>void</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onDraw</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Canvas</w:t>
      </w:r>
      <w:r w:rsidRPr="00573BD6">
        <w:rPr>
          <w:rFonts w:ascii="Courier New" w:hAnsi="Courier New" w:cs="Courier New"/>
          <w:color w:val="000000"/>
          <w:kern w:val="0"/>
          <w:sz w:val="22"/>
          <w:szCs w:val="20"/>
        </w:rPr>
        <w:t xml:space="preserve"> canvas) {</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5032"/>
          <w:kern w:val="0"/>
          <w:sz w:val="22"/>
          <w:szCs w:val="20"/>
        </w:rPr>
        <w:t>Paint</w:t>
      </w:r>
      <w:r w:rsidRPr="00573BD6">
        <w:rPr>
          <w:rFonts w:ascii="Courier New" w:hAnsi="Courier New" w:cs="Courier New"/>
          <w:color w:val="000000"/>
          <w:kern w:val="0"/>
          <w:sz w:val="22"/>
          <w:szCs w:val="20"/>
        </w:rPr>
        <w:t xml:space="preserve"> Pnt = </w:t>
      </w:r>
      <w:r w:rsidRPr="00573BD6">
        <w:rPr>
          <w:rFonts w:ascii="Courier New" w:hAnsi="Courier New" w:cs="Courier New"/>
          <w:b/>
          <w:bCs/>
          <w:color w:val="7F0055"/>
          <w:kern w:val="0"/>
          <w:sz w:val="22"/>
          <w:szCs w:val="20"/>
        </w:rPr>
        <w:t>new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Paint</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3F7F5F"/>
          <w:kern w:val="0"/>
          <w:sz w:val="22"/>
          <w:szCs w:val="20"/>
        </w:rPr>
        <w:t>//canvas.drawARGB(255,255,255,255);</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3F7F5F"/>
          <w:kern w:val="0"/>
          <w:sz w:val="22"/>
          <w:szCs w:val="20"/>
        </w:rPr>
        <w:t>//canvas.drawRGB(255,255,255);</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3F7F5F"/>
          <w:kern w:val="0"/>
          <w:sz w:val="22"/>
          <w:szCs w:val="20"/>
        </w:rPr>
        <w:t>//canvas.drawColor(0xffffffff);</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WHITE</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drawPaint</w:t>
      </w:r>
      <w:r w:rsidRPr="00573BD6">
        <w:rPr>
          <w:rFonts w:ascii="Courier New" w:hAnsi="Courier New" w:cs="Courier New"/>
          <w:color w:val="000000"/>
          <w:kern w:val="0"/>
          <w:sz w:val="22"/>
          <w:szCs w:val="20"/>
        </w:rPr>
        <w:t>(Pnt);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005032"/>
          <w:kern w:val="0"/>
          <w:sz w:val="22"/>
          <w:szCs w:val="20"/>
        </w:rPr>
        <w:t>RectF</w:t>
      </w:r>
      <w:r w:rsidRPr="00573BD6">
        <w:rPr>
          <w:rFonts w:ascii="Courier New" w:hAnsi="Courier New" w:cs="Courier New"/>
          <w:color w:val="000000"/>
          <w:kern w:val="0"/>
          <w:sz w:val="22"/>
          <w:szCs w:val="20"/>
        </w:rPr>
        <w:t xml:space="preserve"> r=</w:t>
      </w:r>
      <w:r w:rsidRPr="00573BD6">
        <w:rPr>
          <w:rFonts w:ascii="Courier New" w:hAnsi="Courier New" w:cs="Courier New"/>
          <w:b/>
          <w:bCs/>
          <w:color w:val="7F0055"/>
          <w:kern w:val="0"/>
          <w:sz w:val="22"/>
          <w:szCs w:val="20"/>
        </w:rPr>
        <w:t>new</w:t>
      </w:r>
      <w:r w:rsidRPr="00573BD6">
        <w:rPr>
          <w:rFonts w:ascii="Courier New" w:hAnsi="Courier New" w:cs="Courier New"/>
          <w:color w:val="000000"/>
          <w:kern w:val="0"/>
          <w:sz w:val="22"/>
          <w:szCs w:val="20"/>
        </w:rPr>
        <w:t xml:space="preserve"> </w:t>
      </w:r>
      <w:r w:rsidRPr="00573BD6">
        <w:rPr>
          <w:rFonts w:ascii="Courier New" w:hAnsi="Courier New" w:cs="Courier New"/>
          <w:b/>
          <w:bCs/>
          <w:color w:val="008080"/>
          <w:kern w:val="0"/>
          <w:sz w:val="22"/>
          <w:szCs w:val="20"/>
        </w:rPr>
        <w:t>RectF</w:t>
      </w:r>
      <w:r w:rsidRPr="00573BD6">
        <w:rPr>
          <w:rFonts w:ascii="Courier New" w:hAnsi="Courier New" w:cs="Courier New"/>
          <w:color w:val="000000"/>
          <w:kern w:val="0"/>
          <w:sz w:val="22"/>
          <w:szCs w:val="20"/>
        </w:rPr>
        <w:t>(10,10,100,100);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RED</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drawRoundRect</w:t>
      </w:r>
      <w:r w:rsidRPr="00573BD6">
        <w:rPr>
          <w:rFonts w:ascii="Courier New" w:hAnsi="Courier New" w:cs="Courier New"/>
          <w:color w:val="000000"/>
          <w:kern w:val="0"/>
          <w:sz w:val="22"/>
          <w:szCs w:val="20"/>
        </w:rPr>
        <w:t>(r,10,10,Pnt);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r.</w:t>
      </w:r>
      <w:r w:rsidRPr="00573BD6">
        <w:rPr>
          <w:rFonts w:ascii="Courier New" w:hAnsi="Courier New" w:cs="Courier New"/>
          <w:b/>
          <w:bCs/>
          <w:color w:val="008080"/>
          <w:kern w:val="0"/>
          <w:sz w:val="22"/>
          <w:szCs w:val="20"/>
        </w:rPr>
        <w:t>set</w:t>
      </w:r>
      <w:r w:rsidRPr="00573BD6">
        <w:rPr>
          <w:rFonts w:ascii="Courier New" w:hAnsi="Courier New" w:cs="Courier New"/>
          <w:color w:val="000000"/>
          <w:kern w:val="0"/>
          <w:sz w:val="22"/>
          <w:szCs w:val="20"/>
        </w:rPr>
        <w:t>(110,10,150,100);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drawOval</w:t>
      </w:r>
      <w:r w:rsidRPr="00573BD6">
        <w:rPr>
          <w:rFonts w:ascii="Courier New" w:hAnsi="Courier New" w:cs="Courier New"/>
          <w:color w:val="000000"/>
          <w:kern w:val="0"/>
          <w:sz w:val="22"/>
          <w:szCs w:val="20"/>
        </w:rPr>
        <w:t>(r,Pnt);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MAGENTA</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r.</w:t>
      </w:r>
      <w:r w:rsidRPr="00573BD6">
        <w:rPr>
          <w:rFonts w:ascii="Courier New" w:hAnsi="Courier New" w:cs="Courier New"/>
          <w:b/>
          <w:bCs/>
          <w:color w:val="008080"/>
          <w:kern w:val="0"/>
          <w:sz w:val="22"/>
          <w:szCs w:val="20"/>
        </w:rPr>
        <w:t>set</w:t>
      </w:r>
      <w:r w:rsidRPr="00573BD6">
        <w:rPr>
          <w:rFonts w:ascii="Courier New" w:hAnsi="Courier New" w:cs="Courier New"/>
          <w:color w:val="000000"/>
          <w:kern w:val="0"/>
          <w:sz w:val="22"/>
          <w:szCs w:val="20"/>
        </w:rPr>
        <w:t>(10,110,100,200);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drawArc</w:t>
      </w:r>
      <w:r w:rsidRPr="00573BD6">
        <w:rPr>
          <w:rFonts w:ascii="Courier New" w:hAnsi="Courier New" w:cs="Courier New"/>
          <w:color w:val="000000"/>
          <w:kern w:val="0"/>
          <w:sz w:val="22"/>
          <w:szCs w:val="20"/>
        </w:rPr>
        <w:t>(r,10,150,</w:t>
      </w:r>
      <w:r w:rsidRPr="00573BD6">
        <w:rPr>
          <w:rFonts w:ascii="Courier New" w:hAnsi="Courier New" w:cs="Courier New"/>
          <w:b/>
          <w:bCs/>
          <w:color w:val="7F0055"/>
          <w:kern w:val="0"/>
          <w:sz w:val="22"/>
          <w:szCs w:val="20"/>
        </w:rPr>
        <w:t>false</w:t>
      </w:r>
      <w:r w:rsidRPr="00573BD6">
        <w:rPr>
          <w:rFonts w:ascii="Courier New" w:hAnsi="Courier New" w:cs="Courier New"/>
          <w:color w:val="000000"/>
          <w:kern w:val="0"/>
          <w:sz w:val="22"/>
          <w:szCs w:val="20"/>
        </w:rPr>
        <w:t>,Pnt);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r.</w:t>
      </w:r>
      <w:r w:rsidRPr="00573BD6">
        <w:rPr>
          <w:rFonts w:ascii="Courier New" w:hAnsi="Courier New" w:cs="Courier New"/>
          <w:b/>
          <w:bCs/>
          <w:color w:val="008080"/>
          <w:kern w:val="0"/>
          <w:sz w:val="22"/>
          <w:szCs w:val="20"/>
        </w:rPr>
        <w:t>set</w:t>
      </w:r>
      <w:r w:rsidRPr="00573BD6">
        <w:rPr>
          <w:rFonts w:ascii="Courier New" w:hAnsi="Courier New" w:cs="Courier New"/>
          <w:color w:val="000000"/>
          <w:kern w:val="0"/>
          <w:sz w:val="22"/>
          <w:szCs w:val="20"/>
        </w:rPr>
        <w:t>(110,110,200,200);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drawArc</w:t>
      </w:r>
      <w:r w:rsidRPr="00573BD6">
        <w:rPr>
          <w:rFonts w:ascii="Courier New" w:hAnsi="Courier New" w:cs="Courier New"/>
          <w:color w:val="000000"/>
          <w:kern w:val="0"/>
          <w:sz w:val="22"/>
          <w:szCs w:val="20"/>
        </w:rPr>
        <w:t>(r,10,150,</w:t>
      </w:r>
      <w:r w:rsidRPr="00573BD6">
        <w:rPr>
          <w:rFonts w:ascii="Courier New" w:hAnsi="Courier New" w:cs="Courier New"/>
          <w:b/>
          <w:bCs/>
          <w:color w:val="7F0055"/>
          <w:kern w:val="0"/>
          <w:sz w:val="22"/>
          <w:szCs w:val="20"/>
        </w:rPr>
        <w:t>true</w:t>
      </w:r>
      <w:r w:rsidRPr="00573BD6">
        <w:rPr>
          <w:rFonts w:ascii="Courier New" w:hAnsi="Courier New" w:cs="Courier New"/>
          <w:color w:val="000000"/>
          <w:kern w:val="0"/>
          <w:sz w:val="22"/>
          <w:szCs w:val="20"/>
        </w:rPr>
        <w:t>,Pnt);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BLUE</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float</w:t>
      </w:r>
      <w:r w:rsidRPr="00573BD6">
        <w:rPr>
          <w:rFonts w:ascii="Courier New" w:hAnsi="Courier New" w:cs="Courier New"/>
          <w:color w:val="000000"/>
          <w:kern w:val="0"/>
          <w:sz w:val="22"/>
          <w:szCs w:val="20"/>
        </w:rPr>
        <w:t>[] pts={10,210,50,250,50,250,110,220};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drawLines</w:t>
      </w:r>
      <w:r w:rsidRPr="00573BD6">
        <w:rPr>
          <w:rFonts w:ascii="Courier New" w:hAnsi="Courier New" w:cs="Courier New"/>
          <w:color w:val="000000"/>
          <w:kern w:val="0"/>
          <w:sz w:val="22"/>
          <w:szCs w:val="20"/>
        </w:rPr>
        <w:t>(pts,Pnt);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Pnt.</w:t>
      </w:r>
      <w:r w:rsidRPr="00573BD6">
        <w:rPr>
          <w:rFonts w:ascii="Courier New" w:hAnsi="Courier New" w:cs="Courier New"/>
          <w:b/>
          <w:bCs/>
          <w:color w:val="008080"/>
          <w:kern w:val="0"/>
          <w:sz w:val="22"/>
          <w:szCs w:val="20"/>
        </w:rPr>
        <w:t>setColor</w:t>
      </w:r>
      <w:r w:rsidRPr="00573BD6">
        <w:rPr>
          <w:rFonts w:ascii="Courier New" w:hAnsi="Courier New" w:cs="Courier New"/>
          <w:color w:val="000000"/>
          <w:kern w:val="0"/>
          <w:sz w:val="22"/>
          <w:szCs w:val="20"/>
        </w:rPr>
        <w:t>(</w:t>
      </w:r>
      <w:r w:rsidRPr="00573BD6">
        <w:rPr>
          <w:rFonts w:ascii="Courier New" w:hAnsi="Courier New" w:cs="Courier New"/>
          <w:b/>
          <w:bCs/>
          <w:color w:val="005032"/>
          <w:kern w:val="0"/>
          <w:sz w:val="22"/>
          <w:szCs w:val="20"/>
        </w:rPr>
        <w:t>Color</w:t>
      </w:r>
      <w:r w:rsidRPr="00573BD6">
        <w:rPr>
          <w:rFonts w:ascii="Courier New" w:hAnsi="Courier New" w:cs="Courier New"/>
          <w:color w:val="000000"/>
          <w:kern w:val="0"/>
          <w:sz w:val="22"/>
          <w:szCs w:val="20"/>
        </w:rPr>
        <w:t>.</w:t>
      </w:r>
      <w:r w:rsidRPr="00573BD6">
        <w:rPr>
          <w:rFonts w:ascii="Courier New" w:hAnsi="Courier New" w:cs="Courier New"/>
          <w:i/>
          <w:iCs/>
          <w:color w:val="0000C0"/>
          <w:kern w:val="0"/>
          <w:sz w:val="22"/>
          <w:szCs w:val="20"/>
        </w:rPr>
        <w:t>BLACK</w:t>
      </w:r>
      <w:r w:rsidRPr="00573BD6">
        <w:rPr>
          <w:rFonts w:ascii="Courier New" w:hAnsi="Courier New" w:cs="Courier New"/>
          <w:color w:val="000000"/>
          <w:kern w:val="0"/>
          <w:sz w:val="22"/>
          <w:szCs w:val="20"/>
        </w:rPr>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b/>
          <w:bCs/>
          <w:color w:val="7F0055"/>
          <w:kern w:val="0"/>
          <w:sz w:val="22"/>
          <w:szCs w:val="20"/>
        </w:rPr>
        <w:t>float</w:t>
      </w:r>
      <w:r w:rsidRPr="00573BD6">
        <w:rPr>
          <w:rFonts w:ascii="Courier New" w:hAnsi="Courier New" w:cs="Courier New"/>
          <w:color w:val="000000"/>
          <w:kern w:val="0"/>
          <w:sz w:val="22"/>
          <w:szCs w:val="20"/>
        </w:rPr>
        <w:t>[] pts2={20,210,50,240,100,220};</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canvas.</w:t>
      </w:r>
      <w:r w:rsidRPr="00573BD6">
        <w:rPr>
          <w:rFonts w:ascii="Courier New" w:hAnsi="Courier New" w:cs="Courier New"/>
          <w:b/>
          <w:bCs/>
          <w:color w:val="008080"/>
          <w:kern w:val="0"/>
          <w:sz w:val="22"/>
          <w:szCs w:val="20"/>
        </w:rPr>
        <w:t>drawPoints</w:t>
      </w:r>
      <w:r w:rsidRPr="00573BD6">
        <w:rPr>
          <w:rFonts w:ascii="Courier New" w:hAnsi="Courier New" w:cs="Courier New"/>
          <w:color w:val="000000"/>
          <w:kern w:val="0"/>
          <w:sz w:val="22"/>
          <w:szCs w:val="20"/>
        </w:rPr>
        <w:t>(pts2, Pnt);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r>
      <w:r w:rsidRPr="00573BD6">
        <w:rPr>
          <w:rFonts w:ascii="Courier New" w:hAnsi="Courier New" w:cs="Courier New"/>
          <w:color w:val="000000"/>
          <w:kern w:val="0"/>
          <w:sz w:val="22"/>
          <w:szCs w:val="20"/>
        </w:rPr>
        <w:tab/>
        <w:t>}</w:t>
      </w:r>
    </w:p>
    <w:p w:rsidR="00573BD6" w:rsidRPr="00573BD6" w:rsidRDefault="00573BD6" w:rsidP="00573BD6">
      <w:pPr>
        <w:wordWrap/>
        <w:adjustRightInd w:val="0"/>
        <w:jc w:val="left"/>
        <w:rPr>
          <w:rFonts w:ascii="Courier New" w:hAnsi="Courier New" w:cs="Courier New"/>
          <w:kern w:val="0"/>
          <w:sz w:val="22"/>
          <w:szCs w:val="20"/>
        </w:rPr>
      </w:pPr>
      <w:r w:rsidRPr="00573BD6">
        <w:rPr>
          <w:rFonts w:ascii="Courier New" w:hAnsi="Courier New" w:cs="Courier New"/>
          <w:color w:val="000000"/>
          <w:kern w:val="0"/>
          <w:sz w:val="22"/>
          <w:szCs w:val="20"/>
        </w:rPr>
        <w:tab/>
        <w:t>}</w:t>
      </w:r>
    </w:p>
    <w:p w:rsidR="00745FC2" w:rsidRDefault="00573BD6" w:rsidP="00573BD6">
      <w:pPr>
        <w:wordWrap/>
        <w:adjustRightInd w:val="0"/>
        <w:jc w:val="left"/>
        <w:rPr>
          <w:rFonts w:ascii="Courier New" w:hAnsi="Courier New" w:cs="Courier New"/>
          <w:color w:val="000000"/>
          <w:kern w:val="0"/>
          <w:sz w:val="22"/>
          <w:szCs w:val="20"/>
        </w:rPr>
      </w:pPr>
      <w:r w:rsidRPr="00573BD6">
        <w:rPr>
          <w:rFonts w:ascii="Courier New" w:hAnsi="Courier New" w:cs="Courier New"/>
          <w:color w:val="000000"/>
          <w:kern w:val="0"/>
          <w:sz w:val="22"/>
          <w:szCs w:val="20"/>
        </w:rPr>
        <w:t>}</w:t>
      </w:r>
    </w:p>
    <w:p w:rsidR="00AB06F9" w:rsidRDefault="00AB06F9" w:rsidP="00573BD6">
      <w:pPr>
        <w:wordWrap/>
        <w:adjustRightInd w:val="0"/>
        <w:jc w:val="left"/>
        <w:rPr>
          <w:rFonts w:ascii="Courier New" w:hAnsi="Courier New" w:cs="Courier New"/>
          <w:color w:val="000000"/>
          <w:kern w:val="0"/>
          <w:sz w:val="28"/>
          <w:szCs w:val="20"/>
        </w:rPr>
      </w:pPr>
      <w:r w:rsidRPr="00AB06F9">
        <w:rPr>
          <w:rFonts w:ascii="Courier New" w:hAnsi="Courier New" w:cs="Courier New" w:hint="eastAsia"/>
          <w:color w:val="000000"/>
          <w:kern w:val="0"/>
          <w:sz w:val="28"/>
          <w:szCs w:val="20"/>
        </w:rPr>
        <w:t xml:space="preserve">Paint </w:t>
      </w:r>
    </w:p>
    <w:p w:rsidR="00AB06F9" w:rsidRDefault="00AB06F9" w:rsidP="00573BD6">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setAntiAlias(</w:t>
      </w:r>
      <w:r>
        <w:rPr>
          <w:rFonts w:ascii="Courier New" w:hAnsi="Courier New" w:cs="Courier New"/>
          <w:color w:val="000000"/>
          <w:kern w:val="0"/>
          <w:sz w:val="22"/>
          <w:szCs w:val="20"/>
        </w:rPr>
        <w:t>Boolean</w:t>
      </w:r>
      <w:r>
        <w:rPr>
          <w:rFonts w:ascii="Courier New" w:hAnsi="Courier New" w:cs="Courier New" w:hint="eastAsia"/>
          <w:color w:val="000000"/>
          <w:kern w:val="0"/>
          <w:sz w:val="22"/>
          <w:szCs w:val="20"/>
        </w:rPr>
        <w:t xml:space="preserve"> a) </w:t>
      </w:r>
    </w:p>
    <w:p w:rsidR="00D5743E" w:rsidRDefault="00AB06F9" w:rsidP="00573BD6">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안티를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맥이면</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좋아진다</w:t>
      </w:r>
      <w:r>
        <w:rPr>
          <w:rFonts w:ascii="Courier New" w:hAnsi="Courier New" w:cs="Courier New" w:hint="eastAsia"/>
          <w:color w:val="000000"/>
          <w:kern w:val="0"/>
          <w:sz w:val="22"/>
          <w:szCs w:val="20"/>
        </w:rPr>
        <w:t>.</w:t>
      </w:r>
    </w:p>
    <w:p w:rsidR="00D5743E" w:rsidRDefault="00D5743E">
      <w:pPr>
        <w:widowControl/>
        <w:wordWrap/>
        <w:autoSpaceDE/>
        <w:autoSpaceDN/>
        <w:jc w:val="left"/>
        <w:rPr>
          <w:rFonts w:ascii="Courier New" w:hAnsi="Courier New" w:cs="Courier New"/>
          <w:color w:val="000000"/>
          <w:kern w:val="0"/>
          <w:sz w:val="22"/>
          <w:szCs w:val="20"/>
        </w:rPr>
      </w:pPr>
      <w:r>
        <w:rPr>
          <w:rFonts w:ascii="Courier New" w:hAnsi="Courier New" w:cs="Courier New"/>
          <w:color w:val="000000"/>
          <w:kern w:val="0"/>
          <w:sz w:val="22"/>
          <w:szCs w:val="20"/>
        </w:rPr>
        <w:br w:type="page"/>
      </w:r>
    </w:p>
    <w:p w:rsidR="00AB06F9" w:rsidRDefault="00D5743E" w:rsidP="00573BD6">
      <w:pPr>
        <w:wordWrap/>
        <w:adjustRightInd w:val="0"/>
        <w:jc w:val="left"/>
        <w:rPr>
          <w:rFonts w:ascii="Courier New" w:hAnsi="Courier New" w:cs="Courier New"/>
          <w:kern w:val="0"/>
          <w:sz w:val="26"/>
          <w:szCs w:val="20"/>
        </w:rPr>
      </w:pPr>
      <w:r w:rsidRPr="00387ED4">
        <w:rPr>
          <w:rFonts w:ascii="Courier New" w:hAnsi="Courier New" w:cs="Courier New" w:hint="eastAsia"/>
          <w:kern w:val="0"/>
          <w:sz w:val="26"/>
          <w:szCs w:val="20"/>
        </w:rPr>
        <w:lastRenderedPageBreak/>
        <w:t>그리기</w:t>
      </w:r>
      <w:r w:rsidRPr="00387ED4">
        <w:rPr>
          <w:rFonts w:ascii="Courier New" w:hAnsi="Courier New" w:cs="Courier New" w:hint="eastAsia"/>
          <w:kern w:val="0"/>
          <w:sz w:val="26"/>
          <w:szCs w:val="20"/>
        </w:rPr>
        <w:t xml:space="preserve"> </w:t>
      </w:r>
      <w:r w:rsidRPr="00387ED4">
        <w:rPr>
          <w:rFonts w:ascii="Courier New" w:hAnsi="Courier New" w:cs="Courier New" w:hint="eastAsia"/>
          <w:kern w:val="0"/>
          <w:sz w:val="26"/>
          <w:szCs w:val="20"/>
        </w:rPr>
        <w:t>객체</w:t>
      </w:r>
      <w:r w:rsidRPr="00387ED4">
        <w:rPr>
          <w:rFonts w:ascii="Courier New" w:hAnsi="Courier New" w:cs="Courier New" w:hint="eastAsia"/>
          <w:kern w:val="0"/>
          <w:sz w:val="26"/>
          <w:szCs w:val="20"/>
        </w:rPr>
        <w:t>.</w:t>
      </w:r>
    </w:p>
    <w:p w:rsidR="005E5C5F" w:rsidRDefault="005E5C5F" w:rsidP="005E5C5F">
      <w:pPr>
        <w:wordWrap/>
        <w:adjustRightInd w:val="0"/>
        <w:jc w:val="left"/>
        <w:rPr>
          <w:rFonts w:ascii="Courier New" w:hAnsi="Courier New" w:cs="Courier New"/>
          <w:kern w:val="0"/>
          <w:szCs w:val="20"/>
        </w:rPr>
      </w:pP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class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DrawBitmap</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extends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Activity</w:t>
      </w:r>
      <w:r w:rsidRPr="005E5C5F">
        <w:rPr>
          <w:rFonts w:ascii="Courier New" w:hAnsi="Courier New" w:cs="Courier New"/>
          <w:color w:val="000000"/>
          <w:kern w:val="0"/>
          <w:sz w:val="14"/>
          <w:szCs w:val="20"/>
        </w:rPr>
        <w:t xml:space="preserve">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void</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onCreate</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Bundle</w:t>
      </w:r>
      <w:r w:rsidRPr="005E5C5F">
        <w:rPr>
          <w:rFonts w:ascii="Courier New" w:hAnsi="Courier New" w:cs="Courier New"/>
          <w:color w:val="000000"/>
          <w:kern w:val="0"/>
          <w:sz w:val="14"/>
          <w:szCs w:val="20"/>
        </w:rPr>
        <w:t xml:space="preserve"> savedInstanceState)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super</w:t>
      </w:r>
      <w:r w:rsidRPr="005E5C5F">
        <w:rPr>
          <w:rFonts w:ascii="Courier New" w:hAnsi="Courier New" w:cs="Courier New"/>
          <w:color w:val="000000"/>
          <w:kern w:val="0"/>
          <w:sz w:val="14"/>
          <w:szCs w:val="20"/>
        </w:rPr>
        <w:t>.</w:t>
      </w:r>
      <w:r w:rsidRPr="005E5C5F">
        <w:rPr>
          <w:rFonts w:ascii="Courier New" w:hAnsi="Courier New" w:cs="Courier New"/>
          <w:b/>
          <w:bCs/>
          <w:color w:val="008080"/>
          <w:kern w:val="0"/>
          <w:sz w:val="14"/>
          <w:szCs w:val="20"/>
        </w:rPr>
        <w:t>onCreate</w:t>
      </w:r>
      <w:r w:rsidRPr="005E5C5F">
        <w:rPr>
          <w:rFonts w:ascii="Courier New" w:hAnsi="Courier New" w:cs="Courier New"/>
          <w:color w:val="000000"/>
          <w:kern w:val="0"/>
          <w:sz w:val="14"/>
          <w:szCs w:val="20"/>
        </w:rPr>
        <w:t>(savedInstanceState);</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MyView</w:t>
      </w:r>
      <w:r w:rsidRPr="005E5C5F">
        <w:rPr>
          <w:rFonts w:ascii="Courier New" w:hAnsi="Courier New" w:cs="Courier New"/>
          <w:color w:val="000000"/>
          <w:kern w:val="0"/>
          <w:sz w:val="14"/>
          <w:szCs w:val="20"/>
        </w:rPr>
        <w:t xml:space="preserve"> vw =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MyView</w:t>
      </w:r>
      <w:r w:rsidRPr="005E5C5F">
        <w:rPr>
          <w:rFonts w:ascii="Courier New" w:hAnsi="Courier New" w:cs="Courier New"/>
          <w:color w:val="000000"/>
          <w:kern w:val="0"/>
          <w:sz w:val="14"/>
          <w:szCs w:val="20"/>
        </w:rPr>
        <w:t>(</w:t>
      </w:r>
      <w:r w:rsidRPr="005E5C5F">
        <w:rPr>
          <w:rFonts w:ascii="Courier New" w:hAnsi="Courier New" w:cs="Courier New"/>
          <w:b/>
          <w:bCs/>
          <w:color w:val="7F0055"/>
          <w:kern w:val="0"/>
          <w:sz w:val="14"/>
          <w:szCs w:val="20"/>
        </w:rPr>
        <w:t>this</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8080"/>
          <w:kern w:val="0"/>
          <w:sz w:val="14"/>
          <w:szCs w:val="20"/>
        </w:rPr>
        <w:t>setContentView</w:t>
      </w:r>
      <w:r w:rsidRPr="005E5C5F">
        <w:rPr>
          <w:rFonts w:ascii="Courier New" w:hAnsi="Courier New" w:cs="Courier New"/>
          <w:color w:val="000000"/>
          <w:kern w:val="0"/>
          <w:sz w:val="14"/>
          <w:szCs w:val="20"/>
        </w:rPr>
        <w:t>(vw);</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protected</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class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MyView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extends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View</w:t>
      </w:r>
      <w:r w:rsidRPr="005E5C5F">
        <w:rPr>
          <w:rFonts w:ascii="Courier New" w:hAnsi="Courier New" w:cs="Courier New"/>
          <w:color w:val="000000"/>
          <w:kern w:val="0"/>
          <w:sz w:val="14"/>
          <w:szCs w:val="20"/>
        </w:rPr>
        <w:t xml:space="preserve">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MyView</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Context</w:t>
      </w:r>
      <w:r w:rsidRPr="005E5C5F">
        <w:rPr>
          <w:rFonts w:ascii="Courier New" w:hAnsi="Courier New" w:cs="Courier New"/>
          <w:color w:val="000000"/>
          <w:kern w:val="0"/>
          <w:sz w:val="14"/>
          <w:szCs w:val="20"/>
        </w:rPr>
        <w:t xml:space="preserve"> context)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super</w:t>
      </w:r>
      <w:r w:rsidRPr="005E5C5F">
        <w:rPr>
          <w:rFonts w:ascii="Courier New" w:hAnsi="Courier New" w:cs="Courier New"/>
          <w:color w:val="000000"/>
          <w:kern w:val="0"/>
          <w:sz w:val="14"/>
          <w:szCs w:val="20"/>
        </w:rPr>
        <w:t>(context);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public</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void</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onDraw</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Canvas</w:t>
      </w:r>
      <w:r w:rsidRPr="005E5C5F">
        <w:rPr>
          <w:rFonts w:ascii="Courier New" w:hAnsi="Courier New" w:cs="Courier New"/>
          <w:color w:val="000000"/>
          <w:kern w:val="0"/>
          <w:sz w:val="14"/>
          <w:szCs w:val="20"/>
        </w:rPr>
        <w:t xml:space="preserve"> canvas)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Paint</w:t>
      </w:r>
      <w:r w:rsidRPr="005E5C5F">
        <w:rPr>
          <w:rFonts w:ascii="Courier New" w:hAnsi="Courier New" w:cs="Courier New"/>
          <w:color w:val="000000"/>
          <w:kern w:val="0"/>
          <w:sz w:val="14"/>
          <w:szCs w:val="20"/>
        </w:rPr>
        <w:t xml:space="preserve"> Pnt =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Paint</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drawColor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Color</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WHITE</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원론적인</w:t>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방법</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Resources r=getResources();</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 xml:space="preserve">BitmapDrawable </w:t>
      </w:r>
      <w:r w:rsidRPr="005E5C5F">
        <w:rPr>
          <w:rFonts w:ascii="Courier New" w:hAnsi="Courier New" w:cs="Courier New"/>
          <w:color w:val="3F7F5F"/>
          <w:kern w:val="0"/>
          <w:sz w:val="14"/>
          <w:szCs w:val="20"/>
          <w:u w:val="single"/>
        </w:rPr>
        <w:t>bd</w:t>
      </w:r>
      <w:r w:rsidRPr="005E5C5F">
        <w:rPr>
          <w:rFonts w:ascii="Courier New" w:hAnsi="Courier New" w:cs="Courier New"/>
          <w:color w:val="3F7F5F"/>
          <w:kern w:val="0"/>
          <w:sz w:val="14"/>
          <w:szCs w:val="20"/>
        </w:rPr>
        <w:t>=(BitmapDrawable)r.getDrawable(R.drawable.eighty8);</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Bitmap bit=bd.getBitmap();</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r>
      <w:r w:rsidRPr="005E5C5F">
        <w:rPr>
          <w:rFonts w:ascii="Courier New" w:hAnsi="Courier New" w:cs="Courier New"/>
          <w:color w:val="3F7F5F"/>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간단한</w:t>
      </w:r>
      <w:r w:rsidRPr="005E5C5F">
        <w:rPr>
          <w:rFonts w:ascii="Courier New" w:hAnsi="Courier New" w:cs="Courier New"/>
          <w:color w:val="3F7F5F"/>
          <w:kern w:val="0"/>
          <w:sz w:val="14"/>
          <w:szCs w:val="20"/>
        </w:rPr>
        <w:t xml:space="preserve"> </w:t>
      </w:r>
      <w:r w:rsidRPr="005E5C5F">
        <w:rPr>
          <w:rFonts w:ascii="Courier New" w:hAnsi="Courier New" w:cs="Courier New"/>
          <w:color w:val="3F7F5F"/>
          <w:kern w:val="0"/>
          <w:sz w:val="14"/>
          <w:szCs w:val="20"/>
        </w:rPr>
        <w:t>방법</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 xml:space="preserve"> bit = </w:t>
      </w:r>
      <w:r w:rsidRPr="005E5C5F">
        <w:rPr>
          <w:rFonts w:ascii="Courier New" w:hAnsi="Courier New" w:cs="Courier New"/>
          <w:b/>
          <w:bCs/>
          <w:color w:val="005032"/>
          <w:kern w:val="0"/>
          <w:sz w:val="14"/>
          <w:szCs w:val="20"/>
        </w:rPr>
        <w:t>BitmapFactory</w:t>
      </w:r>
      <w:r w:rsidRPr="005E5C5F">
        <w:rPr>
          <w:rFonts w:ascii="Courier New" w:hAnsi="Courier New" w:cs="Courier New"/>
          <w:color w:val="000000"/>
          <w:kern w:val="0"/>
          <w:sz w:val="14"/>
          <w:szCs w:val="20"/>
        </w:rPr>
        <w:t>.</w:t>
      </w:r>
      <w:r w:rsidRPr="005E5C5F">
        <w:rPr>
          <w:rFonts w:ascii="Courier New" w:hAnsi="Courier New" w:cs="Courier New"/>
          <w:i/>
          <w:iCs/>
          <w:color w:val="000000"/>
          <w:kern w:val="0"/>
          <w:sz w:val="14"/>
          <w:szCs w:val="20"/>
        </w:rPr>
        <w:t>decodeResource</w:t>
      </w:r>
      <w:r w:rsidRPr="005E5C5F">
        <w:rPr>
          <w:rFonts w:ascii="Courier New" w:hAnsi="Courier New" w:cs="Courier New"/>
          <w:color w:val="000000"/>
          <w:kern w:val="0"/>
          <w:sz w:val="14"/>
          <w:szCs w:val="20"/>
        </w:rPr>
        <w:t>(</w:t>
      </w:r>
      <w:r w:rsidRPr="005E5C5F">
        <w:rPr>
          <w:rFonts w:ascii="Courier New" w:hAnsi="Courier New" w:cs="Courier New"/>
          <w:b/>
          <w:bCs/>
          <w:color w:val="008080"/>
          <w:kern w:val="0"/>
          <w:sz w:val="14"/>
          <w:szCs w:val="20"/>
        </w:rPr>
        <w:t>getResources</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5032"/>
          <w:kern w:val="0"/>
          <w:sz w:val="14"/>
          <w:szCs w:val="20"/>
        </w:rPr>
        <w:t>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drawable</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eighty8</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 xml:space="preserve">(bit, 10, 10,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 xml:space="preserve">(bit,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Rect</w:t>
      </w:r>
      <w:r w:rsidRPr="005E5C5F">
        <w:rPr>
          <w:rFonts w:ascii="Courier New" w:hAnsi="Courier New" w:cs="Courier New"/>
          <w:color w:val="000000"/>
          <w:kern w:val="0"/>
          <w:sz w:val="14"/>
          <w:szCs w:val="20"/>
        </w:rPr>
        <w:t xml:space="preserve">(80,10,110,58),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 xml:space="preserve">(bit,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Rect</w:t>
      </w:r>
      <w:r w:rsidRPr="005E5C5F">
        <w:rPr>
          <w:rFonts w:ascii="Courier New" w:hAnsi="Courier New" w:cs="Courier New"/>
          <w:color w:val="000000"/>
          <w:kern w:val="0"/>
          <w:sz w:val="14"/>
          <w:szCs w:val="20"/>
        </w:rPr>
        <w:t xml:space="preserve">(30,40,58,90),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Rect</w:t>
      </w:r>
      <w:r w:rsidRPr="005E5C5F">
        <w:rPr>
          <w:rFonts w:ascii="Courier New" w:hAnsi="Courier New" w:cs="Courier New"/>
          <w:color w:val="000000"/>
          <w:kern w:val="0"/>
          <w:sz w:val="14"/>
          <w:szCs w:val="20"/>
        </w:rPr>
        <w:t xml:space="preserve">(120,10,120+56,10+80), </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 xml:space="preserve"> BackBit = </w:t>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w:t>
      </w:r>
      <w:r w:rsidRPr="005E5C5F">
        <w:rPr>
          <w:rFonts w:ascii="Courier New" w:hAnsi="Courier New" w:cs="Courier New"/>
          <w:i/>
          <w:iCs/>
          <w:color w:val="000000"/>
          <w:kern w:val="0"/>
          <w:sz w:val="14"/>
          <w:szCs w:val="20"/>
        </w:rPr>
        <w:t>createBitmap</w:t>
      </w:r>
      <w:r w:rsidRPr="005E5C5F">
        <w:rPr>
          <w:rFonts w:ascii="Courier New" w:hAnsi="Courier New" w:cs="Courier New"/>
          <w:color w:val="000000"/>
          <w:kern w:val="0"/>
          <w:sz w:val="14"/>
          <w:szCs w:val="20"/>
        </w:rPr>
        <w:t>(200,100,</w:t>
      </w:r>
      <w:r w:rsidRPr="005E5C5F">
        <w:rPr>
          <w:rFonts w:ascii="Courier New" w:hAnsi="Courier New" w:cs="Courier New"/>
          <w:b/>
          <w:bCs/>
          <w:color w:val="005032"/>
          <w:kern w:val="0"/>
          <w:sz w:val="14"/>
          <w:szCs w:val="20"/>
        </w:rPr>
        <w:t>Bitmap</w:t>
      </w:r>
      <w:r w:rsidRPr="005E5C5F">
        <w:rPr>
          <w:rFonts w:ascii="Courier New" w:hAnsi="Courier New" w:cs="Courier New"/>
          <w:color w:val="000000"/>
          <w:kern w:val="0"/>
          <w:sz w:val="14"/>
          <w:szCs w:val="20"/>
        </w:rPr>
        <w:t>.Config.</w:t>
      </w:r>
      <w:r w:rsidRPr="005E5C5F">
        <w:rPr>
          <w:rFonts w:ascii="Courier New" w:hAnsi="Courier New" w:cs="Courier New"/>
          <w:i/>
          <w:iCs/>
          <w:color w:val="0000C0"/>
          <w:kern w:val="0"/>
          <w:sz w:val="14"/>
          <w:szCs w:val="20"/>
        </w:rPr>
        <w:t>ARGB_8888</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005032"/>
          <w:kern w:val="0"/>
          <w:sz w:val="14"/>
          <w:szCs w:val="20"/>
        </w:rPr>
        <w:t>Canvas</w:t>
      </w:r>
      <w:r w:rsidRPr="005E5C5F">
        <w:rPr>
          <w:rFonts w:ascii="Courier New" w:hAnsi="Courier New" w:cs="Courier New"/>
          <w:color w:val="000000"/>
          <w:kern w:val="0"/>
          <w:sz w:val="14"/>
          <w:szCs w:val="20"/>
        </w:rPr>
        <w:t xml:space="preserve"> offscreen = </w:t>
      </w:r>
      <w:r w:rsidRPr="005E5C5F">
        <w:rPr>
          <w:rFonts w:ascii="Courier New" w:hAnsi="Courier New" w:cs="Courier New"/>
          <w:b/>
          <w:bCs/>
          <w:color w:val="7F0055"/>
          <w:kern w:val="0"/>
          <w:sz w:val="14"/>
          <w:szCs w:val="20"/>
        </w:rPr>
        <w:t>new</w:t>
      </w:r>
      <w:r w:rsidRPr="005E5C5F">
        <w:rPr>
          <w:rFonts w:ascii="Courier New" w:hAnsi="Courier New" w:cs="Courier New"/>
          <w:color w:val="000000"/>
          <w:kern w:val="0"/>
          <w:sz w:val="14"/>
          <w:szCs w:val="20"/>
        </w:rPr>
        <w:t xml:space="preserve"> </w:t>
      </w:r>
      <w:r w:rsidRPr="005E5C5F">
        <w:rPr>
          <w:rFonts w:ascii="Courier New" w:hAnsi="Courier New" w:cs="Courier New"/>
          <w:b/>
          <w:bCs/>
          <w:color w:val="008080"/>
          <w:kern w:val="0"/>
          <w:sz w:val="14"/>
          <w:szCs w:val="20"/>
        </w:rPr>
        <w:t>Canvas</w:t>
      </w:r>
      <w:r w:rsidRPr="005E5C5F">
        <w:rPr>
          <w:rFonts w:ascii="Courier New" w:hAnsi="Courier New" w:cs="Courier New"/>
          <w:color w:val="000000"/>
          <w:kern w:val="0"/>
          <w:sz w:val="14"/>
          <w:szCs w:val="20"/>
        </w:rPr>
        <w:t>(BackBit);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offscreen.</w:t>
      </w:r>
      <w:r w:rsidRPr="005E5C5F">
        <w:rPr>
          <w:rFonts w:ascii="Courier New" w:hAnsi="Courier New" w:cs="Courier New"/>
          <w:b/>
          <w:bCs/>
          <w:color w:val="008080"/>
          <w:kern w:val="0"/>
          <w:sz w:val="14"/>
          <w:szCs w:val="20"/>
        </w:rPr>
        <w:t>drawColor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Color</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GREEN</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Pnt.</w:t>
      </w:r>
      <w:r w:rsidRPr="005E5C5F">
        <w:rPr>
          <w:rFonts w:ascii="Courier New" w:hAnsi="Courier New" w:cs="Courier New"/>
          <w:b/>
          <w:bCs/>
          <w:color w:val="008080"/>
          <w:kern w:val="0"/>
          <w:sz w:val="14"/>
          <w:szCs w:val="20"/>
        </w:rPr>
        <w:t>setColor</w:t>
      </w:r>
      <w:r w:rsidRPr="005E5C5F">
        <w:rPr>
          <w:rFonts w:ascii="Courier New" w:hAnsi="Courier New" w:cs="Courier New"/>
          <w:color w:val="000000"/>
          <w:kern w:val="0"/>
          <w:sz w:val="14"/>
          <w:szCs w:val="20"/>
        </w:rPr>
        <w:t>(</w:t>
      </w:r>
      <w:r w:rsidRPr="005E5C5F">
        <w:rPr>
          <w:rFonts w:ascii="Courier New" w:hAnsi="Courier New" w:cs="Courier New"/>
          <w:b/>
          <w:bCs/>
          <w:color w:val="005032"/>
          <w:kern w:val="0"/>
          <w:sz w:val="14"/>
          <w:szCs w:val="20"/>
        </w:rPr>
        <w:t>Color</w:t>
      </w:r>
      <w:r w:rsidRPr="005E5C5F">
        <w:rPr>
          <w:rFonts w:ascii="Courier New" w:hAnsi="Courier New" w:cs="Courier New"/>
          <w:color w:val="000000"/>
          <w:kern w:val="0"/>
          <w:sz w:val="14"/>
          <w:szCs w:val="20"/>
        </w:rPr>
        <w:t>.</w:t>
      </w:r>
      <w:r w:rsidRPr="005E5C5F">
        <w:rPr>
          <w:rFonts w:ascii="Courier New" w:hAnsi="Courier New" w:cs="Courier New"/>
          <w:i/>
          <w:iCs/>
          <w:color w:val="0000C0"/>
          <w:kern w:val="0"/>
          <w:sz w:val="14"/>
          <w:szCs w:val="20"/>
        </w:rPr>
        <w:t>RED</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b/>
          <w:bCs/>
          <w:color w:val="7F0055"/>
          <w:kern w:val="0"/>
          <w:sz w:val="14"/>
          <w:szCs w:val="20"/>
        </w:rPr>
        <w:t>for</w:t>
      </w:r>
      <w:r w:rsidRPr="005E5C5F">
        <w:rPr>
          <w:rFonts w:ascii="Courier New" w:hAnsi="Courier New" w:cs="Courier New"/>
          <w:color w:val="000000"/>
          <w:kern w:val="0"/>
          <w:sz w:val="14"/>
          <w:szCs w:val="20"/>
        </w:rPr>
        <w:t xml:space="preserve"> (</w:t>
      </w:r>
      <w:r w:rsidRPr="005E5C5F">
        <w:rPr>
          <w:rFonts w:ascii="Courier New" w:hAnsi="Courier New" w:cs="Courier New"/>
          <w:b/>
          <w:bCs/>
          <w:color w:val="7F0055"/>
          <w:kern w:val="0"/>
          <w:sz w:val="14"/>
          <w:szCs w:val="20"/>
        </w:rPr>
        <w:t>int</w:t>
      </w:r>
      <w:r w:rsidRPr="005E5C5F">
        <w:rPr>
          <w:rFonts w:ascii="Courier New" w:hAnsi="Courier New" w:cs="Courier New"/>
          <w:color w:val="000000"/>
          <w:kern w:val="0"/>
          <w:sz w:val="14"/>
          <w:szCs w:val="20"/>
        </w:rPr>
        <w:t xml:space="preserve"> x=0;x&lt;200;x+=5) {</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offscreen.</w:t>
      </w:r>
      <w:r w:rsidRPr="005E5C5F">
        <w:rPr>
          <w:rFonts w:ascii="Courier New" w:hAnsi="Courier New" w:cs="Courier New"/>
          <w:b/>
          <w:bCs/>
          <w:color w:val="008080"/>
          <w:kern w:val="0"/>
          <w:sz w:val="14"/>
          <w:szCs w:val="20"/>
        </w:rPr>
        <w:t>drawLine</w:t>
      </w:r>
      <w:r w:rsidRPr="005E5C5F">
        <w:rPr>
          <w:rFonts w:ascii="Courier New" w:hAnsi="Courier New" w:cs="Courier New"/>
          <w:color w:val="000000"/>
          <w:kern w:val="0"/>
          <w:sz w:val="14"/>
          <w:szCs w:val="20"/>
        </w:rPr>
        <w:t>(x,0,200-x,100,Pnt);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canvas.</w:t>
      </w:r>
      <w:r w:rsidRPr="005E5C5F">
        <w:rPr>
          <w:rFonts w:ascii="Courier New" w:hAnsi="Courier New" w:cs="Courier New"/>
          <w:b/>
          <w:bCs/>
          <w:color w:val="008080"/>
          <w:kern w:val="0"/>
          <w:sz w:val="14"/>
          <w:szCs w:val="20"/>
        </w:rPr>
        <w:t>drawBitmap</w:t>
      </w:r>
      <w:r w:rsidRPr="005E5C5F">
        <w:rPr>
          <w:rFonts w:ascii="Courier New" w:hAnsi="Courier New" w:cs="Courier New"/>
          <w:color w:val="000000"/>
          <w:kern w:val="0"/>
          <w:sz w:val="14"/>
          <w:szCs w:val="20"/>
        </w:rPr>
        <w:t>(BackBit,10,120,</w:t>
      </w:r>
      <w:r w:rsidRPr="005E5C5F">
        <w:rPr>
          <w:rFonts w:ascii="Courier New" w:hAnsi="Courier New" w:cs="Courier New"/>
          <w:b/>
          <w:bCs/>
          <w:color w:val="7F0055"/>
          <w:kern w:val="0"/>
          <w:sz w:val="14"/>
          <w:szCs w:val="20"/>
        </w:rPr>
        <w:t>null</w:t>
      </w:r>
      <w:r w:rsidRPr="005E5C5F">
        <w:rPr>
          <w:rFonts w:ascii="Courier New" w:hAnsi="Courier New" w:cs="Courier New"/>
          <w:color w:val="000000"/>
          <w:kern w:val="0"/>
          <w:sz w:val="14"/>
          <w:szCs w:val="20"/>
        </w:rPr>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ab/>
        <w:t>}</w:t>
      </w:r>
    </w:p>
    <w:p w:rsidR="005E5C5F" w:rsidRPr="005E5C5F" w:rsidRDefault="005E5C5F" w:rsidP="005E5C5F">
      <w:pPr>
        <w:wordWrap/>
        <w:adjustRightInd w:val="0"/>
        <w:jc w:val="left"/>
        <w:rPr>
          <w:rFonts w:ascii="Courier New" w:hAnsi="Courier New" w:cs="Courier New"/>
          <w:kern w:val="0"/>
          <w:sz w:val="14"/>
          <w:szCs w:val="20"/>
        </w:rPr>
      </w:pPr>
      <w:r w:rsidRPr="005E5C5F">
        <w:rPr>
          <w:rFonts w:ascii="Courier New" w:hAnsi="Courier New" w:cs="Courier New"/>
          <w:color w:val="000000"/>
          <w:kern w:val="0"/>
          <w:sz w:val="14"/>
          <w:szCs w:val="20"/>
        </w:rPr>
        <w:t>}</w:t>
      </w:r>
    </w:p>
    <w:p w:rsidR="005E5C5F" w:rsidRDefault="00F0665B" w:rsidP="00573BD6">
      <w:pPr>
        <w:wordWrap/>
        <w:adjustRightInd w:val="0"/>
        <w:jc w:val="left"/>
        <w:rPr>
          <w:rFonts w:ascii="Courier New" w:hAnsi="Courier New" w:cs="Courier New"/>
          <w:kern w:val="0"/>
          <w:sz w:val="26"/>
          <w:szCs w:val="20"/>
        </w:rPr>
      </w:pPr>
      <w:r>
        <w:rPr>
          <w:rFonts w:ascii="Courier New" w:hAnsi="Courier New" w:cs="Courier New" w:hint="eastAsia"/>
          <w:kern w:val="0"/>
          <w:sz w:val="26"/>
          <w:szCs w:val="20"/>
        </w:rPr>
        <w:t>텍스트</w:t>
      </w:r>
      <w:r>
        <w:rPr>
          <w:rFonts w:ascii="Courier New" w:hAnsi="Courier New" w:cs="Courier New" w:hint="eastAsia"/>
          <w:kern w:val="0"/>
          <w:sz w:val="26"/>
          <w:szCs w:val="20"/>
        </w:rPr>
        <w:t xml:space="preserve"> </w:t>
      </w:r>
      <w:r>
        <w:rPr>
          <w:rFonts w:ascii="Courier New" w:hAnsi="Courier New" w:cs="Courier New" w:hint="eastAsia"/>
          <w:kern w:val="0"/>
          <w:sz w:val="26"/>
          <w:szCs w:val="20"/>
        </w:rPr>
        <w:t>그리기</w:t>
      </w:r>
      <w:r>
        <w:rPr>
          <w:rFonts w:ascii="Courier New" w:hAnsi="Courier New" w:cs="Courier New" w:hint="eastAsia"/>
          <w:kern w:val="0"/>
          <w:sz w:val="26"/>
          <w:szCs w:val="20"/>
        </w:rPr>
        <w:t>.</w:t>
      </w:r>
    </w:p>
    <w:p w:rsidR="00F0665B" w:rsidRDefault="00F0665B" w:rsidP="00F0665B">
      <w:pPr>
        <w:wordWrap/>
        <w:adjustRightInd w:val="0"/>
        <w:jc w:val="left"/>
        <w:rPr>
          <w:rFonts w:ascii="Courier New" w:hAnsi="Courier New" w:cs="Courier New"/>
          <w:kern w:val="0"/>
          <w:szCs w:val="20"/>
        </w:rPr>
      </w:pP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class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DrawText</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extends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Activity</w:t>
      </w:r>
      <w:r w:rsidRPr="00F0665B">
        <w:rPr>
          <w:rFonts w:ascii="Courier New" w:hAnsi="Courier New" w:cs="Courier New"/>
          <w:color w:val="000000"/>
          <w:kern w:val="0"/>
          <w:sz w:val="16"/>
          <w:szCs w:val="20"/>
        </w:rPr>
        <w:t xml:space="preserve">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void</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onCreate</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Bundle</w:t>
      </w:r>
      <w:r w:rsidRPr="00F0665B">
        <w:rPr>
          <w:rFonts w:ascii="Courier New" w:hAnsi="Courier New" w:cs="Courier New"/>
          <w:color w:val="000000"/>
          <w:kern w:val="0"/>
          <w:sz w:val="16"/>
          <w:szCs w:val="20"/>
        </w:rPr>
        <w:t xml:space="preserve"> savedInstanceState)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super</w:t>
      </w:r>
      <w:r w:rsidRPr="00F0665B">
        <w:rPr>
          <w:rFonts w:ascii="Courier New" w:hAnsi="Courier New" w:cs="Courier New"/>
          <w:color w:val="000000"/>
          <w:kern w:val="0"/>
          <w:sz w:val="16"/>
          <w:szCs w:val="20"/>
        </w:rPr>
        <w:t>.</w:t>
      </w:r>
      <w:r w:rsidRPr="00F0665B">
        <w:rPr>
          <w:rFonts w:ascii="Courier New" w:hAnsi="Courier New" w:cs="Courier New"/>
          <w:b/>
          <w:bCs/>
          <w:color w:val="008080"/>
          <w:kern w:val="0"/>
          <w:sz w:val="16"/>
          <w:szCs w:val="20"/>
        </w:rPr>
        <w:t>onCreate</w:t>
      </w:r>
      <w:r w:rsidRPr="00F0665B">
        <w:rPr>
          <w:rFonts w:ascii="Courier New" w:hAnsi="Courier New" w:cs="Courier New"/>
          <w:color w:val="000000"/>
          <w:kern w:val="0"/>
          <w:sz w:val="16"/>
          <w:szCs w:val="20"/>
        </w:rPr>
        <w:t>(savedInstanceState);</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5032"/>
          <w:kern w:val="0"/>
          <w:sz w:val="16"/>
          <w:szCs w:val="20"/>
        </w:rPr>
        <w:t>MyView</w:t>
      </w:r>
      <w:r w:rsidRPr="00F0665B">
        <w:rPr>
          <w:rFonts w:ascii="Courier New" w:hAnsi="Courier New" w:cs="Courier New"/>
          <w:color w:val="000000"/>
          <w:kern w:val="0"/>
          <w:sz w:val="16"/>
          <w:szCs w:val="20"/>
        </w:rPr>
        <w:t xml:space="preserve"> vw = </w:t>
      </w:r>
      <w:r w:rsidRPr="00F0665B">
        <w:rPr>
          <w:rFonts w:ascii="Courier New" w:hAnsi="Courier New" w:cs="Courier New"/>
          <w:b/>
          <w:bCs/>
          <w:color w:val="7F0055"/>
          <w:kern w:val="0"/>
          <w:sz w:val="16"/>
          <w:szCs w:val="20"/>
        </w:rPr>
        <w:t>new</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MyView</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this</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8080"/>
          <w:kern w:val="0"/>
          <w:sz w:val="16"/>
          <w:szCs w:val="20"/>
        </w:rPr>
        <w:t>setContentView</w:t>
      </w:r>
      <w:r w:rsidRPr="00F0665B">
        <w:rPr>
          <w:rFonts w:ascii="Courier New" w:hAnsi="Courier New" w:cs="Courier New"/>
          <w:color w:val="000000"/>
          <w:kern w:val="0"/>
          <w:sz w:val="16"/>
          <w:szCs w:val="20"/>
        </w:rPr>
        <w:t>(vw);</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protected</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class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MyView</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extends</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View</w:t>
      </w:r>
      <w:r w:rsidRPr="00F0665B">
        <w:rPr>
          <w:rFonts w:ascii="Courier New" w:hAnsi="Courier New" w:cs="Courier New"/>
          <w:color w:val="000000"/>
          <w:kern w:val="0"/>
          <w:sz w:val="16"/>
          <w:szCs w:val="20"/>
        </w:rPr>
        <w:t xml:space="preserve">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MyView</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Context</w:t>
      </w:r>
      <w:r w:rsidRPr="00F0665B">
        <w:rPr>
          <w:rFonts w:ascii="Courier New" w:hAnsi="Courier New" w:cs="Courier New"/>
          <w:color w:val="000000"/>
          <w:kern w:val="0"/>
          <w:sz w:val="16"/>
          <w:szCs w:val="20"/>
        </w:rPr>
        <w:t xml:space="preserve"> context)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super</w:t>
      </w:r>
      <w:r w:rsidRPr="00F0665B">
        <w:rPr>
          <w:rFonts w:ascii="Courier New" w:hAnsi="Courier New" w:cs="Courier New"/>
          <w:color w:val="000000"/>
          <w:kern w:val="0"/>
          <w:sz w:val="16"/>
          <w:szCs w:val="20"/>
        </w:rPr>
        <w:t>(context);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public</w:t>
      </w:r>
      <w:r w:rsidRPr="00F0665B">
        <w:rPr>
          <w:rFonts w:ascii="Courier New" w:hAnsi="Courier New" w:cs="Courier New"/>
          <w:color w:val="000000"/>
          <w:kern w:val="0"/>
          <w:sz w:val="16"/>
          <w:szCs w:val="20"/>
        </w:rPr>
        <w:t xml:space="preserve"> </w:t>
      </w:r>
      <w:r w:rsidRPr="00F0665B">
        <w:rPr>
          <w:rFonts w:ascii="Courier New" w:hAnsi="Courier New" w:cs="Courier New"/>
          <w:b/>
          <w:bCs/>
          <w:color w:val="7F0055"/>
          <w:kern w:val="0"/>
          <w:sz w:val="16"/>
          <w:szCs w:val="20"/>
        </w:rPr>
        <w:t>void</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onDraw</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Canvas</w:t>
      </w:r>
      <w:r w:rsidRPr="00F0665B">
        <w:rPr>
          <w:rFonts w:ascii="Courier New" w:hAnsi="Courier New" w:cs="Courier New"/>
          <w:color w:val="000000"/>
          <w:kern w:val="0"/>
          <w:sz w:val="16"/>
          <w:szCs w:val="20"/>
        </w:rPr>
        <w:t xml:space="preserve"> canvas)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 xml:space="preserve"> Pnt = </w:t>
      </w:r>
      <w:r w:rsidRPr="00F0665B">
        <w:rPr>
          <w:rFonts w:ascii="Courier New" w:hAnsi="Courier New" w:cs="Courier New"/>
          <w:b/>
          <w:bCs/>
          <w:color w:val="7F0055"/>
          <w:kern w:val="0"/>
          <w:sz w:val="16"/>
          <w:szCs w:val="20"/>
        </w:rPr>
        <w:t>new</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8080"/>
          <w:kern w:val="0"/>
          <w:sz w:val="16"/>
          <w:szCs w:val="20"/>
        </w:rPr>
        <w:t>Paint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WHITE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005032"/>
          <w:kern w:val="0"/>
          <w:sz w:val="16"/>
          <w:szCs w:val="20"/>
        </w:rPr>
        <w:t>String</w:t>
      </w:r>
      <w:r w:rsidRPr="00F0665B">
        <w:rPr>
          <w:rFonts w:ascii="Courier New" w:hAnsi="Courier New" w:cs="Courier New"/>
          <w:color w:val="000000"/>
          <w:kern w:val="0"/>
          <w:sz w:val="16"/>
          <w:szCs w:val="20"/>
        </w:rPr>
        <w:t xml:space="preserve"> str = </w:t>
      </w:r>
      <w:r w:rsidRPr="00F0665B">
        <w:rPr>
          <w:rFonts w:ascii="Courier New" w:hAnsi="Courier New" w:cs="Courier New"/>
          <w:color w:val="2A00FF"/>
          <w:kern w:val="0"/>
          <w:sz w:val="16"/>
          <w:szCs w:val="20"/>
        </w:rPr>
        <w:t>"Made in Korea"</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b/>
          <w:bCs/>
          <w:color w:val="7F0055"/>
          <w:kern w:val="0"/>
          <w:sz w:val="16"/>
          <w:szCs w:val="20"/>
        </w:rPr>
        <w:t>char</w:t>
      </w:r>
      <w:r w:rsidRPr="00F0665B">
        <w:rPr>
          <w:rFonts w:ascii="Courier New" w:hAnsi="Courier New" w:cs="Courier New"/>
          <w:color w:val="000000"/>
          <w:kern w:val="0"/>
          <w:sz w:val="16"/>
          <w:szCs w:val="20"/>
        </w:rPr>
        <w:t>[] arCh = {</w:t>
      </w:r>
      <w:r w:rsidRPr="00F0665B">
        <w:rPr>
          <w:rFonts w:ascii="Courier New" w:hAnsi="Courier New" w:cs="Courier New"/>
          <w:color w:val="2A00FF"/>
          <w:kern w:val="0"/>
          <w:sz w:val="16"/>
          <w:szCs w:val="20"/>
        </w:rPr>
        <w:t>'a'</w:t>
      </w:r>
      <w:r w:rsidRPr="00F0665B">
        <w:rPr>
          <w:rFonts w:ascii="Courier New" w:hAnsi="Courier New" w:cs="Courier New"/>
          <w:color w:val="000000"/>
          <w:kern w:val="0"/>
          <w:sz w:val="16"/>
          <w:szCs w:val="20"/>
        </w:rPr>
        <w:t xml:space="preserve">, </w:t>
      </w:r>
      <w:r w:rsidRPr="00F0665B">
        <w:rPr>
          <w:rFonts w:ascii="Courier New" w:hAnsi="Courier New" w:cs="Courier New"/>
          <w:color w:val="2A00FF"/>
          <w:kern w:val="0"/>
          <w:sz w:val="16"/>
          <w:szCs w:val="20"/>
        </w:rPr>
        <w:t>'b'</w:t>
      </w:r>
      <w:r w:rsidRPr="00F0665B">
        <w:rPr>
          <w:rFonts w:ascii="Courier New" w:hAnsi="Courier New" w:cs="Courier New"/>
          <w:color w:val="000000"/>
          <w:kern w:val="0"/>
          <w:sz w:val="16"/>
          <w:szCs w:val="20"/>
        </w:rPr>
        <w:t xml:space="preserve">, </w:t>
      </w:r>
      <w:r w:rsidRPr="00F0665B">
        <w:rPr>
          <w:rFonts w:ascii="Courier New" w:hAnsi="Courier New" w:cs="Courier New"/>
          <w:color w:val="2A00FF"/>
          <w:kern w:val="0"/>
          <w:sz w:val="16"/>
          <w:szCs w:val="20"/>
        </w:rPr>
        <w:t>'c'</w:t>
      </w:r>
      <w:r w:rsidRPr="00F0665B">
        <w:rPr>
          <w:rFonts w:ascii="Courier New" w:hAnsi="Courier New" w:cs="Courier New"/>
          <w:color w:val="000000"/>
          <w:kern w:val="0"/>
          <w:sz w:val="16"/>
          <w:szCs w:val="20"/>
        </w:rPr>
        <w:t xml:space="preserve"> }; </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기본</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문자열</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출력</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안티</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알리아싱을</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적용했다</w:t>
      </w:r>
      <w:r w:rsidRPr="00F0665B">
        <w:rPr>
          <w:rFonts w:ascii="Courier New" w:hAnsi="Courier New" w:cs="Courier New"/>
          <w:color w:val="3F7F5F"/>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setAntiAlias</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BLACK</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(str, 10, 10,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(str, 2, 11, 10, 30,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(arCh, 0, 3, 10, 50,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수평</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정렬</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LEFT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"Left Align"</w:t>
      </w:r>
      <w:r w:rsidRPr="00F0665B">
        <w:rPr>
          <w:rFonts w:ascii="Courier New" w:hAnsi="Courier New" w:cs="Courier New"/>
          <w:color w:val="000000"/>
          <w:kern w:val="0"/>
          <w:sz w:val="16"/>
          <w:szCs w:val="20"/>
        </w:rPr>
        <w:t>, 100, 90,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CENTER</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"Center Align"</w:t>
      </w:r>
      <w:r w:rsidRPr="00F0665B">
        <w:rPr>
          <w:rFonts w:ascii="Courier New" w:hAnsi="Courier New" w:cs="Courier New"/>
          <w:color w:val="000000"/>
          <w:kern w:val="0"/>
          <w:sz w:val="16"/>
          <w:szCs w:val="20"/>
        </w:rPr>
        <w:t>, 100, 110,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lastRenderedPageBreak/>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RIGHT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"Right Align"</w:t>
      </w:r>
      <w:r w:rsidRPr="00F0665B">
        <w:rPr>
          <w:rFonts w:ascii="Courier New" w:hAnsi="Courier New" w:cs="Courier New"/>
          <w:color w:val="000000"/>
          <w:kern w:val="0"/>
          <w:sz w:val="16"/>
          <w:szCs w:val="20"/>
        </w:rPr>
        <w:t>, 100, 130,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수직</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정렬은</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항상</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글꼴의</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베이스에</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맞춰진다</w:t>
      </w:r>
      <w:r w:rsidRPr="00F0665B">
        <w:rPr>
          <w:rFonts w:ascii="Courier New" w:hAnsi="Courier New" w:cs="Courier New"/>
          <w:color w:val="3F7F5F"/>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LEFT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RED</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"Small"</w:t>
      </w:r>
      <w:r w:rsidRPr="00F0665B">
        <w:rPr>
          <w:rFonts w:ascii="Courier New" w:hAnsi="Courier New" w:cs="Courier New"/>
          <w:color w:val="000000"/>
          <w:kern w:val="0"/>
          <w:sz w:val="16"/>
          <w:szCs w:val="20"/>
        </w:rPr>
        <w:t>, 10,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(20);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"Mid"</w:t>
      </w:r>
      <w:r w:rsidRPr="00F0665B">
        <w:rPr>
          <w:rFonts w:ascii="Courier New" w:hAnsi="Courier New" w:cs="Courier New"/>
          <w:color w:val="000000"/>
          <w:kern w:val="0"/>
          <w:sz w:val="16"/>
          <w:szCs w:val="20"/>
        </w:rPr>
        <w:t>, 40,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(30);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"Big"</w:t>
      </w:r>
      <w:r w:rsidRPr="00F0665B">
        <w:rPr>
          <w:rFonts w:ascii="Courier New" w:hAnsi="Courier New" w:cs="Courier New"/>
          <w:color w:val="000000"/>
          <w:kern w:val="0"/>
          <w:sz w:val="16"/>
          <w:szCs w:val="20"/>
        </w:rPr>
        <w:t>, 80,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(40);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w:t>
      </w:r>
      <w:r w:rsidRPr="00F0665B">
        <w:rPr>
          <w:rFonts w:ascii="Courier New" w:hAnsi="Courier New" w:cs="Courier New"/>
          <w:color w:val="2A00FF"/>
          <w:kern w:val="0"/>
          <w:sz w:val="16"/>
          <w:szCs w:val="20"/>
        </w:rPr>
        <w:t>"Hy"</w:t>
      </w:r>
      <w:r w:rsidRPr="00F0665B">
        <w:rPr>
          <w:rFonts w:ascii="Courier New" w:hAnsi="Courier New" w:cs="Courier New"/>
          <w:color w:val="000000"/>
          <w:kern w:val="0"/>
          <w:sz w:val="16"/>
          <w:szCs w:val="20"/>
        </w:rPr>
        <w:t>, 125, 180,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여러</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가지</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속성</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동시에</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적용해</w:t>
      </w:r>
      <w:r w:rsidRPr="00F0665B">
        <w:rPr>
          <w:rFonts w:ascii="Courier New" w:hAnsi="Courier New" w:cs="Courier New"/>
          <w:color w:val="3F7F5F"/>
          <w:kern w:val="0"/>
          <w:sz w:val="16"/>
          <w:szCs w:val="20"/>
        </w:rPr>
        <w:t xml:space="preserve"> </w:t>
      </w:r>
      <w:r w:rsidRPr="00F0665B">
        <w:rPr>
          <w:rFonts w:ascii="Courier New" w:hAnsi="Courier New" w:cs="Courier New"/>
          <w:color w:val="3F7F5F"/>
          <w:kern w:val="0"/>
          <w:sz w:val="16"/>
          <w:szCs w:val="20"/>
        </w:rPr>
        <w:t>보기</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setColor</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Color</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BLUE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setTextAlign</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Paint</w:t>
      </w:r>
      <w:r w:rsidRPr="00F0665B">
        <w:rPr>
          <w:rFonts w:ascii="Courier New" w:hAnsi="Courier New" w:cs="Courier New"/>
          <w:color w:val="000000"/>
          <w:kern w:val="0"/>
          <w:sz w:val="16"/>
          <w:szCs w:val="20"/>
        </w:rPr>
        <w:t>.Align.</w:t>
      </w:r>
      <w:r w:rsidRPr="00F0665B">
        <w:rPr>
          <w:rFonts w:ascii="Courier New" w:hAnsi="Courier New" w:cs="Courier New"/>
          <w:i/>
          <w:iCs/>
          <w:color w:val="0000C0"/>
          <w:kern w:val="0"/>
          <w:sz w:val="16"/>
          <w:szCs w:val="20"/>
        </w:rPr>
        <w:t>LEFT</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setTextSize</w:t>
      </w:r>
      <w:r w:rsidRPr="00F0665B">
        <w:rPr>
          <w:rFonts w:ascii="Courier New" w:hAnsi="Courier New" w:cs="Courier New"/>
          <w:color w:val="000000"/>
          <w:kern w:val="0"/>
          <w:sz w:val="16"/>
          <w:szCs w:val="20"/>
        </w:rPr>
        <w:t>(30);</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setTypeface</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Typeface</w:t>
      </w:r>
      <w:r w:rsidRPr="00F0665B">
        <w:rPr>
          <w:rFonts w:ascii="Courier New" w:hAnsi="Courier New" w:cs="Courier New"/>
          <w:color w:val="000000"/>
          <w:kern w:val="0"/>
          <w:sz w:val="16"/>
          <w:szCs w:val="20"/>
        </w:rPr>
        <w:t>.</w:t>
      </w:r>
      <w:r w:rsidRPr="00F0665B">
        <w:rPr>
          <w:rFonts w:ascii="Courier New" w:hAnsi="Courier New" w:cs="Courier New"/>
          <w:i/>
          <w:iCs/>
          <w:color w:val="000000"/>
          <w:kern w:val="0"/>
          <w:sz w:val="16"/>
          <w:szCs w:val="20"/>
        </w:rPr>
        <w:t>create</w:t>
      </w:r>
      <w:r w:rsidRPr="00F0665B">
        <w:rPr>
          <w:rFonts w:ascii="Courier New" w:hAnsi="Courier New" w:cs="Courier New"/>
          <w:color w:val="000000"/>
          <w:kern w:val="0"/>
          <w:sz w:val="16"/>
          <w:szCs w:val="20"/>
        </w:rPr>
        <w:t>((</w:t>
      </w:r>
      <w:r w:rsidRPr="00F0665B">
        <w:rPr>
          <w:rFonts w:ascii="Courier New" w:hAnsi="Courier New" w:cs="Courier New"/>
          <w:b/>
          <w:bCs/>
          <w:color w:val="005032"/>
          <w:kern w:val="0"/>
          <w:sz w:val="16"/>
          <w:szCs w:val="20"/>
        </w:rPr>
        <w:t>String</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null</w:t>
      </w:r>
      <w:r w:rsidRPr="00F0665B">
        <w:rPr>
          <w:rFonts w:ascii="Courier New" w:hAnsi="Courier New" w:cs="Courier New"/>
          <w:color w:val="000000"/>
          <w:kern w:val="0"/>
          <w:sz w:val="16"/>
          <w:szCs w:val="20"/>
        </w:rPr>
        <w:t xml:space="preserve">, </w:t>
      </w:r>
      <w:r w:rsidRPr="00F0665B">
        <w:rPr>
          <w:rFonts w:ascii="Courier New" w:hAnsi="Courier New" w:cs="Courier New"/>
          <w:b/>
          <w:bCs/>
          <w:color w:val="005032"/>
          <w:kern w:val="0"/>
          <w:sz w:val="16"/>
          <w:szCs w:val="20"/>
        </w:rPr>
        <w:t>Typeface</w:t>
      </w:r>
      <w:r w:rsidRPr="00F0665B">
        <w:rPr>
          <w:rFonts w:ascii="Courier New" w:hAnsi="Courier New" w:cs="Courier New"/>
          <w:color w:val="000000"/>
          <w:kern w:val="0"/>
          <w:sz w:val="16"/>
          <w:szCs w:val="20"/>
        </w:rPr>
        <w:t>.</w:t>
      </w:r>
      <w:r w:rsidRPr="00F0665B">
        <w:rPr>
          <w:rFonts w:ascii="Courier New" w:hAnsi="Courier New" w:cs="Courier New"/>
          <w:i/>
          <w:iCs/>
          <w:color w:val="0000C0"/>
          <w:kern w:val="0"/>
          <w:sz w:val="16"/>
          <w:szCs w:val="20"/>
        </w:rPr>
        <w:t>BOLD</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setUnderlineText</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setStrikeThruText</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setSubpixelText</w:t>
      </w:r>
      <w:r w:rsidRPr="00F0665B">
        <w:rPr>
          <w:rFonts w:ascii="Courier New" w:hAnsi="Courier New" w:cs="Courier New"/>
          <w:color w:val="000000"/>
          <w:kern w:val="0"/>
          <w:sz w:val="16"/>
          <w:szCs w:val="20"/>
        </w:rPr>
        <w:t>(</w:t>
      </w:r>
      <w:r w:rsidRPr="00F0665B">
        <w:rPr>
          <w:rFonts w:ascii="Courier New" w:hAnsi="Courier New" w:cs="Courier New"/>
          <w:b/>
          <w:bCs/>
          <w:color w:val="7F0055"/>
          <w:kern w:val="0"/>
          <w:sz w:val="16"/>
          <w:szCs w:val="20"/>
        </w:rPr>
        <w:t>true</w:t>
      </w:r>
      <w:r w:rsidRPr="00F0665B">
        <w:rPr>
          <w:rFonts w:ascii="Courier New" w:hAnsi="Courier New" w:cs="Courier New"/>
          <w:color w:val="000000"/>
          <w:kern w:val="0"/>
          <w:sz w:val="16"/>
          <w:szCs w:val="20"/>
        </w:rPr>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setTextSkewX</w:t>
      </w:r>
      <w:r w:rsidRPr="00F0665B">
        <w:rPr>
          <w:rFonts w:ascii="Courier New" w:hAnsi="Courier New" w:cs="Courier New"/>
          <w:color w:val="000000"/>
          <w:kern w:val="0"/>
          <w:sz w:val="16"/>
          <w:szCs w:val="20"/>
        </w:rPr>
        <w:t>(-0.25f);</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Pnt.</w:t>
      </w:r>
      <w:r w:rsidRPr="00F0665B">
        <w:rPr>
          <w:rFonts w:ascii="Courier New" w:hAnsi="Courier New" w:cs="Courier New"/>
          <w:b/>
          <w:bCs/>
          <w:color w:val="008080"/>
          <w:kern w:val="0"/>
          <w:sz w:val="16"/>
          <w:szCs w:val="20"/>
        </w:rPr>
        <w:t>setTextScaleX</w:t>
      </w:r>
      <w:r w:rsidRPr="00F0665B">
        <w:rPr>
          <w:rFonts w:ascii="Courier New" w:hAnsi="Courier New" w:cs="Courier New"/>
          <w:color w:val="000000"/>
          <w:kern w:val="0"/>
          <w:sz w:val="16"/>
          <w:szCs w:val="20"/>
        </w:rPr>
        <w:t>(0.8f);</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canvas.</w:t>
      </w:r>
      <w:r w:rsidRPr="00F0665B">
        <w:rPr>
          <w:rFonts w:ascii="Courier New" w:hAnsi="Courier New" w:cs="Courier New"/>
          <w:b/>
          <w:bCs/>
          <w:color w:val="008080"/>
          <w:kern w:val="0"/>
          <w:sz w:val="16"/>
          <w:szCs w:val="20"/>
        </w:rPr>
        <w:t>drawText</w:t>
      </w:r>
      <w:r w:rsidRPr="00F0665B">
        <w:rPr>
          <w:rFonts w:ascii="Courier New" w:hAnsi="Courier New" w:cs="Courier New"/>
          <w:color w:val="000000"/>
          <w:kern w:val="0"/>
          <w:sz w:val="16"/>
          <w:szCs w:val="20"/>
        </w:rPr>
        <w:t>(str, 10, 220, Pnt);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ab/>
        <w:t>}</w:t>
      </w:r>
    </w:p>
    <w:p w:rsidR="00F0665B" w:rsidRPr="00F0665B" w:rsidRDefault="00F0665B" w:rsidP="00F0665B">
      <w:pPr>
        <w:wordWrap/>
        <w:adjustRightInd w:val="0"/>
        <w:jc w:val="left"/>
        <w:rPr>
          <w:rFonts w:ascii="Courier New" w:hAnsi="Courier New" w:cs="Courier New"/>
          <w:kern w:val="0"/>
          <w:sz w:val="16"/>
          <w:szCs w:val="20"/>
        </w:rPr>
      </w:pPr>
      <w:r w:rsidRPr="00F0665B">
        <w:rPr>
          <w:rFonts w:ascii="Courier New" w:hAnsi="Courier New" w:cs="Courier New"/>
          <w:color w:val="000000"/>
          <w:kern w:val="0"/>
          <w:sz w:val="16"/>
          <w:szCs w:val="20"/>
        </w:rPr>
        <w:t>}</w:t>
      </w:r>
    </w:p>
    <w:p w:rsidR="00F0665B" w:rsidRDefault="00F0665B" w:rsidP="00573BD6">
      <w:pPr>
        <w:wordWrap/>
        <w:adjustRightInd w:val="0"/>
        <w:jc w:val="left"/>
        <w:rPr>
          <w:rFonts w:ascii="Courier New" w:hAnsi="Courier New" w:cs="Courier New"/>
          <w:kern w:val="0"/>
          <w:sz w:val="26"/>
          <w:szCs w:val="20"/>
        </w:rPr>
      </w:pPr>
    </w:p>
    <w:p w:rsidR="00F0665B" w:rsidRDefault="00F0665B" w:rsidP="00573BD6">
      <w:pPr>
        <w:wordWrap/>
        <w:adjustRightInd w:val="0"/>
        <w:jc w:val="left"/>
        <w:rPr>
          <w:rFonts w:ascii="Courier New" w:hAnsi="Courier New" w:cs="Courier New"/>
          <w:kern w:val="0"/>
          <w:sz w:val="26"/>
          <w:szCs w:val="20"/>
        </w:rPr>
      </w:pPr>
      <w:r>
        <w:rPr>
          <w:rFonts w:ascii="Courier New" w:hAnsi="Courier New" w:cs="Courier New" w:hint="eastAsia"/>
          <w:kern w:val="0"/>
          <w:sz w:val="26"/>
          <w:szCs w:val="20"/>
        </w:rPr>
        <w:t>토스트</w:t>
      </w:r>
      <w:r>
        <w:rPr>
          <w:rFonts w:ascii="Courier New" w:hAnsi="Courier New" w:cs="Courier New" w:hint="eastAsia"/>
          <w:kern w:val="0"/>
          <w:sz w:val="26"/>
          <w:szCs w:val="20"/>
        </w:rPr>
        <w:t xml:space="preserve"> toast</w:t>
      </w:r>
    </w:p>
    <w:p w:rsidR="00561AAD" w:rsidRDefault="00561AAD" w:rsidP="00561AAD">
      <w:pPr>
        <w:wordWrap/>
        <w:adjustRightInd w:val="0"/>
        <w:jc w:val="left"/>
        <w:rPr>
          <w:rFonts w:ascii="Courier New" w:hAnsi="Courier New" w:cs="Courier New"/>
          <w:kern w:val="0"/>
          <w:szCs w:val="20"/>
        </w:rPr>
      </w:pP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b/>
          <w:bCs/>
          <w:color w:val="7F0055"/>
          <w:kern w:val="0"/>
          <w:sz w:val="14"/>
          <w:szCs w:val="20"/>
        </w:rPr>
        <w:t>public</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class</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extends</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Activity</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int</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count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String</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public</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void</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8080"/>
          <w:kern w:val="0"/>
          <w:sz w:val="14"/>
          <w:szCs w:val="20"/>
        </w:rPr>
        <w:t>onCreate</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Bundle</w:t>
      </w:r>
      <w:r w:rsidRPr="00561AAD">
        <w:rPr>
          <w:rFonts w:ascii="Courier New" w:hAnsi="Courier New" w:cs="Courier New"/>
          <w:color w:val="000000"/>
          <w:kern w:val="0"/>
          <w:sz w:val="14"/>
          <w:szCs w:val="20"/>
        </w:rPr>
        <w:t xml:space="preserve"> savedInstanceState)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super</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onCreate</w:t>
      </w:r>
      <w:r w:rsidRPr="00561AAD">
        <w:rPr>
          <w:rFonts w:ascii="Courier New" w:hAnsi="Courier New" w:cs="Courier New"/>
          <w:color w:val="000000"/>
          <w:kern w:val="0"/>
          <w:sz w:val="14"/>
          <w:szCs w:val="20"/>
        </w:rPr>
        <w:t>(savedInstanceState);</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setContentView</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layout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output_toasttest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shortmsg</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longmsg</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count1</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count2</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8080"/>
          <w:kern w:val="0"/>
          <w:sz w:val="14"/>
          <w:szCs w:val="20"/>
        </w:rPr>
        <w:t>findViewById</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customview</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setOnClickListener</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Button</w:t>
      </w:r>
      <w:r w:rsidRPr="00561AAD">
        <w:rPr>
          <w:rFonts w:ascii="Courier New" w:hAnsi="Courier New" w:cs="Courier New"/>
          <w:color w:val="000000"/>
          <w:kern w:val="0"/>
          <w:sz w:val="14"/>
          <w:szCs w:val="20"/>
        </w:rPr>
        <w:t xml:space="preserve">.OnClickListener </w:t>
      </w:r>
      <w:r w:rsidRPr="00561AAD">
        <w:rPr>
          <w:rFonts w:ascii="Courier New" w:hAnsi="Courier New" w:cs="Courier New"/>
          <w:color w:val="0000C0"/>
          <w:kern w:val="0"/>
          <w:sz w:val="14"/>
          <w:szCs w:val="20"/>
        </w:rPr>
        <w:t>mClickListener</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new</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Button</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OnClickListener</w:t>
      </w:r>
      <w:r w:rsidRPr="00561AAD">
        <w:rPr>
          <w:rFonts w:ascii="Courier New" w:hAnsi="Courier New" w:cs="Courier New"/>
          <w:color w:val="000000"/>
          <w:kern w:val="0"/>
          <w:sz w:val="14"/>
          <w:szCs w:val="20"/>
        </w:rPr>
        <w:t>()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public</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void</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8080"/>
          <w:kern w:val="0"/>
          <w:sz w:val="14"/>
          <w:szCs w:val="20"/>
        </w:rPr>
        <w:t>onClick</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View</w:t>
      </w:r>
      <w:r w:rsidRPr="00561AAD">
        <w:rPr>
          <w:rFonts w:ascii="Courier New" w:hAnsi="Courier New" w:cs="Courier New"/>
          <w:color w:val="000000"/>
          <w:kern w:val="0"/>
          <w:sz w:val="14"/>
          <w:szCs w:val="20"/>
        </w:rPr>
        <w:t xml:space="preserve"> v)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switch</w:t>
      </w:r>
      <w:r w:rsidRPr="00561AAD">
        <w:rPr>
          <w:rFonts w:ascii="Courier New" w:hAnsi="Courier New" w:cs="Courier New"/>
          <w:color w:val="000000"/>
          <w:kern w:val="0"/>
          <w:sz w:val="14"/>
          <w:szCs w:val="20"/>
        </w:rPr>
        <w:t xml:space="preserve"> (v.</w:t>
      </w:r>
      <w:r w:rsidRPr="00561AAD">
        <w:rPr>
          <w:rFonts w:ascii="Courier New" w:hAnsi="Courier New" w:cs="Courier New"/>
          <w:b/>
          <w:bCs/>
          <w:color w:val="008080"/>
          <w:kern w:val="0"/>
          <w:sz w:val="14"/>
          <w:szCs w:val="20"/>
        </w:rPr>
        <w:t>getId</w:t>
      </w:r>
      <w:r w:rsidRPr="00561AAD">
        <w:rPr>
          <w:rFonts w:ascii="Courier New" w:hAnsi="Courier New" w:cs="Courier New"/>
          <w:color w:val="000000"/>
          <w:kern w:val="0"/>
          <w:sz w:val="14"/>
          <w:szCs w:val="20"/>
        </w:rPr>
        <w:t>())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shortmsg</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잠시</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나타나는</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메시지</w:t>
      </w:r>
      <w:r w:rsidRPr="00561AAD">
        <w:rPr>
          <w:rFonts w:ascii="Courier New" w:hAnsi="Courier New" w:cs="Courier New"/>
          <w:color w:val="2A00FF"/>
          <w:kern w:val="0"/>
          <w:sz w:val="14"/>
          <w:szCs w:val="20"/>
        </w:rPr>
        <w:t>"</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LENGTH_SHORT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longmsg</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조금</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길게</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나타나는</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메시지</w:t>
      </w:r>
      <w:r w:rsidRPr="00561AAD">
        <w:rPr>
          <w:rFonts w:ascii="Courier New" w:hAnsi="Courier New" w:cs="Courier New"/>
          <w:color w:val="2A00FF"/>
          <w:kern w:val="0"/>
          <w:sz w:val="14"/>
          <w:szCs w:val="20"/>
        </w:rPr>
        <w:t>"</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LENGTH_LONG</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count1</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현재</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카운트</w:t>
      </w:r>
      <w:r w:rsidRPr="00561AAD">
        <w:rPr>
          <w:rFonts w:ascii="Courier New" w:hAnsi="Courier New" w:cs="Courier New"/>
          <w:color w:val="2A00FF"/>
          <w:kern w:val="0"/>
          <w:sz w:val="14"/>
          <w:szCs w:val="20"/>
        </w:rPr>
        <w:t xml:space="preserve"> = "</w:t>
      </w:r>
      <w:r w:rsidRPr="00561AAD">
        <w:rPr>
          <w:rFonts w:ascii="Courier New" w:hAnsi="Courier New" w:cs="Courier New"/>
          <w:color w:val="000000"/>
          <w:kern w:val="0"/>
          <w:sz w:val="14"/>
          <w:szCs w:val="20"/>
        </w:rPr>
        <w:t xml:space="preserve"> + </w:t>
      </w:r>
      <w:r w:rsidRPr="00561AAD">
        <w:rPr>
          <w:rFonts w:ascii="Courier New" w:hAnsi="Courier New" w:cs="Courier New"/>
          <w:color w:val="0000C0"/>
          <w:kern w:val="0"/>
          <w:sz w:val="14"/>
          <w:szCs w:val="20"/>
        </w:rPr>
        <w:t>count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if</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cancel</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LENGTH_SHORT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count2</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 </w:t>
      </w:r>
      <w:r w:rsidRPr="00561AAD">
        <w:rPr>
          <w:rFonts w:ascii="Courier New" w:hAnsi="Courier New" w:cs="Courier New"/>
          <w:color w:val="2A00FF"/>
          <w:kern w:val="0"/>
          <w:sz w:val="14"/>
          <w:szCs w:val="20"/>
        </w:rPr>
        <w:t>"</w:t>
      </w:r>
      <w:r w:rsidRPr="00561AAD">
        <w:rPr>
          <w:rFonts w:ascii="Courier New" w:hAnsi="Courier New" w:cs="Courier New"/>
          <w:color w:val="2A00FF"/>
          <w:kern w:val="0"/>
          <w:sz w:val="14"/>
          <w:szCs w:val="20"/>
        </w:rPr>
        <w:t>현재</w:t>
      </w:r>
      <w:r w:rsidRPr="00561AAD">
        <w:rPr>
          <w:rFonts w:ascii="Courier New" w:hAnsi="Courier New" w:cs="Courier New"/>
          <w:color w:val="2A00FF"/>
          <w:kern w:val="0"/>
          <w:sz w:val="14"/>
          <w:szCs w:val="20"/>
        </w:rPr>
        <w:t xml:space="preserve"> </w:t>
      </w:r>
      <w:r w:rsidRPr="00561AAD">
        <w:rPr>
          <w:rFonts w:ascii="Courier New" w:hAnsi="Courier New" w:cs="Courier New"/>
          <w:color w:val="2A00FF"/>
          <w:kern w:val="0"/>
          <w:sz w:val="14"/>
          <w:szCs w:val="20"/>
        </w:rPr>
        <w:t>카운트</w:t>
      </w:r>
      <w:r w:rsidRPr="00561AAD">
        <w:rPr>
          <w:rFonts w:ascii="Courier New" w:hAnsi="Courier New" w:cs="Courier New"/>
          <w:color w:val="2A00FF"/>
          <w:kern w:val="0"/>
          <w:sz w:val="14"/>
          <w:szCs w:val="20"/>
        </w:rPr>
        <w:t xml:space="preserve"> = "</w:t>
      </w:r>
      <w:r w:rsidRPr="00561AAD">
        <w:rPr>
          <w:rFonts w:ascii="Courier New" w:hAnsi="Courier New" w:cs="Courier New"/>
          <w:color w:val="000000"/>
          <w:kern w:val="0"/>
          <w:sz w:val="14"/>
          <w:szCs w:val="20"/>
        </w:rPr>
        <w:t xml:space="preserve"> + </w:t>
      </w:r>
      <w:r w:rsidRPr="00561AAD">
        <w:rPr>
          <w:rFonts w:ascii="Courier New" w:hAnsi="Courier New" w:cs="Courier New"/>
          <w:color w:val="0000C0"/>
          <w:kern w:val="0"/>
          <w:sz w:val="14"/>
          <w:szCs w:val="20"/>
        </w:rPr>
        <w:t>count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if</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 xml:space="preserve">) {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 xml:space="preserve"> =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makeText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LENGTH_SHORT</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7F0055"/>
          <w:kern w:val="0"/>
          <w:sz w:val="14"/>
          <w:szCs w:val="20"/>
        </w:rPr>
        <w:t>else</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setText</w:t>
      </w:r>
      <w:r w:rsidRPr="00561AAD">
        <w:rPr>
          <w:rFonts w:ascii="Courier New" w:hAnsi="Courier New" w:cs="Courier New"/>
          <w:color w:val="000000"/>
          <w:kern w:val="0"/>
          <w:sz w:val="14"/>
          <w:szCs w:val="20"/>
        </w:rPr>
        <w:t>(</w:t>
      </w:r>
      <w:r w:rsidRPr="00561AAD">
        <w:rPr>
          <w:rFonts w:ascii="Courier New" w:hAnsi="Courier New" w:cs="Courier New"/>
          <w:color w:val="0000C0"/>
          <w:kern w:val="0"/>
          <w:sz w:val="14"/>
          <w:szCs w:val="20"/>
        </w:rPr>
        <w:t>str</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C0"/>
          <w:kern w:val="0"/>
          <w:sz w:val="14"/>
          <w:szCs w:val="20"/>
        </w:rPr>
        <w:t>mToast</w:t>
      </w:r>
      <w:r w:rsidRPr="00561AAD">
        <w:rPr>
          <w:rFonts w:ascii="Courier New" w:hAnsi="Courier New" w:cs="Courier New"/>
          <w:color w:val="000000"/>
          <w:kern w:val="0"/>
          <w:sz w:val="14"/>
          <w:szCs w:val="20"/>
        </w:rPr>
        <w:t>.</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lastRenderedPageBreak/>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7F0055"/>
          <w:kern w:val="0"/>
          <w:sz w:val="14"/>
          <w:szCs w:val="20"/>
        </w:rPr>
        <w:t>case</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id</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customview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005032"/>
          <w:kern w:val="0"/>
          <w:sz w:val="14"/>
          <w:szCs w:val="20"/>
        </w:rPr>
        <w:t>LinearLayout</w:t>
      </w:r>
      <w:r w:rsidRPr="00561AAD">
        <w:rPr>
          <w:rFonts w:ascii="Courier New" w:hAnsi="Courier New" w:cs="Courier New"/>
          <w:color w:val="000000"/>
          <w:kern w:val="0"/>
          <w:sz w:val="14"/>
          <w:szCs w:val="20"/>
        </w:rPr>
        <w:t xml:space="preserve"> linear = (</w:t>
      </w:r>
      <w:r w:rsidRPr="00561AAD">
        <w:rPr>
          <w:rFonts w:ascii="Courier New" w:hAnsi="Courier New" w:cs="Courier New"/>
          <w:b/>
          <w:bCs/>
          <w:color w:val="005032"/>
          <w:kern w:val="0"/>
          <w:sz w:val="14"/>
          <w:szCs w:val="20"/>
        </w:rPr>
        <w:t>LinearLayout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View</w:t>
      </w:r>
      <w:r w:rsidRPr="00561AAD">
        <w:rPr>
          <w:rFonts w:ascii="Courier New" w:hAnsi="Courier New" w:cs="Courier New"/>
          <w:color w:val="000000"/>
          <w:kern w:val="0"/>
          <w:sz w:val="14"/>
          <w:szCs w:val="20"/>
        </w:rPr>
        <w:t>.</w:t>
      </w:r>
      <w:r w:rsidRPr="00561AAD">
        <w:rPr>
          <w:rFonts w:ascii="Courier New" w:hAnsi="Courier New" w:cs="Courier New"/>
          <w:i/>
          <w:iCs/>
          <w:color w:val="000000"/>
          <w:kern w:val="0"/>
          <w:sz w:val="14"/>
          <w:szCs w:val="20"/>
        </w:rPr>
        <w:t>inflate</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 xml:space="preserve">, </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b/>
          <w:bCs/>
          <w:color w:val="005032"/>
          <w:kern w:val="0"/>
          <w:sz w:val="14"/>
          <w:szCs w:val="20"/>
        </w:rPr>
        <w:t>R</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layout</w:t>
      </w:r>
      <w:r w:rsidRPr="00561AAD">
        <w:rPr>
          <w:rFonts w:ascii="Courier New" w:hAnsi="Courier New" w:cs="Courier New"/>
          <w:color w:val="000000"/>
          <w:kern w:val="0"/>
          <w:sz w:val="14"/>
          <w:szCs w:val="20"/>
        </w:rPr>
        <w:t>.</w:t>
      </w:r>
      <w:r w:rsidRPr="00561AAD">
        <w:rPr>
          <w:rFonts w:ascii="Courier New" w:hAnsi="Courier New" w:cs="Courier New"/>
          <w:i/>
          <w:iCs/>
          <w:color w:val="0000C0"/>
          <w:kern w:val="0"/>
          <w:sz w:val="14"/>
          <w:szCs w:val="20"/>
        </w:rPr>
        <w:t>output_toast</w:t>
      </w:r>
      <w:r w:rsidRPr="00561AAD">
        <w:rPr>
          <w:rFonts w:ascii="Courier New" w:hAnsi="Courier New" w:cs="Courier New"/>
          <w:color w:val="000000"/>
          <w:kern w:val="0"/>
          <w:sz w:val="14"/>
          <w:szCs w:val="20"/>
        </w:rPr>
        <w:t xml:space="preserve">, </w:t>
      </w:r>
      <w:r w:rsidRPr="00561AAD">
        <w:rPr>
          <w:rFonts w:ascii="Courier New" w:hAnsi="Courier New" w:cs="Courier New"/>
          <w:b/>
          <w:bCs/>
          <w:color w:val="7F0055"/>
          <w:kern w:val="0"/>
          <w:sz w:val="14"/>
          <w:szCs w:val="20"/>
        </w:rPr>
        <w:t>null</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005032"/>
          <w:kern w:val="0"/>
          <w:sz w:val="14"/>
          <w:szCs w:val="20"/>
        </w:rPr>
        <w:t>Toast</w:t>
      </w:r>
      <w:r w:rsidRPr="00561AAD">
        <w:rPr>
          <w:rFonts w:ascii="Courier New" w:hAnsi="Courier New" w:cs="Courier New"/>
          <w:color w:val="000000"/>
          <w:kern w:val="0"/>
          <w:sz w:val="14"/>
          <w:szCs w:val="20"/>
        </w:rPr>
        <w:t xml:space="preserve"> t2 = </w:t>
      </w:r>
      <w:r w:rsidRPr="00561AAD">
        <w:rPr>
          <w:rFonts w:ascii="Courier New" w:hAnsi="Courier New" w:cs="Courier New"/>
          <w:b/>
          <w:bCs/>
          <w:color w:val="7F0055"/>
          <w:kern w:val="0"/>
          <w:sz w:val="14"/>
          <w:szCs w:val="20"/>
        </w:rPr>
        <w:t>new</w:t>
      </w:r>
      <w:r w:rsidRPr="00561AAD">
        <w:rPr>
          <w:rFonts w:ascii="Courier New" w:hAnsi="Courier New" w:cs="Courier New"/>
          <w:color w:val="000000"/>
          <w:kern w:val="0"/>
          <w:sz w:val="14"/>
          <w:szCs w:val="20"/>
        </w:rPr>
        <w:t xml:space="preserve"> </w:t>
      </w:r>
      <w:r w:rsidRPr="00561AAD">
        <w:rPr>
          <w:rFonts w:ascii="Courier New" w:hAnsi="Courier New" w:cs="Courier New"/>
          <w:b/>
          <w:bCs/>
          <w:color w:val="008080"/>
          <w:kern w:val="0"/>
          <w:sz w:val="14"/>
          <w:szCs w:val="20"/>
        </w:rPr>
        <w:t>Toast</w:t>
      </w:r>
      <w:r w:rsidRPr="00561AAD">
        <w:rPr>
          <w:rFonts w:ascii="Courier New" w:hAnsi="Courier New" w:cs="Courier New"/>
          <w:color w:val="000000"/>
          <w:kern w:val="0"/>
          <w:sz w:val="14"/>
          <w:szCs w:val="20"/>
        </w:rPr>
        <w:t>(</w:t>
      </w:r>
      <w:r w:rsidRPr="00561AAD">
        <w:rPr>
          <w:rFonts w:ascii="Courier New" w:hAnsi="Courier New" w:cs="Courier New"/>
          <w:b/>
          <w:bCs/>
          <w:color w:val="005032"/>
          <w:kern w:val="0"/>
          <w:sz w:val="14"/>
          <w:szCs w:val="20"/>
        </w:rPr>
        <w:t>ToastTest</w:t>
      </w:r>
      <w:r w:rsidRPr="00561AAD">
        <w:rPr>
          <w:rFonts w:ascii="Courier New" w:hAnsi="Courier New" w:cs="Courier New"/>
          <w:color w:val="000000"/>
          <w:kern w:val="0"/>
          <w:sz w:val="14"/>
          <w:szCs w:val="20"/>
        </w:rPr>
        <w:t>.</w:t>
      </w:r>
      <w:r w:rsidRPr="00561AAD">
        <w:rPr>
          <w:rFonts w:ascii="Courier New" w:hAnsi="Courier New" w:cs="Courier New"/>
          <w:b/>
          <w:bCs/>
          <w:color w:val="7F0055"/>
          <w:kern w:val="0"/>
          <w:sz w:val="14"/>
          <w:szCs w:val="20"/>
        </w:rPr>
        <w:t>this</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t2.</w:t>
      </w:r>
      <w:r w:rsidRPr="00561AAD">
        <w:rPr>
          <w:rFonts w:ascii="Courier New" w:hAnsi="Courier New" w:cs="Courier New"/>
          <w:b/>
          <w:bCs/>
          <w:color w:val="008080"/>
          <w:kern w:val="0"/>
          <w:sz w:val="14"/>
          <w:szCs w:val="20"/>
        </w:rPr>
        <w:t>setView</w:t>
      </w:r>
      <w:r w:rsidRPr="00561AAD">
        <w:rPr>
          <w:rFonts w:ascii="Courier New" w:hAnsi="Courier New" w:cs="Courier New"/>
          <w:color w:val="000000"/>
          <w:kern w:val="0"/>
          <w:sz w:val="14"/>
          <w:szCs w:val="20"/>
        </w:rPr>
        <w:t>(linear);</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t2.</w:t>
      </w:r>
      <w:r w:rsidRPr="00561AAD">
        <w:rPr>
          <w:rFonts w:ascii="Courier New" w:hAnsi="Courier New" w:cs="Courier New"/>
          <w:b/>
          <w:bCs/>
          <w:color w:val="008080"/>
          <w:kern w:val="0"/>
          <w:sz w:val="14"/>
          <w:szCs w:val="20"/>
        </w:rPr>
        <w:t>show</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 xml:space="preserve">        </w:t>
      </w:r>
      <w:r w:rsidRPr="00561AAD">
        <w:rPr>
          <w:rFonts w:ascii="Courier New" w:hAnsi="Courier New" w:cs="Courier New"/>
          <w:b/>
          <w:bCs/>
          <w:color w:val="7F0055"/>
          <w:kern w:val="0"/>
          <w:sz w:val="14"/>
          <w:szCs w:val="20"/>
        </w:rPr>
        <w:t>break</w:t>
      </w:r>
      <w:r w:rsidRPr="00561AAD">
        <w:rPr>
          <w:rFonts w:ascii="Courier New" w:hAnsi="Courier New" w:cs="Courier New"/>
          <w:color w:val="000000"/>
          <w:kern w:val="0"/>
          <w:sz w:val="14"/>
          <w:szCs w:val="20"/>
        </w:rPr>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r>
      <w:r w:rsidRPr="00561AAD">
        <w:rPr>
          <w:rFonts w:ascii="Courier New" w:hAnsi="Courier New" w:cs="Courier New"/>
          <w:color w:val="000000"/>
          <w:kern w:val="0"/>
          <w:sz w:val="14"/>
          <w:szCs w:val="20"/>
        </w:rPr>
        <w:tab/>
        <w:t>}</w:t>
      </w:r>
    </w:p>
    <w:p w:rsidR="00561AAD" w:rsidRPr="00561AAD" w:rsidRDefault="00561AAD" w:rsidP="00561AAD">
      <w:pPr>
        <w:wordWrap/>
        <w:adjustRightInd w:val="0"/>
        <w:jc w:val="left"/>
        <w:rPr>
          <w:rFonts w:ascii="Courier New" w:hAnsi="Courier New" w:cs="Courier New"/>
          <w:kern w:val="0"/>
          <w:sz w:val="14"/>
          <w:szCs w:val="20"/>
        </w:rPr>
      </w:pPr>
      <w:r w:rsidRPr="00561AAD">
        <w:rPr>
          <w:rFonts w:ascii="Courier New" w:hAnsi="Courier New" w:cs="Courier New"/>
          <w:color w:val="000000"/>
          <w:kern w:val="0"/>
          <w:sz w:val="14"/>
          <w:szCs w:val="20"/>
        </w:rPr>
        <w:tab/>
        <w:t>};</w:t>
      </w:r>
    </w:p>
    <w:p w:rsidR="00561AAD" w:rsidRDefault="00561AAD" w:rsidP="00561AAD">
      <w:pPr>
        <w:wordWrap/>
        <w:adjustRightInd w:val="0"/>
        <w:jc w:val="left"/>
        <w:rPr>
          <w:rFonts w:ascii="Courier New" w:hAnsi="Courier New" w:cs="Courier New"/>
          <w:color w:val="000000"/>
          <w:kern w:val="0"/>
          <w:sz w:val="14"/>
          <w:szCs w:val="20"/>
        </w:rPr>
      </w:pPr>
      <w:r w:rsidRPr="00561AAD">
        <w:rPr>
          <w:rFonts w:ascii="Courier New" w:hAnsi="Courier New" w:cs="Courier New"/>
          <w:color w:val="000000"/>
          <w:kern w:val="0"/>
          <w:sz w:val="14"/>
          <w:szCs w:val="20"/>
        </w:rPr>
        <w:t>}</w:t>
      </w:r>
    </w:p>
    <w:p w:rsidR="00B0660E" w:rsidRDefault="00B0660E" w:rsidP="00561AAD">
      <w:pPr>
        <w:wordWrap/>
        <w:adjustRightInd w:val="0"/>
        <w:jc w:val="left"/>
        <w:rPr>
          <w:rFonts w:ascii="Courier New" w:hAnsi="Courier New" w:cs="Courier New"/>
          <w:color w:val="000000"/>
          <w:kern w:val="0"/>
          <w:sz w:val="14"/>
          <w:szCs w:val="20"/>
        </w:rPr>
      </w:pPr>
    </w:p>
    <w:p w:rsidR="008F1B66" w:rsidRDefault="008F1B66">
      <w:pPr>
        <w:widowControl/>
        <w:wordWrap/>
        <w:autoSpaceDE/>
        <w:autoSpaceDN/>
        <w:jc w:val="left"/>
        <w:rPr>
          <w:rFonts w:ascii="Courier New" w:hAnsi="Courier New" w:cs="Courier New"/>
          <w:color w:val="000000"/>
          <w:kern w:val="0"/>
          <w:sz w:val="14"/>
          <w:szCs w:val="20"/>
        </w:rPr>
      </w:pPr>
      <w:r>
        <w:rPr>
          <w:rFonts w:ascii="Courier New" w:hAnsi="Courier New" w:cs="Courier New"/>
          <w:color w:val="000000"/>
          <w:kern w:val="0"/>
          <w:sz w:val="14"/>
          <w:szCs w:val="20"/>
        </w:rPr>
        <w:br w:type="page"/>
      </w:r>
    </w:p>
    <w:p w:rsidR="00B0660E" w:rsidRDefault="00B0660E" w:rsidP="00561AAD">
      <w:pPr>
        <w:wordWrap/>
        <w:adjustRightInd w:val="0"/>
        <w:jc w:val="left"/>
        <w:rPr>
          <w:rFonts w:ascii="Courier New" w:hAnsi="Courier New" w:cs="Courier New"/>
          <w:color w:val="000000"/>
          <w:kern w:val="0"/>
          <w:sz w:val="14"/>
          <w:szCs w:val="20"/>
        </w:rPr>
      </w:pPr>
    </w:p>
    <w:p w:rsidR="00B0660E" w:rsidRDefault="00B0660E" w:rsidP="00561AAD">
      <w:pPr>
        <w:wordWrap/>
        <w:adjustRightInd w:val="0"/>
        <w:jc w:val="left"/>
        <w:rPr>
          <w:rFonts w:ascii="Courier New" w:hAnsi="Courier New" w:cs="Courier New"/>
          <w:b/>
          <w:color w:val="000000"/>
          <w:kern w:val="0"/>
          <w:sz w:val="32"/>
          <w:szCs w:val="20"/>
        </w:rPr>
      </w:pPr>
      <w:r w:rsidRPr="00B0660E">
        <w:rPr>
          <w:rFonts w:ascii="Courier New" w:hAnsi="Courier New" w:cs="Courier New" w:hint="eastAsia"/>
          <w:b/>
          <w:color w:val="000000"/>
          <w:kern w:val="0"/>
          <w:sz w:val="32"/>
          <w:szCs w:val="20"/>
        </w:rPr>
        <w:t>그리기</w:t>
      </w:r>
      <w:r w:rsidRPr="00B0660E">
        <w:rPr>
          <w:rFonts w:ascii="Courier New" w:hAnsi="Courier New" w:cs="Courier New" w:hint="eastAsia"/>
          <w:b/>
          <w:color w:val="000000"/>
          <w:kern w:val="0"/>
          <w:sz w:val="32"/>
          <w:szCs w:val="20"/>
        </w:rPr>
        <w:t xml:space="preserve"> </w:t>
      </w:r>
      <w:r w:rsidRPr="00B0660E">
        <w:rPr>
          <w:rFonts w:ascii="Courier New" w:hAnsi="Courier New" w:cs="Courier New" w:hint="eastAsia"/>
          <w:b/>
          <w:color w:val="000000"/>
          <w:kern w:val="0"/>
          <w:sz w:val="32"/>
          <w:szCs w:val="20"/>
        </w:rPr>
        <w:t>고급</w:t>
      </w:r>
    </w:p>
    <w:p w:rsidR="00B0660E" w:rsidRDefault="00F6375B"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Shader</w:t>
      </w:r>
      <w:r>
        <w:rPr>
          <w:rFonts w:ascii="Courier New" w:hAnsi="Courier New" w:cs="Courier New" w:hint="eastAsia"/>
          <w:color w:val="000000"/>
          <w:kern w:val="0"/>
          <w:sz w:val="22"/>
          <w:szCs w:val="20"/>
        </w:rPr>
        <w:t>는도형의</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내부</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표면을</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채우는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무늬이다</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밋밋한</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단일</w:t>
      </w:r>
      <w:r>
        <w:rPr>
          <w:rFonts w:ascii="Courier New" w:hAnsi="Courier New" w:cs="Courier New" w:hint="eastAsia"/>
          <w:color w:val="000000"/>
          <w:kern w:val="0"/>
          <w:sz w:val="22"/>
          <w:szCs w:val="20"/>
        </w:rPr>
        <w:t>(SolidColor)</w:t>
      </w:r>
      <w:r>
        <w:rPr>
          <w:rFonts w:ascii="Courier New" w:hAnsi="Courier New" w:cs="Courier New" w:hint="eastAsia"/>
          <w:color w:val="000000"/>
          <w:kern w:val="0"/>
          <w:sz w:val="22"/>
          <w:szCs w:val="20"/>
        </w:rPr>
        <w:t>만</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사용했는데</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세이더</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활용하자</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Shader</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LinearGradient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RadialGradient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SweepGradient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BitmapShader</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ab/>
        <w:t>ComposeShader</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페인터에</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쉐이더를</w:t>
      </w:r>
      <w:r>
        <w:rPr>
          <w:rFonts w:ascii="Courier New" w:hAnsi="Courier New" w:cs="Courier New" w:hint="eastAsia"/>
          <w:color w:val="000000"/>
          <w:kern w:val="0"/>
          <w:sz w:val="22"/>
          <w:szCs w:val="20"/>
        </w:rPr>
        <w:t xml:space="preserve"> </w:t>
      </w:r>
      <w:r>
        <w:rPr>
          <w:rFonts w:ascii="Courier New" w:hAnsi="Courier New" w:cs="Courier New" w:hint="eastAsia"/>
          <w:color w:val="000000"/>
          <w:kern w:val="0"/>
          <w:sz w:val="22"/>
          <w:szCs w:val="20"/>
        </w:rPr>
        <w:t>넣어사용한다</w:t>
      </w:r>
      <w:r>
        <w:rPr>
          <w:rFonts w:ascii="Courier New" w:hAnsi="Courier New" w:cs="Courier New" w:hint="eastAsia"/>
          <w:color w:val="000000"/>
          <w:kern w:val="0"/>
          <w:sz w:val="22"/>
          <w:szCs w:val="20"/>
        </w:rPr>
        <w:t>.</w:t>
      </w:r>
    </w:p>
    <w:p w:rsidR="003666D8" w:rsidRDefault="003666D8" w:rsidP="00561AAD">
      <w:pPr>
        <w:wordWrap/>
        <w:adjustRightInd w:val="0"/>
        <w:jc w:val="left"/>
        <w:rPr>
          <w:rFonts w:ascii="Courier New" w:hAnsi="Courier New" w:cs="Courier New"/>
          <w:color w:val="000000"/>
          <w:kern w:val="0"/>
          <w:sz w:val="22"/>
          <w:szCs w:val="20"/>
        </w:rPr>
      </w:pPr>
      <w:r>
        <w:rPr>
          <w:rFonts w:ascii="Courier New" w:hAnsi="Courier New" w:cs="Courier New" w:hint="eastAsia"/>
          <w:color w:val="000000"/>
          <w:kern w:val="0"/>
          <w:sz w:val="22"/>
          <w:szCs w:val="20"/>
        </w:rPr>
        <w:t>Pint.setShader(Shader shader)</w:t>
      </w:r>
    </w:p>
    <w:tbl>
      <w:tblPr>
        <w:tblStyle w:val="a4"/>
        <w:tblW w:w="0" w:type="auto"/>
        <w:tblLook w:val="04A0"/>
      </w:tblPr>
      <w:tblGrid>
        <w:gridCol w:w="4612"/>
        <w:gridCol w:w="4612"/>
      </w:tblGrid>
      <w:tr w:rsidR="00A87C28" w:rsidTr="00A87C28">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CLAMP</w:t>
            </w:r>
          </w:p>
        </w:tc>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무늬</w:t>
            </w:r>
            <w:r>
              <w:rPr>
                <w:rFonts w:ascii="Courier New" w:hAnsi="Courier New" w:cs="Courier New" w:hint="eastAsia"/>
                <w:kern w:val="0"/>
                <w:sz w:val="22"/>
                <w:szCs w:val="20"/>
              </w:rPr>
              <w:t xml:space="preserve"> </w:t>
            </w:r>
            <w:r>
              <w:rPr>
                <w:rFonts w:ascii="Courier New" w:hAnsi="Courier New" w:cs="Courier New" w:hint="eastAsia"/>
                <w:kern w:val="0"/>
                <w:sz w:val="22"/>
                <w:szCs w:val="20"/>
              </w:rPr>
              <w:t>부분</w:t>
            </w:r>
            <w:r>
              <w:rPr>
                <w:rFonts w:ascii="Courier New" w:hAnsi="Courier New" w:cs="Courier New" w:hint="eastAsia"/>
                <w:kern w:val="0"/>
                <w:sz w:val="22"/>
                <w:szCs w:val="20"/>
              </w:rPr>
              <w:t xml:space="preserve"> </w:t>
            </w:r>
            <w:r>
              <w:rPr>
                <w:rFonts w:ascii="Courier New" w:hAnsi="Courier New" w:cs="Courier New" w:hint="eastAsia"/>
                <w:kern w:val="0"/>
                <w:sz w:val="22"/>
                <w:szCs w:val="20"/>
              </w:rPr>
              <w:t>계속</w:t>
            </w:r>
            <w:r>
              <w:rPr>
                <w:rFonts w:ascii="Courier New" w:hAnsi="Courier New" w:cs="Courier New" w:hint="eastAsia"/>
                <w:kern w:val="0"/>
                <w:sz w:val="22"/>
                <w:szCs w:val="20"/>
              </w:rPr>
              <w:t xml:space="preserve"> </w:t>
            </w:r>
            <w:r>
              <w:rPr>
                <w:rFonts w:ascii="Courier New" w:hAnsi="Courier New" w:cs="Courier New" w:hint="eastAsia"/>
                <w:kern w:val="0"/>
                <w:sz w:val="22"/>
                <w:szCs w:val="20"/>
              </w:rPr>
              <w:t>반복</w:t>
            </w:r>
          </w:p>
        </w:tc>
      </w:tr>
      <w:tr w:rsidR="00A87C28" w:rsidTr="00A87C28">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MIRROP</w:t>
            </w:r>
          </w:p>
        </w:tc>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무늬를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반사시켜</w:t>
            </w:r>
            <w:r>
              <w:rPr>
                <w:rFonts w:ascii="Courier New" w:hAnsi="Courier New" w:cs="Courier New" w:hint="eastAsia"/>
                <w:kern w:val="0"/>
                <w:sz w:val="22"/>
                <w:szCs w:val="20"/>
              </w:rPr>
              <w:t xml:space="preserve"> </w:t>
            </w:r>
            <w:r>
              <w:rPr>
                <w:rFonts w:ascii="Courier New" w:hAnsi="Courier New" w:cs="Courier New" w:hint="eastAsia"/>
                <w:kern w:val="0"/>
                <w:sz w:val="22"/>
                <w:szCs w:val="20"/>
              </w:rPr>
              <w:t>계속반복</w:t>
            </w:r>
          </w:p>
        </w:tc>
      </w:tr>
      <w:tr w:rsidR="00A87C28" w:rsidTr="00A87C28">
        <w:tc>
          <w:tcPr>
            <w:tcW w:w="4612" w:type="dxa"/>
          </w:tcPr>
          <w:p w:rsidR="00A87C28" w:rsidRP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REPEAT</w:t>
            </w:r>
          </w:p>
        </w:tc>
        <w:tc>
          <w:tcPr>
            <w:tcW w:w="4612" w:type="dxa"/>
          </w:tcPr>
          <w:p w:rsidR="00A87C28" w:rsidRDefault="00A87C28" w:rsidP="00561AAD">
            <w:pPr>
              <w:wordWrap/>
              <w:adjustRightInd w:val="0"/>
              <w:jc w:val="left"/>
              <w:rPr>
                <w:rFonts w:ascii="Courier New" w:hAnsi="Courier New" w:cs="Courier New"/>
                <w:kern w:val="0"/>
                <w:sz w:val="22"/>
                <w:szCs w:val="20"/>
              </w:rPr>
            </w:pPr>
            <w:r>
              <w:rPr>
                <w:rFonts w:ascii="Courier New" w:hAnsi="Courier New" w:cs="Courier New" w:hint="eastAsia"/>
                <w:kern w:val="0"/>
                <w:sz w:val="22"/>
                <w:szCs w:val="20"/>
              </w:rPr>
              <w:t>똑같은</w:t>
            </w:r>
            <w:r>
              <w:rPr>
                <w:rFonts w:ascii="Courier New" w:hAnsi="Courier New" w:cs="Courier New" w:hint="eastAsia"/>
                <w:kern w:val="0"/>
                <w:sz w:val="22"/>
                <w:szCs w:val="20"/>
              </w:rPr>
              <w:t xml:space="preserve"> </w:t>
            </w:r>
            <w:r>
              <w:rPr>
                <w:rFonts w:ascii="Courier New" w:hAnsi="Courier New" w:cs="Courier New" w:hint="eastAsia"/>
                <w:kern w:val="0"/>
                <w:sz w:val="22"/>
                <w:szCs w:val="20"/>
              </w:rPr>
              <w:t>무늬를</w:t>
            </w:r>
            <w:r>
              <w:rPr>
                <w:rFonts w:ascii="Courier New" w:hAnsi="Courier New" w:cs="Courier New" w:hint="eastAsia"/>
                <w:kern w:val="0"/>
                <w:sz w:val="22"/>
                <w:szCs w:val="20"/>
              </w:rPr>
              <w:t xml:space="preserve"> </w:t>
            </w:r>
            <w:r>
              <w:rPr>
                <w:rFonts w:ascii="Courier New" w:hAnsi="Courier New" w:cs="Courier New" w:hint="eastAsia"/>
                <w:kern w:val="0"/>
                <w:sz w:val="22"/>
                <w:szCs w:val="20"/>
              </w:rPr>
              <w:t>계속반복</w:t>
            </w:r>
          </w:p>
        </w:tc>
      </w:tr>
    </w:tbl>
    <w:p w:rsidR="008F1B66" w:rsidRDefault="008F1B66" w:rsidP="008F1B66">
      <w:pPr>
        <w:wordWrap/>
        <w:adjustRightInd w:val="0"/>
        <w:jc w:val="left"/>
        <w:rPr>
          <w:rFonts w:ascii="Courier New" w:hAnsi="Courier New" w:cs="Courier New"/>
          <w:kern w:val="0"/>
          <w:szCs w:val="20"/>
        </w:rPr>
      </w:pP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class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LinearGrad</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extends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Activity</w:t>
      </w:r>
      <w:r w:rsidRPr="008F1B66">
        <w:rPr>
          <w:rFonts w:ascii="Courier New" w:hAnsi="Courier New" w:cs="Courier New"/>
          <w:color w:val="000000"/>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void</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onCreate</w:t>
      </w:r>
      <w:r w:rsidRPr="008F1B66">
        <w:rPr>
          <w:rFonts w:ascii="Courier New" w:hAnsi="Courier New" w:cs="Courier New"/>
          <w:color w:val="000000"/>
          <w:kern w:val="0"/>
          <w:sz w:val="14"/>
          <w:szCs w:val="20"/>
        </w:rPr>
        <w:t>(</w:t>
      </w:r>
      <w:r w:rsidRPr="008F1B66">
        <w:rPr>
          <w:rFonts w:ascii="Courier New" w:hAnsi="Courier New" w:cs="Courier New"/>
          <w:b/>
          <w:bCs/>
          <w:color w:val="005032"/>
          <w:kern w:val="0"/>
          <w:sz w:val="14"/>
          <w:szCs w:val="20"/>
        </w:rPr>
        <w:t>Bundle</w:t>
      </w:r>
      <w:r w:rsidRPr="008F1B66">
        <w:rPr>
          <w:rFonts w:ascii="Courier New" w:hAnsi="Courier New" w:cs="Courier New"/>
          <w:color w:val="000000"/>
          <w:kern w:val="0"/>
          <w:sz w:val="14"/>
          <w:szCs w:val="20"/>
        </w:rPr>
        <w:t xml:space="preserve"> savedInstanceState)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super</w:t>
      </w:r>
      <w:r w:rsidRPr="008F1B66">
        <w:rPr>
          <w:rFonts w:ascii="Courier New" w:hAnsi="Courier New" w:cs="Courier New"/>
          <w:color w:val="000000"/>
          <w:kern w:val="0"/>
          <w:sz w:val="14"/>
          <w:szCs w:val="20"/>
        </w:rPr>
        <w:t>.</w:t>
      </w:r>
      <w:r w:rsidRPr="008F1B66">
        <w:rPr>
          <w:rFonts w:ascii="Courier New" w:hAnsi="Courier New" w:cs="Courier New"/>
          <w:b/>
          <w:bCs/>
          <w:color w:val="008080"/>
          <w:kern w:val="0"/>
          <w:sz w:val="14"/>
          <w:szCs w:val="20"/>
        </w:rPr>
        <w:t>onCreate</w:t>
      </w:r>
      <w:r w:rsidRPr="008F1B66">
        <w:rPr>
          <w:rFonts w:ascii="Courier New" w:hAnsi="Courier New" w:cs="Courier New"/>
          <w:color w:val="000000"/>
          <w:kern w:val="0"/>
          <w:sz w:val="14"/>
          <w:szCs w:val="20"/>
        </w:rPr>
        <w:t>(savedInstanceState);</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8080"/>
          <w:kern w:val="0"/>
          <w:sz w:val="14"/>
          <w:szCs w:val="20"/>
        </w:rPr>
        <w:t>setContentView</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MyView</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this</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t>}</w:t>
      </w:r>
    </w:p>
    <w:p w:rsidR="008F1B66" w:rsidRPr="008F1B66" w:rsidRDefault="008F1B66" w:rsidP="008F1B66">
      <w:pPr>
        <w:wordWrap/>
        <w:adjustRightInd w:val="0"/>
        <w:jc w:val="left"/>
        <w:rPr>
          <w:rFonts w:ascii="Courier New" w:hAnsi="Courier New" w:cs="Courier New"/>
          <w:kern w:val="0"/>
          <w:sz w:val="14"/>
          <w:szCs w:val="20"/>
        </w:rPr>
      </w:pP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protected</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class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MyView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extends</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View</w:t>
      </w:r>
      <w:r w:rsidRPr="008F1B66">
        <w:rPr>
          <w:rFonts w:ascii="Courier New" w:hAnsi="Courier New" w:cs="Courier New"/>
          <w:color w:val="000000"/>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MyView</w:t>
      </w:r>
      <w:r w:rsidRPr="008F1B66">
        <w:rPr>
          <w:rFonts w:ascii="Courier New" w:hAnsi="Courier New" w:cs="Courier New"/>
          <w:color w:val="000000"/>
          <w:kern w:val="0"/>
          <w:sz w:val="14"/>
          <w:szCs w:val="20"/>
        </w:rPr>
        <w:t>(</w:t>
      </w:r>
      <w:r w:rsidRPr="008F1B66">
        <w:rPr>
          <w:rFonts w:ascii="Courier New" w:hAnsi="Courier New" w:cs="Courier New"/>
          <w:b/>
          <w:bCs/>
          <w:color w:val="005032"/>
          <w:kern w:val="0"/>
          <w:sz w:val="14"/>
          <w:szCs w:val="20"/>
        </w:rPr>
        <w:t>Context</w:t>
      </w:r>
      <w:r w:rsidRPr="008F1B66">
        <w:rPr>
          <w:rFonts w:ascii="Courier New" w:hAnsi="Courier New" w:cs="Courier New"/>
          <w:color w:val="000000"/>
          <w:kern w:val="0"/>
          <w:sz w:val="14"/>
          <w:szCs w:val="20"/>
        </w:rPr>
        <w:t xml:space="preserve"> context)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super</w:t>
      </w:r>
      <w:r w:rsidRPr="008F1B66">
        <w:rPr>
          <w:rFonts w:ascii="Courier New" w:hAnsi="Courier New" w:cs="Courier New"/>
          <w:color w:val="000000"/>
          <w:kern w:val="0"/>
          <w:sz w:val="14"/>
          <w:szCs w:val="20"/>
        </w:rPr>
        <w:t>(context);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public</w:t>
      </w:r>
      <w:r w:rsidRPr="008F1B66">
        <w:rPr>
          <w:rFonts w:ascii="Courier New" w:hAnsi="Courier New" w:cs="Courier New"/>
          <w:color w:val="000000"/>
          <w:kern w:val="0"/>
          <w:sz w:val="14"/>
          <w:szCs w:val="20"/>
        </w:rPr>
        <w:t xml:space="preserve"> </w:t>
      </w:r>
      <w:r w:rsidRPr="008F1B66">
        <w:rPr>
          <w:rFonts w:ascii="Courier New" w:hAnsi="Courier New" w:cs="Courier New"/>
          <w:b/>
          <w:bCs/>
          <w:color w:val="7F0055"/>
          <w:kern w:val="0"/>
          <w:sz w:val="14"/>
          <w:szCs w:val="20"/>
        </w:rPr>
        <w:t>void</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onDraw</w:t>
      </w:r>
      <w:r w:rsidRPr="008F1B66">
        <w:rPr>
          <w:rFonts w:ascii="Courier New" w:hAnsi="Courier New" w:cs="Courier New"/>
          <w:color w:val="000000"/>
          <w:kern w:val="0"/>
          <w:sz w:val="14"/>
          <w:szCs w:val="20"/>
        </w:rPr>
        <w:t>(</w:t>
      </w:r>
      <w:r w:rsidRPr="008F1B66">
        <w:rPr>
          <w:rFonts w:ascii="Courier New" w:hAnsi="Courier New" w:cs="Courier New"/>
          <w:b/>
          <w:bCs/>
          <w:color w:val="005032"/>
          <w:kern w:val="0"/>
          <w:sz w:val="14"/>
          <w:szCs w:val="20"/>
        </w:rPr>
        <w:t>Canvas</w:t>
      </w:r>
      <w:r w:rsidRPr="008F1B66">
        <w:rPr>
          <w:rFonts w:ascii="Courier New" w:hAnsi="Courier New" w:cs="Courier New"/>
          <w:color w:val="000000"/>
          <w:kern w:val="0"/>
          <w:sz w:val="14"/>
          <w:szCs w:val="20"/>
        </w:rPr>
        <w:t xml:space="preserve"> canvas)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Paint</w:t>
      </w:r>
      <w:r w:rsidRPr="008F1B66">
        <w:rPr>
          <w:rFonts w:ascii="Courier New" w:hAnsi="Courier New" w:cs="Courier New"/>
          <w:color w:val="000000"/>
          <w:kern w:val="0"/>
          <w:sz w:val="14"/>
          <w:szCs w:val="20"/>
        </w:rPr>
        <w:t xml:space="preserve"> Pnt = </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Paint</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setAntiAlias</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true</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b/>
          <w:bCs/>
          <w:color w:val="7F0055"/>
          <w:kern w:val="0"/>
          <w:sz w:val="14"/>
          <w:szCs w:val="20"/>
        </w:rPr>
        <w:t>int</w:t>
      </w:r>
      <w:r w:rsidRPr="008F1B66">
        <w:rPr>
          <w:rFonts w:ascii="Courier New" w:hAnsi="Courier New" w:cs="Courier New"/>
          <w:color w:val="000000"/>
          <w:kern w:val="0"/>
          <w:sz w:val="14"/>
          <w:szCs w:val="20"/>
        </w:rPr>
        <w:t xml:space="preserve">[] colors = {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RED</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GREEN</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YELLOW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7F0055"/>
          <w:kern w:val="0"/>
          <w:sz w:val="14"/>
          <w:szCs w:val="20"/>
        </w:rPr>
        <w:t>float</w:t>
      </w:r>
      <w:r w:rsidRPr="008F1B66">
        <w:rPr>
          <w:rFonts w:ascii="Courier New" w:hAnsi="Courier New" w:cs="Courier New"/>
          <w:color w:val="000000"/>
          <w:kern w:val="0"/>
          <w:sz w:val="14"/>
          <w:szCs w:val="20"/>
        </w:rPr>
        <w:t>[] pos = { 0.0f, 0.1f, 0.6f, 0.9f, 1.0f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수평</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(0,0,100,100,Pnt);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우하향</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(110,0,210,100,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(110,0,210,100,Pnt);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우상향</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(220,100,320,0,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(220,0,320,100,Pnt);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가장자리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반복</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(0,110,320,150,Pnt);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무늬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반복</w:t>
      </w:r>
      <w:r w:rsidRPr="008F1B66">
        <w:rPr>
          <w:rFonts w:ascii="Courier New" w:hAnsi="Courier New" w:cs="Courier New"/>
          <w:color w:val="3F7F5F"/>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REPEAT</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(0,160,320,200,Pnt);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무늬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반복</w:t>
      </w:r>
      <w:r w:rsidRPr="008F1B66">
        <w:rPr>
          <w:rFonts w:ascii="Courier New" w:hAnsi="Courier New" w:cs="Courier New"/>
          <w:color w:val="3F7F5F"/>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(0,0,100,0,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BLUE</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5032"/>
          <w:kern w:val="0"/>
          <w:sz w:val="14"/>
          <w:szCs w:val="20"/>
        </w:rPr>
        <w:t>Color</w:t>
      </w:r>
      <w:r w:rsidRPr="008F1B66">
        <w:rPr>
          <w:rFonts w:ascii="Courier New" w:hAnsi="Courier New" w:cs="Courier New"/>
          <w:color w:val="000000"/>
          <w:kern w:val="0"/>
          <w:sz w:val="14"/>
          <w:szCs w:val="20"/>
        </w:rPr>
        <w:t>.</w:t>
      </w:r>
      <w:r w:rsidRPr="008F1B66">
        <w:rPr>
          <w:rFonts w:ascii="Courier New" w:hAnsi="Courier New" w:cs="Courier New"/>
          <w:i/>
          <w:iCs/>
          <w:color w:val="0000C0"/>
          <w:kern w:val="0"/>
          <w:sz w:val="14"/>
          <w:szCs w:val="20"/>
        </w:rPr>
        <w:t>WHITE</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MIRROR</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(0,210,320,250,Pnt);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여러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가지</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색상</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균등</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배치</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(0,0,320,0,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 xml:space="preserve">colors, </w:t>
      </w:r>
      <w:r w:rsidRPr="008F1B66">
        <w:rPr>
          <w:rFonts w:ascii="Courier New" w:hAnsi="Courier New" w:cs="Courier New"/>
          <w:b/>
          <w:bCs/>
          <w:color w:val="7F0055"/>
          <w:kern w:val="0"/>
          <w:sz w:val="14"/>
          <w:szCs w:val="20"/>
        </w:rPr>
        <w:t>null</w:t>
      </w:r>
      <w:r w:rsidRPr="008F1B66">
        <w:rPr>
          <w:rFonts w:ascii="Courier New" w:hAnsi="Courier New" w:cs="Courier New"/>
          <w:color w:val="000000"/>
          <w:kern w:val="0"/>
          <w:sz w:val="14"/>
          <w:szCs w:val="20"/>
        </w:rPr>
        <w:t>,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(0,260,320,300,Pnt);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여러</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가지</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색상</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임의</w:t>
      </w:r>
      <w:r w:rsidRPr="008F1B66">
        <w:rPr>
          <w:rFonts w:ascii="Courier New" w:hAnsi="Courier New" w:cs="Courier New"/>
          <w:color w:val="3F7F5F"/>
          <w:kern w:val="0"/>
          <w:sz w:val="14"/>
          <w:szCs w:val="20"/>
        </w:rPr>
        <w:t xml:space="preserve"> </w:t>
      </w:r>
      <w:r w:rsidRPr="008F1B66">
        <w:rPr>
          <w:rFonts w:ascii="Courier New" w:hAnsi="Courier New" w:cs="Courier New"/>
          <w:color w:val="3F7F5F"/>
          <w:kern w:val="0"/>
          <w:sz w:val="14"/>
          <w:szCs w:val="20"/>
        </w:rPr>
        <w:t>배치</w:t>
      </w:r>
      <w:r w:rsidRPr="008F1B66">
        <w:rPr>
          <w:rFonts w:ascii="Courier New" w:hAnsi="Courier New" w:cs="Courier New"/>
          <w:color w:val="3F7F5F"/>
          <w:kern w:val="0"/>
          <w:sz w:val="14"/>
          <w:szCs w:val="20"/>
        </w:rPr>
        <w:t xml:space="preserve"> </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Pnt.</w:t>
      </w:r>
      <w:r w:rsidRPr="008F1B66">
        <w:rPr>
          <w:rFonts w:ascii="Courier New" w:hAnsi="Courier New" w:cs="Courier New"/>
          <w:b/>
          <w:bCs/>
          <w:color w:val="008080"/>
          <w:kern w:val="0"/>
          <w:sz w:val="14"/>
          <w:szCs w:val="20"/>
        </w:rPr>
        <w:t>setShader</w:t>
      </w:r>
      <w:r w:rsidRPr="008F1B66">
        <w:rPr>
          <w:rFonts w:ascii="Courier New" w:hAnsi="Courier New" w:cs="Courier New"/>
          <w:color w:val="000000"/>
          <w:kern w:val="0"/>
          <w:sz w:val="14"/>
          <w:szCs w:val="20"/>
        </w:rPr>
        <w:t>(</w:t>
      </w:r>
      <w:r w:rsidRPr="008F1B66">
        <w:rPr>
          <w:rFonts w:ascii="Courier New" w:hAnsi="Courier New" w:cs="Courier New"/>
          <w:b/>
          <w:bCs/>
          <w:color w:val="7F0055"/>
          <w:kern w:val="0"/>
          <w:sz w:val="14"/>
          <w:szCs w:val="20"/>
        </w:rPr>
        <w:t>new</w:t>
      </w:r>
      <w:r w:rsidRPr="008F1B66">
        <w:rPr>
          <w:rFonts w:ascii="Courier New" w:hAnsi="Courier New" w:cs="Courier New"/>
          <w:color w:val="000000"/>
          <w:kern w:val="0"/>
          <w:sz w:val="14"/>
          <w:szCs w:val="20"/>
        </w:rPr>
        <w:t xml:space="preserve"> </w:t>
      </w:r>
      <w:r w:rsidRPr="008F1B66">
        <w:rPr>
          <w:rFonts w:ascii="Courier New" w:hAnsi="Courier New" w:cs="Courier New"/>
          <w:b/>
          <w:bCs/>
          <w:color w:val="008080"/>
          <w:kern w:val="0"/>
          <w:sz w:val="14"/>
          <w:szCs w:val="20"/>
        </w:rPr>
        <w:t>LinearGradient</w:t>
      </w:r>
      <w:r w:rsidRPr="008F1B66">
        <w:rPr>
          <w:rFonts w:ascii="Courier New" w:hAnsi="Courier New" w:cs="Courier New"/>
          <w:color w:val="000000"/>
          <w:kern w:val="0"/>
          <w:sz w:val="14"/>
          <w:szCs w:val="20"/>
        </w:rPr>
        <w:t>(0,0,320,0,</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colors, pos, TileMode.</w:t>
      </w:r>
      <w:r w:rsidRPr="008F1B66">
        <w:rPr>
          <w:rFonts w:ascii="Courier New" w:hAnsi="Courier New" w:cs="Courier New"/>
          <w:i/>
          <w:iCs/>
          <w:color w:val="0000C0"/>
          <w:kern w:val="0"/>
          <w:sz w:val="14"/>
          <w:szCs w:val="20"/>
        </w:rPr>
        <w:t>CLAMP</w:t>
      </w:r>
      <w:r w:rsidRPr="008F1B66">
        <w:rPr>
          <w:rFonts w:ascii="Courier New" w:hAnsi="Courier New" w:cs="Courier New"/>
          <w:color w:val="000000"/>
          <w:kern w:val="0"/>
          <w:sz w:val="14"/>
          <w:szCs w:val="20"/>
        </w:rPr>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canvas.</w:t>
      </w:r>
      <w:r w:rsidRPr="008F1B66">
        <w:rPr>
          <w:rFonts w:ascii="Courier New" w:hAnsi="Courier New" w:cs="Courier New"/>
          <w:b/>
          <w:bCs/>
          <w:color w:val="008080"/>
          <w:kern w:val="0"/>
          <w:sz w:val="14"/>
          <w:szCs w:val="20"/>
        </w:rPr>
        <w:t>drawRect</w:t>
      </w:r>
      <w:r w:rsidRPr="008F1B66">
        <w:rPr>
          <w:rFonts w:ascii="Courier New" w:hAnsi="Courier New" w:cs="Courier New"/>
          <w:color w:val="000000"/>
          <w:kern w:val="0"/>
          <w:sz w:val="14"/>
          <w:szCs w:val="20"/>
        </w:rPr>
        <w:t>(0,310,320,350,Pnt);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r>
      <w:r w:rsidRPr="008F1B66">
        <w:rPr>
          <w:rFonts w:ascii="Courier New" w:hAnsi="Courier New" w:cs="Courier New"/>
          <w:color w:val="000000"/>
          <w:kern w:val="0"/>
          <w:sz w:val="14"/>
          <w:szCs w:val="20"/>
        </w:rPr>
        <w:tab/>
        <w:t>}</w:t>
      </w:r>
    </w:p>
    <w:p w:rsidR="008F1B66" w:rsidRPr="008F1B66" w:rsidRDefault="008F1B66" w:rsidP="008F1B66">
      <w:pPr>
        <w:wordWrap/>
        <w:adjustRightInd w:val="0"/>
        <w:jc w:val="left"/>
        <w:rPr>
          <w:rFonts w:ascii="Courier New" w:hAnsi="Courier New" w:cs="Courier New"/>
          <w:kern w:val="0"/>
          <w:sz w:val="14"/>
          <w:szCs w:val="20"/>
        </w:rPr>
      </w:pPr>
      <w:r w:rsidRPr="008F1B66">
        <w:rPr>
          <w:rFonts w:ascii="Courier New" w:hAnsi="Courier New" w:cs="Courier New"/>
          <w:color w:val="000000"/>
          <w:kern w:val="0"/>
          <w:sz w:val="14"/>
          <w:szCs w:val="20"/>
        </w:rPr>
        <w:tab/>
        <w:t>}</w:t>
      </w:r>
    </w:p>
    <w:p w:rsidR="00A87C28" w:rsidRDefault="008F1B66" w:rsidP="008F1B66">
      <w:pPr>
        <w:wordWrap/>
        <w:adjustRightInd w:val="0"/>
        <w:jc w:val="left"/>
        <w:rPr>
          <w:rFonts w:ascii="Courier New" w:hAnsi="Courier New" w:cs="Courier New"/>
          <w:color w:val="000000"/>
          <w:kern w:val="0"/>
          <w:sz w:val="14"/>
          <w:szCs w:val="20"/>
        </w:rPr>
      </w:pPr>
      <w:r w:rsidRPr="008F1B66">
        <w:rPr>
          <w:rFonts w:ascii="Courier New" w:hAnsi="Courier New" w:cs="Courier New"/>
          <w:color w:val="000000"/>
          <w:kern w:val="0"/>
          <w:sz w:val="14"/>
          <w:szCs w:val="20"/>
        </w:rPr>
        <w:t>}</w:t>
      </w:r>
    </w:p>
    <w:p w:rsidR="008F1B66" w:rsidRDefault="00764590" w:rsidP="008F1B66">
      <w:pPr>
        <w:wordWrap/>
        <w:adjustRightInd w:val="0"/>
        <w:jc w:val="left"/>
        <w:rPr>
          <w:rFonts w:ascii="Courier New" w:hAnsi="Courier New" w:cs="Courier New"/>
          <w:color w:val="000000"/>
          <w:kern w:val="0"/>
          <w:sz w:val="24"/>
          <w:szCs w:val="20"/>
        </w:rPr>
      </w:pPr>
      <w:r w:rsidRPr="00764590">
        <w:rPr>
          <w:rFonts w:ascii="Courier New" w:hAnsi="Courier New" w:cs="Courier New" w:hint="eastAsia"/>
          <w:color w:val="000000"/>
          <w:kern w:val="0"/>
          <w:sz w:val="24"/>
          <w:szCs w:val="20"/>
        </w:rPr>
        <w:lastRenderedPageBreak/>
        <w:t>원형</w:t>
      </w:r>
      <w:r w:rsidRPr="00764590">
        <w:rPr>
          <w:rFonts w:ascii="Courier New" w:hAnsi="Courier New" w:cs="Courier New" w:hint="eastAsia"/>
          <w:color w:val="000000"/>
          <w:kern w:val="0"/>
          <w:sz w:val="24"/>
          <w:szCs w:val="20"/>
        </w:rPr>
        <w:t xml:space="preserve"> </w:t>
      </w:r>
      <w:r w:rsidRPr="00764590">
        <w:rPr>
          <w:rFonts w:ascii="Courier New" w:hAnsi="Courier New" w:cs="Courier New" w:hint="eastAsia"/>
          <w:color w:val="000000"/>
          <w:kern w:val="0"/>
          <w:sz w:val="24"/>
          <w:szCs w:val="20"/>
        </w:rPr>
        <w:t>그래디언트</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RadialGrad</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Paint</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colors = {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RED</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GREEN</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YELLOW</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 xml:space="preserve"> };</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float</w:t>
      </w:r>
      <w:r>
        <w:rPr>
          <w:rFonts w:ascii="Courier New" w:hAnsi="Courier New" w:cs="Courier New"/>
          <w:color w:val="000000"/>
          <w:kern w:val="0"/>
          <w:szCs w:val="20"/>
        </w:rPr>
        <w:t>[] pos = { 0.0f, 0.1f, 0.6f, 0.9f, 1.0f };</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(80, 80, 70,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(80, 80, 70, Pnt);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(230, 80, 70,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WHITE</w:t>
      </w:r>
      <w:r>
        <w:rPr>
          <w:rFonts w:ascii="Courier New" w:hAnsi="Courier New" w:cs="Courier New"/>
          <w:color w:val="000000"/>
          <w:kern w:val="0"/>
          <w:szCs w:val="20"/>
        </w:rPr>
        <w:t xml:space="preserve">, </w:t>
      </w:r>
      <w:r>
        <w:rPr>
          <w:rFonts w:ascii="Courier New" w:hAnsi="Courier New" w:cs="Courier New"/>
          <w:b/>
          <w:bCs/>
          <w:color w:val="005032"/>
          <w:kern w:val="0"/>
          <w:szCs w:val="20"/>
        </w:rPr>
        <w:t>Color</w:t>
      </w:r>
      <w:r>
        <w:rPr>
          <w:rFonts w:ascii="Courier New" w:hAnsi="Courier New" w:cs="Courier New"/>
          <w:color w:val="000000"/>
          <w:kern w:val="0"/>
          <w:szCs w:val="20"/>
        </w:rPr>
        <w:t>.</w:t>
      </w:r>
      <w:r>
        <w:rPr>
          <w:rFonts w:ascii="Courier New" w:hAnsi="Courier New" w:cs="Courier New"/>
          <w:i/>
          <w:iCs/>
          <w:color w:val="0000C0"/>
          <w:kern w:val="0"/>
          <w:szCs w:val="20"/>
        </w:rPr>
        <w:t>BLUE</w:t>
      </w:r>
      <w:r>
        <w:rPr>
          <w:rFonts w:ascii="Courier New" w:hAnsi="Courier New" w:cs="Courier New"/>
          <w:color w:val="000000"/>
          <w:kern w:val="0"/>
          <w:szCs w:val="20"/>
        </w:rPr>
        <w:t>,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(230, 80, 70, Pnt);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(80, 230, 70,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colors, </w:t>
      </w:r>
      <w:r>
        <w:rPr>
          <w:rFonts w:ascii="Courier New" w:hAnsi="Courier New" w:cs="Courier New"/>
          <w:b/>
          <w:bCs/>
          <w:color w:val="7F0055"/>
          <w:kern w:val="0"/>
          <w:szCs w:val="20"/>
        </w:rPr>
        <w:t>null</w:t>
      </w:r>
      <w:r>
        <w:rPr>
          <w:rFonts w:ascii="Courier New" w:hAnsi="Courier New" w:cs="Courier New"/>
          <w:color w:val="000000"/>
          <w:kern w:val="0"/>
          <w:szCs w:val="20"/>
        </w:rPr>
        <w:t>,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(80, 230, 70, Pnt);</w:t>
      </w:r>
    </w:p>
    <w:p w:rsidR="00F70726" w:rsidRDefault="00F70726" w:rsidP="00F70726">
      <w:pPr>
        <w:wordWrap/>
        <w:adjustRightInd w:val="0"/>
        <w:jc w:val="left"/>
        <w:rPr>
          <w:rFonts w:ascii="Courier New" w:hAnsi="Courier New" w:cs="Courier New"/>
          <w:kern w:val="0"/>
          <w:szCs w:val="20"/>
        </w:rPr>
      </w:pP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RadialGradient</w:t>
      </w:r>
      <w:r>
        <w:rPr>
          <w:rFonts w:ascii="Courier New" w:hAnsi="Courier New" w:cs="Courier New"/>
          <w:color w:val="000000"/>
          <w:kern w:val="0"/>
          <w:szCs w:val="20"/>
        </w:rPr>
        <w:t>(230, 230, 70,</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colors, pos, TileMode.</w:t>
      </w:r>
      <w:r>
        <w:rPr>
          <w:rFonts w:ascii="Courier New" w:hAnsi="Courier New" w:cs="Courier New"/>
          <w:i/>
          <w:iCs/>
          <w:color w:val="0000C0"/>
          <w:kern w:val="0"/>
          <w:szCs w:val="20"/>
        </w:rPr>
        <w:t>CLAMP</w:t>
      </w:r>
      <w:r>
        <w:rPr>
          <w:rFonts w:ascii="Courier New" w:hAnsi="Courier New" w:cs="Courier New"/>
          <w:color w:val="000000"/>
          <w:kern w:val="0"/>
          <w:szCs w:val="20"/>
        </w:rPr>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drawCircle</w:t>
      </w:r>
      <w:r>
        <w:rPr>
          <w:rFonts w:ascii="Courier New" w:hAnsi="Courier New" w:cs="Courier New"/>
          <w:color w:val="000000"/>
          <w:kern w:val="0"/>
          <w:szCs w:val="20"/>
        </w:rPr>
        <w:t>(230, 230, 70, Pnt);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F70726" w:rsidRDefault="00F70726" w:rsidP="00F70726">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F70726" w:rsidRDefault="00F70726">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F70726" w:rsidRDefault="00F70726" w:rsidP="00F70726">
      <w:pPr>
        <w:wordWrap/>
        <w:adjustRightInd w:val="0"/>
        <w:jc w:val="left"/>
        <w:rPr>
          <w:rFonts w:ascii="Courier New" w:hAnsi="Courier New" w:cs="Courier New"/>
          <w:kern w:val="0"/>
          <w:sz w:val="26"/>
          <w:szCs w:val="20"/>
        </w:rPr>
      </w:pPr>
      <w:r>
        <w:rPr>
          <w:rFonts w:ascii="Courier New" w:hAnsi="Courier New" w:cs="Courier New" w:hint="eastAsia"/>
          <w:kern w:val="0"/>
          <w:sz w:val="26"/>
          <w:szCs w:val="20"/>
        </w:rPr>
        <w:lastRenderedPageBreak/>
        <w:t>비트맵</w:t>
      </w:r>
      <w:r>
        <w:rPr>
          <w:rFonts w:ascii="Courier New" w:hAnsi="Courier New" w:cs="Courier New" w:hint="eastAsia"/>
          <w:kern w:val="0"/>
          <w:sz w:val="26"/>
          <w:szCs w:val="20"/>
        </w:rPr>
        <w:t xml:space="preserve"> </w:t>
      </w:r>
      <w:r>
        <w:rPr>
          <w:rFonts w:ascii="Courier New" w:hAnsi="Courier New" w:cs="Courier New" w:hint="eastAsia"/>
          <w:kern w:val="0"/>
          <w:sz w:val="26"/>
          <w:szCs w:val="20"/>
        </w:rPr>
        <w:t>셰이더</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BitmapSdr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7F0055"/>
          <w:kern w:val="0"/>
          <w:szCs w:val="20"/>
        </w:rPr>
        <w:t>this</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9E1505" w:rsidRDefault="009E1505" w:rsidP="009E1505">
      <w:pPr>
        <w:wordWrap/>
        <w:adjustRightInd w:val="0"/>
        <w:jc w:val="left"/>
        <w:rPr>
          <w:rFonts w:ascii="Courier New" w:hAnsi="Courier New" w:cs="Courier New"/>
          <w:kern w:val="0"/>
          <w:szCs w:val="20"/>
        </w:rPr>
      </w:pP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protected</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MyView</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View</w:t>
      </w:r>
      <w:r>
        <w:rPr>
          <w:rFonts w:ascii="Courier New" w:hAnsi="Courier New" w:cs="Courier New"/>
          <w:color w:val="000000"/>
          <w:kern w:val="0"/>
          <w:szCs w:val="20"/>
        </w:rPr>
        <w:t xml:space="preserv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008080"/>
          <w:kern w:val="0"/>
          <w:szCs w:val="20"/>
        </w:rPr>
        <w:t>MyView</w:t>
      </w:r>
      <w:r>
        <w:rPr>
          <w:rFonts w:ascii="Courier New" w:hAnsi="Courier New" w:cs="Courier New"/>
          <w:color w:val="000000"/>
          <w:kern w:val="0"/>
          <w:szCs w:val="20"/>
        </w:rPr>
        <w:t>(</w:t>
      </w:r>
      <w:r>
        <w:rPr>
          <w:rFonts w:ascii="Courier New" w:hAnsi="Courier New" w:cs="Courier New"/>
          <w:b/>
          <w:bCs/>
          <w:color w:val="005032"/>
          <w:kern w:val="0"/>
          <w:szCs w:val="20"/>
        </w:rPr>
        <w:t>Context</w:t>
      </w:r>
      <w:r>
        <w:rPr>
          <w:rFonts w:ascii="Courier New" w:hAnsi="Courier New" w:cs="Courier New"/>
          <w:color w:val="000000"/>
          <w:kern w:val="0"/>
          <w:szCs w:val="20"/>
        </w:rPr>
        <w:t xml:space="preserve"> context)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super</w:t>
      </w:r>
      <w:r>
        <w:rPr>
          <w:rFonts w:ascii="Courier New" w:hAnsi="Courier New" w:cs="Courier New"/>
          <w:color w:val="000000"/>
          <w:kern w:val="0"/>
          <w:szCs w:val="20"/>
        </w:rPr>
        <w:t>(context);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E1505" w:rsidRDefault="009E1505" w:rsidP="009E1505">
      <w:pPr>
        <w:wordWrap/>
        <w:adjustRightInd w:val="0"/>
        <w:jc w:val="left"/>
        <w:rPr>
          <w:rFonts w:ascii="Courier New" w:hAnsi="Courier New" w:cs="Courier New"/>
          <w:kern w:val="0"/>
          <w:szCs w:val="20"/>
        </w:rPr>
      </w:pP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onDraw</w:t>
      </w:r>
      <w:r>
        <w:rPr>
          <w:rFonts w:ascii="Courier New" w:hAnsi="Courier New" w:cs="Courier New"/>
          <w:color w:val="000000"/>
          <w:kern w:val="0"/>
          <w:szCs w:val="20"/>
        </w:rPr>
        <w:t>(</w:t>
      </w:r>
      <w:r>
        <w:rPr>
          <w:rFonts w:ascii="Courier New" w:hAnsi="Courier New" w:cs="Courier New"/>
          <w:b/>
          <w:bCs/>
          <w:color w:val="005032"/>
          <w:kern w:val="0"/>
          <w:szCs w:val="20"/>
        </w:rPr>
        <w:t>Canvas</w:t>
      </w:r>
      <w:r>
        <w:rPr>
          <w:rFonts w:ascii="Courier New" w:hAnsi="Courier New" w:cs="Courier New"/>
          <w:color w:val="000000"/>
          <w:kern w:val="0"/>
          <w:szCs w:val="20"/>
        </w:rPr>
        <w:t xml:space="preserve"> canvas)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Paint</w:t>
      </w:r>
      <w:r>
        <w:rPr>
          <w:rFonts w:ascii="Courier New" w:hAnsi="Courier New" w:cs="Courier New"/>
          <w:color w:val="000000"/>
          <w:kern w:val="0"/>
          <w:szCs w:val="20"/>
        </w:rPr>
        <w:t xml:space="preserve"> Pnt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Paint</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setAntiAlias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Bitmap</w:t>
      </w:r>
      <w:r>
        <w:rPr>
          <w:rFonts w:ascii="Courier New" w:hAnsi="Courier New" w:cs="Courier New"/>
          <w:color w:val="000000"/>
          <w:kern w:val="0"/>
          <w:szCs w:val="20"/>
        </w:rPr>
        <w:t xml:space="preserve"> clover = </w:t>
      </w:r>
      <w:r>
        <w:rPr>
          <w:rFonts w:ascii="Courier New" w:hAnsi="Courier New" w:cs="Courier New"/>
          <w:b/>
          <w:bCs/>
          <w:color w:val="005032"/>
          <w:kern w:val="0"/>
          <w:szCs w:val="20"/>
        </w:rPr>
        <w:t>BitmapFactory</w:t>
      </w:r>
      <w:r>
        <w:rPr>
          <w:rFonts w:ascii="Courier New" w:hAnsi="Courier New" w:cs="Courier New"/>
          <w:color w:val="000000"/>
          <w:kern w:val="0"/>
          <w:szCs w:val="20"/>
        </w:rPr>
        <w:t>.</w:t>
      </w:r>
      <w:r>
        <w:rPr>
          <w:rFonts w:ascii="Courier New" w:hAnsi="Courier New" w:cs="Courier New"/>
          <w:i/>
          <w:iCs/>
          <w:color w:val="000000"/>
          <w:kern w:val="0"/>
          <w:szCs w:val="20"/>
        </w:rPr>
        <w:t>decodeResource</w:t>
      </w:r>
      <w:r>
        <w:rPr>
          <w:rFonts w:ascii="Courier New" w:hAnsi="Courier New" w:cs="Courier New"/>
          <w:color w:val="000000"/>
          <w:kern w:val="0"/>
          <w:szCs w:val="20"/>
        </w:rPr>
        <w:t>(</w:t>
      </w:r>
      <w:r>
        <w:rPr>
          <w:rFonts w:ascii="Courier New" w:hAnsi="Courier New" w:cs="Courier New"/>
          <w:b/>
          <w:bCs/>
          <w:color w:val="008080"/>
          <w:kern w:val="0"/>
          <w:szCs w:val="20"/>
        </w:rPr>
        <w:t>getContext</w:t>
      </w:r>
      <w:r>
        <w:rPr>
          <w:rFonts w:ascii="Courier New" w:hAnsi="Courier New" w:cs="Courier New"/>
          <w:color w:val="000000"/>
          <w:kern w:val="0"/>
          <w:szCs w:val="20"/>
        </w:rPr>
        <w:t>().</w:t>
      </w:r>
      <w:r>
        <w:rPr>
          <w:rFonts w:ascii="Courier New" w:hAnsi="Courier New" w:cs="Courier New"/>
          <w:b/>
          <w:bCs/>
          <w:color w:val="008080"/>
          <w:kern w:val="0"/>
          <w:szCs w:val="20"/>
        </w:rPr>
        <w:t>getResources</w:t>
      </w:r>
      <w:r>
        <w:rPr>
          <w:rFonts w:ascii="Courier New" w:hAnsi="Courier New" w:cs="Courier New"/>
          <w:color w:val="000000"/>
          <w:kern w:val="0"/>
          <w:szCs w:val="20"/>
        </w:rPr>
        <w:t xml:space="preserve">(), </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drawable</w:t>
      </w:r>
      <w:r>
        <w:rPr>
          <w:rFonts w:ascii="Courier New" w:hAnsi="Courier New" w:cs="Courier New"/>
          <w:color w:val="000000"/>
          <w:kern w:val="0"/>
          <w:szCs w:val="20"/>
        </w:rPr>
        <w:t>.</w:t>
      </w:r>
      <w:r>
        <w:rPr>
          <w:rFonts w:ascii="Courier New" w:hAnsi="Courier New" w:cs="Courier New"/>
          <w:i/>
          <w:iCs/>
          <w:color w:val="0000C0"/>
          <w:kern w:val="0"/>
          <w:szCs w:val="20"/>
        </w:rPr>
        <w:t>clover</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BitmapShader</w:t>
      </w:r>
      <w:r>
        <w:rPr>
          <w:rFonts w:ascii="Courier New" w:hAnsi="Courier New" w:cs="Courier New"/>
          <w:color w:val="000000"/>
          <w:kern w:val="0"/>
          <w:szCs w:val="20"/>
        </w:rPr>
        <w:t>(clover, TileMode.</w:t>
      </w:r>
      <w:r>
        <w:rPr>
          <w:rFonts w:ascii="Courier New" w:hAnsi="Courier New" w:cs="Courier New"/>
          <w:i/>
          <w:iCs/>
          <w:color w:val="0000C0"/>
          <w:kern w:val="0"/>
          <w:szCs w:val="20"/>
        </w:rPr>
        <w:t>REPEAT</w:t>
      </w:r>
      <w:r>
        <w:rPr>
          <w:rFonts w:ascii="Courier New" w:hAnsi="Courier New" w:cs="Courier New"/>
          <w:color w:val="000000"/>
          <w:kern w:val="0"/>
          <w:szCs w:val="20"/>
        </w:rPr>
        <w:t>, TileMode.</w:t>
      </w:r>
      <w:r>
        <w:rPr>
          <w:rFonts w:ascii="Courier New" w:hAnsi="Courier New" w:cs="Courier New"/>
          <w:i/>
          <w:iCs/>
          <w:color w:val="0000C0"/>
          <w:kern w:val="0"/>
          <w:szCs w:val="20"/>
        </w:rPr>
        <w:t>REPEAT</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drawRect</w:t>
      </w:r>
      <w:r>
        <w:rPr>
          <w:rFonts w:ascii="Courier New" w:hAnsi="Courier New" w:cs="Courier New"/>
          <w:color w:val="000000"/>
          <w:kern w:val="0"/>
          <w:szCs w:val="20"/>
        </w:rPr>
        <w:t>(0, 0, 320, 150, Pnt);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Pnt.</w:t>
      </w:r>
      <w:r>
        <w:rPr>
          <w:rFonts w:ascii="Courier New" w:hAnsi="Courier New" w:cs="Courier New"/>
          <w:b/>
          <w:bCs/>
          <w:color w:val="008080"/>
          <w:kern w:val="0"/>
          <w:szCs w:val="20"/>
        </w:rPr>
        <w:t>setShader</w:t>
      </w:r>
      <w:r>
        <w:rPr>
          <w:rFonts w:ascii="Courier New" w:hAnsi="Courier New" w:cs="Courier New"/>
          <w:color w:val="000000"/>
          <w:kern w:val="0"/>
          <w:szCs w:val="20"/>
        </w:rPr>
        <w:t>(</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BitmapShader</w:t>
      </w:r>
      <w:r>
        <w:rPr>
          <w:rFonts w:ascii="Courier New" w:hAnsi="Courier New" w:cs="Courier New"/>
          <w:color w:val="000000"/>
          <w:kern w:val="0"/>
          <w:szCs w:val="20"/>
        </w:rPr>
        <w:t>(clover, TileMode.</w:t>
      </w:r>
      <w:r>
        <w:rPr>
          <w:rFonts w:ascii="Courier New" w:hAnsi="Courier New" w:cs="Courier New"/>
          <w:i/>
          <w:iCs/>
          <w:color w:val="0000C0"/>
          <w:kern w:val="0"/>
          <w:szCs w:val="20"/>
        </w:rPr>
        <w:t>MIRROR</w:t>
      </w:r>
      <w:r>
        <w:rPr>
          <w:rFonts w:ascii="Courier New" w:hAnsi="Courier New" w:cs="Courier New"/>
          <w:color w:val="000000"/>
          <w:kern w:val="0"/>
          <w:szCs w:val="20"/>
        </w:rPr>
        <w:t>, TileMode.</w:t>
      </w:r>
      <w:r>
        <w:rPr>
          <w:rFonts w:ascii="Courier New" w:hAnsi="Courier New" w:cs="Courier New"/>
          <w:i/>
          <w:iCs/>
          <w:color w:val="0000C0"/>
          <w:kern w:val="0"/>
          <w:szCs w:val="20"/>
        </w:rPr>
        <w:t>REPEAT</w:t>
      </w: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canvas.</w:t>
      </w:r>
      <w:r>
        <w:rPr>
          <w:rFonts w:ascii="Courier New" w:hAnsi="Courier New" w:cs="Courier New"/>
          <w:b/>
          <w:bCs/>
          <w:color w:val="008080"/>
          <w:kern w:val="0"/>
          <w:szCs w:val="20"/>
        </w:rPr>
        <w:t>drawRect</w:t>
      </w:r>
      <w:r>
        <w:rPr>
          <w:rFonts w:ascii="Courier New" w:hAnsi="Courier New" w:cs="Courier New"/>
          <w:color w:val="000000"/>
          <w:kern w:val="0"/>
          <w:szCs w:val="20"/>
        </w:rPr>
        <w:t>(0, 160, 320, 310, Pnt);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9E1505" w:rsidRDefault="009E1505" w:rsidP="009E1505">
      <w:pPr>
        <w:wordWrap/>
        <w:adjustRightInd w:val="0"/>
        <w:jc w:val="left"/>
        <w:rPr>
          <w:rFonts w:ascii="Courier New" w:hAnsi="Courier New" w:cs="Courier New"/>
          <w:kern w:val="0"/>
          <w:szCs w:val="20"/>
        </w:rPr>
      </w:pPr>
      <w:r>
        <w:rPr>
          <w:rFonts w:ascii="Courier New" w:hAnsi="Courier New" w:cs="Courier New"/>
          <w:color w:val="000000"/>
          <w:kern w:val="0"/>
          <w:szCs w:val="20"/>
        </w:rPr>
        <w:tab/>
        <w:t>}</w:t>
      </w:r>
    </w:p>
    <w:p w:rsidR="00B12064" w:rsidRDefault="009E1505" w:rsidP="009E1505">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9E1505" w:rsidRDefault="009E1505" w:rsidP="009E1505">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반복적인</w:t>
      </w:r>
      <w:r>
        <w:rPr>
          <w:rFonts w:ascii="Courier New" w:hAnsi="Courier New" w:cs="Courier New"/>
          <w:color w:val="000000"/>
          <w:kern w:val="0"/>
          <w:szCs w:val="20"/>
        </w:rPr>
        <w:t>…</w:t>
      </w:r>
    </w:p>
    <w:p w:rsidR="00FB3F3E" w:rsidRDefault="00FB3F3E" w:rsidP="009E1505">
      <w:pPr>
        <w:wordWrap/>
        <w:adjustRightInd w:val="0"/>
        <w:jc w:val="left"/>
        <w:rPr>
          <w:rFonts w:ascii="Courier New" w:hAnsi="Courier New" w:cs="Courier New"/>
          <w:color w:val="000000"/>
          <w:kern w:val="0"/>
          <w:szCs w:val="20"/>
        </w:rPr>
      </w:pPr>
    </w:p>
    <w:p w:rsidR="00FB3F3E" w:rsidRDefault="00FB3F3E" w:rsidP="009E1505">
      <w:pPr>
        <w:wordWrap/>
        <w:adjustRightInd w:val="0"/>
        <w:jc w:val="left"/>
        <w:rPr>
          <w:rFonts w:ascii="Courier New" w:hAnsi="Courier New" w:cs="Courier New"/>
          <w:color w:val="000000"/>
          <w:kern w:val="0"/>
          <w:szCs w:val="20"/>
        </w:rPr>
      </w:pPr>
      <w:r>
        <w:rPr>
          <w:rFonts w:ascii="Courier New" w:hAnsi="Courier New" w:cs="Courier New" w:hint="eastAsia"/>
          <w:color w:val="000000"/>
          <w:kern w:val="0"/>
          <w:szCs w:val="20"/>
        </w:rPr>
        <w:t>회전</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class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Rotate</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extends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Activity</w:t>
      </w:r>
      <w:r w:rsidRPr="00FB3F3E">
        <w:rPr>
          <w:rFonts w:ascii="Courier New" w:hAnsi="Courier New" w:cs="Courier New"/>
          <w:color w:val="000000"/>
          <w:kern w:val="0"/>
          <w:sz w:val="16"/>
          <w:szCs w:val="20"/>
        </w:rPr>
        <w:t xml:space="preserve">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void</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onCreate</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Bundle</w:t>
      </w:r>
      <w:r w:rsidRPr="00FB3F3E">
        <w:rPr>
          <w:rFonts w:ascii="Courier New" w:hAnsi="Courier New" w:cs="Courier New"/>
          <w:color w:val="000000"/>
          <w:kern w:val="0"/>
          <w:sz w:val="16"/>
          <w:szCs w:val="20"/>
        </w:rPr>
        <w:t xml:space="preserve"> savedInstanceState)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super</w:t>
      </w:r>
      <w:r w:rsidRPr="00FB3F3E">
        <w:rPr>
          <w:rFonts w:ascii="Courier New" w:hAnsi="Courier New" w:cs="Courier New"/>
          <w:color w:val="000000"/>
          <w:kern w:val="0"/>
          <w:sz w:val="16"/>
          <w:szCs w:val="20"/>
        </w:rPr>
        <w:t>.</w:t>
      </w:r>
      <w:r w:rsidRPr="00FB3F3E">
        <w:rPr>
          <w:rFonts w:ascii="Courier New" w:hAnsi="Courier New" w:cs="Courier New"/>
          <w:b/>
          <w:bCs/>
          <w:color w:val="008080"/>
          <w:kern w:val="0"/>
          <w:sz w:val="16"/>
          <w:szCs w:val="20"/>
        </w:rPr>
        <w:t>onCreate</w:t>
      </w:r>
      <w:r w:rsidRPr="00FB3F3E">
        <w:rPr>
          <w:rFonts w:ascii="Courier New" w:hAnsi="Courier New" w:cs="Courier New"/>
          <w:color w:val="000000"/>
          <w:kern w:val="0"/>
          <w:sz w:val="16"/>
          <w:szCs w:val="20"/>
        </w:rPr>
        <w:t>(savedInstanceState);</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008080"/>
          <w:kern w:val="0"/>
          <w:sz w:val="16"/>
          <w:szCs w:val="20"/>
        </w:rPr>
        <w:t>setContentView</w:t>
      </w:r>
      <w:r w:rsidRPr="00FB3F3E">
        <w:rPr>
          <w:rFonts w:ascii="Courier New" w:hAnsi="Courier New" w:cs="Courier New"/>
          <w:color w:val="000000"/>
          <w:kern w:val="0"/>
          <w:sz w:val="16"/>
          <w:szCs w:val="20"/>
        </w:rPr>
        <w:t>(</w:t>
      </w:r>
      <w:r w:rsidRPr="00FB3F3E">
        <w:rPr>
          <w:rFonts w:ascii="Courier New" w:hAnsi="Courier New" w:cs="Courier New"/>
          <w:b/>
          <w:bCs/>
          <w:color w:val="7F0055"/>
          <w:kern w:val="0"/>
          <w:sz w:val="16"/>
          <w:szCs w:val="20"/>
        </w:rPr>
        <w:t>new</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MyView</w:t>
      </w:r>
      <w:r w:rsidRPr="00FB3F3E">
        <w:rPr>
          <w:rFonts w:ascii="Courier New" w:hAnsi="Courier New" w:cs="Courier New"/>
          <w:color w:val="000000"/>
          <w:kern w:val="0"/>
          <w:sz w:val="16"/>
          <w:szCs w:val="20"/>
        </w:rPr>
        <w:t>(</w:t>
      </w:r>
      <w:r w:rsidRPr="00FB3F3E">
        <w:rPr>
          <w:rFonts w:ascii="Courier New" w:hAnsi="Courier New" w:cs="Courier New"/>
          <w:b/>
          <w:bCs/>
          <w:color w:val="7F0055"/>
          <w:kern w:val="0"/>
          <w:sz w:val="16"/>
          <w:szCs w:val="20"/>
        </w:rPr>
        <w:t>this</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protected</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class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MyView</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extends</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5032"/>
          <w:kern w:val="0"/>
          <w:sz w:val="16"/>
          <w:szCs w:val="20"/>
        </w:rPr>
        <w:t>View</w:t>
      </w:r>
      <w:r w:rsidRPr="00FB3F3E">
        <w:rPr>
          <w:rFonts w:ascii="Courier New" w:hAnsi="Courier New" w:cs="Courier New"/>
          <w:color w:val="000000"/>
          <w:kern w:val="0"/>
          <w:sz w:val="16"/>
          <w:szCs w:val="20"/>
        </w:rPr>
        <w:t xml:space="preserve">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MyView</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Context</w:t>
      </w:r>
      <w:r w:rsidRPr="00FB3F3E">
        <w:rPr>
          <w:rFonts w:ascii="Courier New" w:hAnsi="Courier New" w:cs="Courier New"/>
          <w:color w:val="000000"/>
          <w:kern w:val="0"/>
          <w:sz w:val="16"/>
          <w:szCs w:val="20"/>
        </w:rPr>
        <w:t xml:space="preserve"> context)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super</w:t>
      </w:r>
      <w:r w:rsidRPr="00FB3F3E">
        <w:rPr>
          <w:rFonts w:ascii="Courier New" w:hAnsi="Courier New" w:cs="Courier New"/>
          <w:color w:val="000000"/>
          <w:kern w:val="0"/>
          <w:sz w:val="16"/>
          <w:szCs w:val="20"/>
        </w:rPr>
        <w:t>(context);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7F0055"/>
          <w:kern w:val="0"/>
          <w:sz w:val="16"/>
          <w:szCs w:val="20"/>
        </w:rPr>
        <w:t>public</w:t>
      </w:r>
      <w:r w:rsidRPr="00FB3F3E">
        <w:rPr>
          <w:rFonts w:ascii="Courier New" w:hAnsi="Courier New" w:cs="Courier New"/>
          <w:color w:val="000000"/>
          <w:kern w:val="0"/>
          <w:sz w:val="16"/>
          <w:szCs w:val="20"/>
        </w:rPr>
        <w:t xml:space="preserve"> </w:t>
      </w:r>
      <w:r w:rsidRPr="00FB3F3E">
        <w:rPr>
          <w:rFonts w:ascii="Courier New" w:hAnsi="Courier New" w:cs="Courier New"/>
          <w:b/>
          <w:bCs/>
          <w:color w:val="7F0055"/>
          <w:kern w:val="0"/>
          <w:sz w:val="16"/>
          <w:szCs w:val="20"/>
        </w:rPr>
        <w:t>void</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onDraw</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Canvas</w:t>
      </w:r>
      <w:r w:rsidRPr="00FB3F3E">
        <w:rPr>
          <w:rFonts w:ascii="Courier New" w:hAnsi="Courier New" w:cs="Courier New"/>
          <w:color w:val="000000"/>
          <w:kern w:val="0"/>
          <w:sz w:val="16"/>
          <w:szCs w:val="20"/>
        </w:rPr>
        <w:t xml:space="preserve"> canvas) {</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b/>
          <w:bCs/>
          <w:color w:val="005032"/>
          <w:kern w:val="0"/>
          <w:sz w:val="16"/>
          <w:szCs w:val="20"/>
        </w:rPr>
        <w:t>Paint</w:t>
      </w:r>
      <w:r w:rsidRPr="00FB3F3E">
        <w:rPr>
          <w:rFonts w:ascii="Courier New" w:hAnsi="Courier New" w:cs="Courier New"/>
          <w:color w:val="000000"/>
          <w:kern w:val="0"/>
          <w:sz w:val="16"/>
          <w:szCs w:val="20"/>
        </w:rPr>
        <w:t xml:space="preserve"> Pnt = </w:t>
      </w:r>
      <w:r w:rsidRPr="00FB3F3E">
        <w:rPr>
          <w:rFonts w:ascii="Courier New" w:hAnsi="Courier New" w:cs="Courier New"/>
          <w:b/>
          <w:bCs/>
          <w:color w:val="7F0055"/>
          <w:kern w:val="0"/>
          <w:sz w:val="16"/>
          <w:szCs w:val="20"/>
        </w:rPr>
        <w:t>new</w:t>
      </w:r>
      <w:r w:rsidRPr="00FB3F3E">
        <w:rPr>
          <w:rFonts w:ascii="Courier New" w:hAnsi="Courier New" w:cs="Courier New"/>
          <w:color w:val="000000"/>
          <w:kern w:val="0"/>
          <w:sz w:val="16"/>
          <w:szCs w:val="20"/>
        </w:rPr>
        <w:t xml:space="preserve"> </w:t>
      </w:r>
      <w:r w:rsidRPr="00FB3F3E">
        <w:rPr>
          <w:rFonts w:ascii="Courier New" w:hAnsi="Courier New" w:cs="Courier New"/>
          <w:b/>
          <w:bCs/>
          <w:color w:val="008080"/>
          <w:kern w:val="0"/>
          <w:sz w:val="16"/>
          <w:szCs w:val="20"/>
        </w:rPr>
        <w:t>Paint</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setAntiAlias</w:t>
      </w:r>
      <w:r w:rsidRPr="00FB3F3E">
        <w:rPr>
          <w:rFonts w:ascii="Courier New" w:hAnsi="Courier New" w:cs="Courier New"/>
          <w:color w:val="000000"/>
          <w:kern w:val="0"/>
          <w:sz w:val="16"/>
          <w:szCs w:val="20"/>
        </w:rPr>
        <w:t>(</w:t>
      </w:r>
      <w:r w:rsidRPr="00FB3F3E">
        <w:rPr>
          <w:rFonts w:ascii="Courier New" w:hAnsi="Courier New" w:cs="Courier New"/>
          <w:b/>
          <w:bCs/>
          <w:color w:val="7F0055"/>
          <w:kern w:val="0"/>
          <w:sz w:val="16"/>
          <w:szCs w:val="20"/>
        </w:rPr>
        <w:t>true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setColor</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Color</w:t>
      </w:r>
      <w:r w:rsidRPr="00FB3F3E">
        <w:rPr>
          <w:rFonts w:ascii="Courier New" w:hAnsi="Courier New" w:cs="Courier New"/>
          <w:color w:val="000000"/>
          <w:kern w:val="0"/>
          <w:sz w:val="16"/>
          <w:szCs w:val="20"/>
        </w:rPr>
        <w:t>.</w:t>
      </w:r>
      <w:r w:rsidRPr="00FB3F3E">
        <w:rPr>
          <w:rFonts w:ascii="Courier New" w:hAnsi="Courier New" w:cs="Courier New"/>
          <w:i/>
          <w:iCs/>
          <w:color w:val="0000C0"/>
          <w:kern w:val="0"/>
          <w:sz w:val="16"/>
          <w:szCs w:val="20"/>
        </w:rPr>
        <w:t>YELLOW</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drawRect</w:t>
      </w:r>
      <w:r w:rsidRPr="00FB3F3E">
        <w:rPr>
          <w:rFonts w:ascii="Courier New" w:hAnsi="Courier New" w:cs="Courier New"/>
          <w:color w:val="000000"/>
          <w:kern w:val="0"/>
          <w:sz w:val="16"/>
          <w:szCs w:val="20"/>
        </w:rPr>
        <w:t>(100,100,200,200,Pnt);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setColor</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Color</w:t>
      </w:r>
      <w:r w:rsidRPr="00FB3F3E">
        <w:rPr>
          <w:rFonts w:ascii="Courier New" w:hAnsi="Courier New" w:cs="Courier New"/>
          <w:color w:val="000000"/>
          <w:kern w:val="0"/>
          <w:sz w:val="16"/>
          <w:szCs w:val="20"/>
        </w:rPr>
        <w:t>.</w:t>
      </w:r>
      <w:r w:rsidRPr="00FB3F3E">
        <w:rPr>
          <w:rFonts w:ascii="Courier New" w:hAnsi="Courier New" w:cs="Courier New"/>
          <w:i/>
          <w:iCs/>
          <w:color w:val="0000C0"/>
          <w:kern w:val="0"/>
          <w:sz w:val="16"/>
          <w:szCs w:val="20"/>
        </w:rPr>
        <w:t>GREEN</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save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rotate</w:t>
      </w:r>
      <w:r w:rsidRPr="00FB3F3E">
        <w:rPr>
          <w:rFonts w:ascii="Courier New" w:hAnsi="Courier New" w:cs="Courier New"/>
          <w:color w:val="000000"/>
          <w:kern w:val="0"/>
          <w:sz w:val="16"/>
          <w:szCs w:val="20"/>
        </w:rPr>
        <w:t>(-30);</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drawRect</w:t>
      </w:r>
      <w:r w:rsidRPr="00FB3F3E">
        <w:rPr>
          <w:rFonts w:ascii="Courier New" w:hAnsi="Courier New" w:cs="Courier New"/>
          <w:color w:val="000000"/>
          <w:kern w:val="0"/>
          <w:sz w:val="16"/>
          <w:szCs w:val="20"/>
        </w:rPr>
        <w:t>(100,100,200,200,Pnt);</w:t>
      </w:r>
    </w:p>
    <w:p w:rsidR="00FB3F3E" w:rsidRPr="00FB3F3E" w:rsidRDefault="00FB3F3E" w:rsidP="00FB3F3E">
      <w:pPr>
        <w:wordWrap/>
        <w:adjustRightInd w:val="0"/>
        <w:jc w:val="left"/>
        <w:rPr>
          <w:rFonts w:ascii="Courier New" w:hAnsi="Courier New" w:cs="Courier New"/>
          <w:kern w:val="0"/>
          <w:sz w:val="16"/>
          <w:szCs w:val="20"/>
        </w:rPr>
      </w:pP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Pnt.</w:t>
      </w:r>
      <w:r w:rsidRPr="00FB3F3E">
        <w:rPr>
          <w:rFonts w:ascii="Courier New" w:hAnsi="Courier New" w:cs="Courier New"/>
          <w:b/>
          <w:bCs/>
          <w:color w:val="008080"/>
          <w:kern w:val="0"/>
          <w:sz w:val="16"/>
          <w:szCs w:val="20"/>
        </w:rPr>
        <w:t>setColor</w:t>
      </w:r>
      <w:r w:rsidRPr="00FB3F3E">
        <w:rPr>
          <w:rFonts w:ascii="Courier New" w:hAnsi="Courier New" w:cs="Courier New"/>
          <w:color w:val="000000"/>
          <w:kern w:val="0"/>
          <w:sz w:val="16"/>
          <w:szCs w:val="20"/>
        </w:rPr>
        <w:t>(</w:t>
      </w:r>
      <w:r w:rsidRPr="00FB3F3E">
        <w:rPr>
          <w:rFonts w:ascii="Courier New" w:hAnsi="Courier New" w:cs="Courier New"/>
          <w:b/>
          <w:bCs/>
          <w:color w:val="005032"/>
          <w:kern w:val="0"/>
          <w:sz w:val="16"/>
          <w:szCs w:val="20"/>
        </w:rPr>
        <w:t>Color</w:t>
      </w:r>
      <w:r w:rsidRPr="00FB3F3E">
        <w:rPr>
          <w:rFonts w:ascii="Courier New" w:hAnsi="Courier New" w:cs="Courier New"/>
          <w:color w:val="000000"/>
          <w:kern w:val="0"/>
          <w:sz w:val="16"/>
          <w:szCs w:val="20"/>
        </w:rPr>
        <w:t>.</w:t>
      </w:r>
      <w:r w:rsidRPr="00FB3F3E">
        <w:rPr>
          <w:rFonts w:ascii="Courier New" w:hAnsi="Courier New" w:cs="Courier New"/>
          <w:i/>
          <w:iCs/>
          <w:color w:val="0000C0"/>
          <w:kern w:val="0"/>
          <w:sz w:val="16"/>
          <w:szCs w:val="20"/>
        </w:rPr>
        <w:t>BLUE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restore</w:t>
      </w:r>
      <w:r w:rsidRPr="00FB3F3E">
        <w:rPr>
          <w:rFonts w:ascii="Courier New" w:hAnsi="Courier New" w:cs="Courier New"/>
          <w:color w:val="000000"/>
          <w:kern w:val="0"/>
          <w:sz w:val="16"/>
          <w:szCs w:val="20"/>
        </w:rPr>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rotate</w:t>
      </w:r>
      <w:r w:rsidRPr="00FB3F3E">
        <w:rPr>
          <w:rFonts w:ascii="Courier New" w:hAnsi="Courier New" w:cs="Courier New"/>
          <w:color w:val="000000"/>
          <w:kern w:val="0"/>
          <w:sz w:val="16"/>
          <w:szCs w:val="20"/>
        </w:rPr>
        <w:t>(30,150,150);</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canvas.</w:t>
      </w:r>
      <w:r w:rsidRPr="00FB3F3E">
        <w:rPr>
          <w:rFonts w:ascii="Courier New" w:hAnsi="Courier New" w:cs="Courier New"/>
          <w:b/>
          <w:bCs/>
          <w:color w:val="008080"/>
          <w:kern w:val="0"/>
          <w:sz w:val="16"/>
          <w:szCs w:val="20"/>
        </w:rPr>
        <w:t>drawRect</w:t>
      </w:r>
      <w:r w:rsidRPr="00FB3F3E">
        <w:rPr>
          <w:rFonts w:ascii="Courier New" w:hAnsi="Courier New" w:cs="Courier New"/>
          <w:color w:val="000000"/>
          <w:kern w:val="0"/>
          <w:sz w:val="16"/>
          <w:szCs w:val="20"/>
        </w:rPr>
        <w:t>(100,100,200,200,Pnt);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r>
      <w:r w:rsidRPr="00FB3F3E">
        <w:rPr>
          <w:rFonts w:ascii="Courier New" w:hAnsi="Courier New" w:cs="Courier New"/>
          <w:color w:val="000000"/>
          <w:kern w:val="0"/>
          <w:sz w:val="16"/>
          <w:szCs w:val="20"/>
        </w:rPr>
        <w:tab/>
        <w:t>}</w:t>
      </w:r>
    </w:p>
    <w:p w:rsidR="00FB3F3E" w:rsidRPr="00FB3F3E" w:rsidRDefault="00FB3F3E" w:rsidP="00FB3F3E">
      <w:pPr>
        <w:wordWrap/>
        <w:adjustRightInd w:val="0"/>
        <w:jc w:val="left"/>
        <w:rPr>
          <w:rFonts w:ascii="Courier New" w:hAnsi="Courier New" w:cs="Courier New"/>
          <w:kern w:val="0"/>
          <w:sz w:val="16"/>
          <w:szCs w:val="20"/>
        </w:rPr>
      </w:pPr>
      <w:r w:rsidRPr="00FB3F3E">
        <w:rPr>
          <w:rFonts w:ascii="Courier New" w:hAnsi="Courier New" w:cs="Courier New"/>
          <w:color w:val="000000"/>
          <w:kern w:val="0"/>
          <w:sz w:val="16"/>
          <w:szCs w:val="20"/>
        </w:rPr>
        <w:tab/>
        <w:t>}</w:t>
      </w:r>
    </w:p>
    <w:p w:rsidR="00E51152" w:rsidRDefault="00FB3F3E" w:rsidP="00FB3F3E">
      <w:pPr>
        <w:wordWrap/>
        <w:adjustRightInd w:val="0"/>
        <w:jc w:val="left"/>
        <w:rPr>
          <w:rFonts w:ascii="Courier New" w:hAnsi="Courier New" w:cs="Courier New"/>
          <w:color w:val="000000"/>
          <w:kern w:val="0"/>
          <w:sz w:val="16"/>
          <w:szCs w:val="20"/>
        </w:rPr>
      </w:pPr>
      <w:r w:rsidRPr="00FB3F3E">
        <w:rPr>
          <w:rFonts w:ascii="Courier New" w:hAnsi="Courier New" w:cs="Courier New"/>
          <w:color w:val="000000"/>
          <w:kern w:val="0"/>
          <w:sz w:val="16"/>
          <w:szCs w:val="20"/>
        </w:rPr>
        <w:t>}</w:t>
      </w:r>
    </w:p>
    <w:p w:rsidR="00E51152" w:rsidRDefault="00E51152">
      <w:pPr>
        <w:widowControl/>
        <w:wordWrap/>
        <w:autoSpaceDE/>
        <w:autoSpaceDN/>
        <w:jc w:val="left"/>
        <w:rPr>
          <w:rFonts w:ascii="Courier New" w:hAnsi="Courier New" w:cs="Courier New"/>
          <w:color w:val="000000"/>
          <w:kern w:val="0"/>
          <w:sz w:val="16"/>
          <w:szCs w:val="20"/>
        </w:rPr>
      </w:pPr>
      <w:r>
        <w:rPr>
          <w:rFonts w:ascii="Courier New" w:hAnsi="Courier New" w:cs="Courier New"/>
          <w:color w:val="000000"/>
          <w:kern w:val="0"/>
          <w:sz w:val="16"/>
          <w:szCs w:val="20"/>
        </w:rPr>
        <w:br w:type="page"/>
      </w:r>
    </w:p>
    <w:p w:rsidR="00E51152" w:rsidRDefault="00E51152" w:rsidP="00FB3F3E">
      <w:pPr>
        <w:wordWrap/>
        <w:adjustRightInd w:val="0"/>
        <w:jc w:val="left"/>
        <w:rPr>
          <w:rFonts w:ascii="Courier New" w:hAnsi="Courier New" w:cs="Courier New"/>
          <w:color w:val="000000"/>
          <w:kern w:val="0"/>
          <w:szCs w:val="20"/>
          <w:highlight w:val="cyan"/>
        </w:rPr>
      </w:pPr>
      <w:r>
        <w:rPr>
          <w:rFonts w:ascii="Courier New" w:hAnsi="Courier New" w:cs="Courier New" w:hint="eastAsia"/>
          <w:color w:val="000000"/>
          <w:kern w:val="0"/>
          <w:szCs w:val="20"/>
          <w:highlight w:val="cyan"/>
        </w:rPr>
        <w:lastRenderedPageBreak/>
        <w:t>평행이동</w:t>
      </w:r>
      <w:r>
        <w:rPr>
          <w:rFonts w:ascii="Courier New" w:hAnsi="Courier New" w:cs="Courier New" w:hint="eastAsia"/>
          <w:color w:val="000000"/>
          <w:kern w:val="0"/>
          <w:szCs w:val="20"/>
          <w:highlight w:val="cyan"/>
        </w:rPr>
        <w:t>.</w:t>
      </w:r>
    </w:p>
    <w:p w:rsidR="00FB3F3E" w:rsidRDefault="00E51152" w:rsidP="00FB3F3E">
      <w:pPr>
        <w:wordWrap/>
        <w:adjustRightInd w:val="0"/>
        <w:jc w:val="left"/>
        <w:rPr>
          <w:rFonts w:ascii="Courier New" w:hAnsi="Courier New" w:cs="Courier New"/>
          <w:color w:val="000000"/>
          <w:kern w:val="0"/>
          <w:szCs w:val="20"/>
        </w:rPr>
      </w:pPr>
      <w:r>
        <w:rPr>
          <w:rFonts w:ascii="Courier New" w:hAnsi="Courier New" w:cs="Courier New"/>
          <w:color w:val="000000"/>
          <w:kern w:val="0"/>
          <w:szCs w:val="20"/>
          <w:highlight w:val="cyan"/>
        </w:rPr>
        <w:t>canvas.</w:t>
      </w:r>
      <w:r>
        <w:rPr>
          <w:rFonts w:ascii="Courier New" w:hAnsi="Courier New" w:cs="Courier New"/>
          <w:b/>
          <w:bCs/>
          <w:color w:val="008080"/>
          <w:kern w:val="0"/>
          <w:szCs w:val="20"/>
          <w:highlight w:val="red"/>
        </w:rPr>
        <w:t>translate</w:t>
      </w:r>
      <w:r>
        <w:rPr>
          <w:rFonts w:ascii="Courier New" w:hAnsi="Courier New" w:cs="Courier New"/>
          <w:color w:val="000000"/>
          <w:kern w:val="0"/>
          <w:szCs w:val="20"/>
          <w:highlight w:val="cyan"/>
        </w:rPr>
        <w:t>(0</w:t>
      </w:r>
    </w:p>
    <w:p w:rsidR="000950AB" w:rsidRDefault="000950AB" w:rsidP="00FB3F3E">
      <w:pPr>
        <w:wordWrap/>
        <w:adjustRightInd w:val="0"/>
        <w:jc w:val="left"/>
        <w:rPr>
          <w:rFonts w:ascii="Courier New" w:hAnsi="Courier New" w:cs="Courier New"/>
          <w:color w:val="000000"/>
          <w:kern w:val="0"/>
          <w:szCs w:val="20"/>
        </w:rPr>
      </w:pPr>
    </w:p>
    <w:p w:rsidR="000950AB" w:rsidRDefault="000950AB" w:rsidP="00FB3F3E">
      <w:pPr>
        <w:wordWrap/>
        <w:adjustRightInd w:val="0"/>
        <w:jc w:val="left"/>
        <w:rPr>
          <w:rFonts w:ascii="Courier New" w:hAnsi="Courier New" w:cs="Courier New"/>
          <w:color w:val="000000"/>
          <w:kern w:val="0"/>
          <w:szCs w:val="20"/>
        </w:rPr>
      </w:pPr>
      <w:r w:rsidRPr="000950AB">
        <w:rPr>
          <w:rFonts w:ascii="Courier New" w:hAnsi="Courier New" w:cs="Courier New" w:hint="eastAsia"/>
          <w:color w:val="000000"/>
          <w:kern w:val="0"/>
          <w:szCs w:val="20"/>
        </w:rPr>
        <w:t>센서</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package</w:t>
      </w:r>
      <w:r>
        <w:rPr>
          <w:rFonts w:ascii="Courier New" w:hAnsi="Courier New" w:cs="Courier New"/>
          <w:color w:val="000000"/>
          <w:kern w:val="0"/>
          <w:szCs w:val="20"/>
        </w:rPr>
        <w:t xml:space="preserve"> com.sensor;</w:t>
      </w:r>
    </w:p>
    <w:p w:rsidR="00211DAA" w:rsidRDefault="00211DAA" w:rsidP="00211DAA">
      <w:pPr>
        <w:wordWrap/>
        <w:adjustRightInd w:val="0"/>
        <w:jc w:val="left"/>
        <w:rPr>
          <w:rFonts w:ascii="Courier New" w:hAnsi="Courier New" w:cs="Courier New"/>
          <w:kern w:val="0"/>
          <w:szCs w:val="20"/>
        </w:rPr>
      </w:pP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android.app.Activity;</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android.hardware.SensorEvent;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android.hardware.SensorEventListener;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android.hardware.SensorManager;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android.os.Bundle;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android.util.Log;</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android.widget.TextView;</w:t>
      </w:r>
    </w:p>
    <w:p w:rsidR="00211DAA" w:rsidRDefault="00211DAA" w:rsidP="00211DAA">
      <w:pPr>
        <w:wordWrap/>
        <w:adjustRightInd w:val="0"/>
        <w:jc w:val="left"/>
        <w:rPr>
          <w:rFonts w:ascii="Courier New" w:hAnsi="Courier New" w:cs="Courier New"/>
          <w:kern w:val="0"/>
          <w:szCs w:val="20"/>
        </w:rPr>
      </w:pPr>
    </w:p>
    <w:p w:rsidR="00211DAA" w:rsidRDefault="00211DAA" w:rsidP="00211DAA">
      <w:pPr>
        <w:wordWrap/>
        <w:adjustRightInd w:val="0"/>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CustomSensor</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w:t>
      </w:r>
      <w:r>
        <w:rPr>
          <w:rFonts w:ascii="Courier New" w:hAnsi="Courier New" w:cs="Courier New"/>
          <w:b/>
          <w:bCs/>
          <w:color w:val="005032"/>
          <w:kern w:val="0"/>
          <w:szCs w:val="20"/>
        </w:rPr>
        <w:t>Activity</w:t>
      </w: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SensorManager</w:t>
      </w: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SensorEventListener </w:t>
      </w:r>
      <w:r>
        <w:rPr>
          <w:rFonts w:ascii="Courier New" w:hAnsi="Courier New" w:cs="Courier New"/>
          <w:color w:val="0000C0"/>
          <w:kern w:val="0"/>
          <w:szCs w:val="20"/>
        </w:rPr>
        <w:t>accL</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SensorEventListener </w:t>
      </w:r>
      <w:r>
        <w:rPr>
          <w:rFonts w:ascii="Courier New" w:hAnsi="Courier New" w:cs="Courier New"/>
          <w:color w:val="0000C0"/>
          <w:kern w:val="0"/>
          <w:szCs w:val="20"/>
        </w:rPr>
        <w:t>oriL</w:t>
      </w: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Sensor</w:t>
      </w:r>
      <w:r>
        <w:rPr>
          <w:rFonts w:ascii="Courier New" w:hAnsi="Courier New" w:cs="Courier New"/>
          <w:color w:val="000000"/>
          <w:kern w:val="0"/>
          <w:szCs w:val="20"/>
        </w:rPr>
        <w:t xml:space="preserve"> </w:t>
      </w:r>
      <w:r>
        <w:rPr>
          <w:rFonts w:ascii="Courier New" w:hAnsi="Courier New" w:cs="Courier New"/>
          <w:color w:val="0000C0"/>
          <w:kern w:val="0"/>
          <w:szCs w:val="20"/>
        </w:rPr>
        <w:t>oriSensor</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Sensor</w:t>
      </w:r>
      <w:r>
        <w:rPr>
          <w:rFonts w:ascii="Courier New" w:hAnsi="Courier New" w:cs="Courier New"/>
          <w:color w:val="000000"/>
          <w:kern w:val="0"/>
          <w:szCs w:val="20"/>
        </w:rPr>
        <w:t xml:space="preserve"> </w:t>
      </w:r>
      <w:r>
        <w:rPr>
          <w:rFonts w:ascii="Courier New" w:hAnsi="Courier New" w:cs="Courier New"/>
          <w:color w:val="0000C0"/>
          <w:kern w:val="0"/>
          <w:szCs w:val="20"/>
        </w:rPr>
        <w:t>accSensor</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ax</w:t>
      </w:r>
      <w:r>
        <w:rPr>
          <w:rFonts w:ascii="Courier New" w:hAnsi="Courier New" w:cs="Courier New"/>
          <w:color w:val="000000"/>
          <w:kern w:val="0"/>
          <w:szCs w:val="20"/>
        </w:rPr>
        <w:t xml:space="preserve">, </w:t>
      </w:r>
      <w:r>
        <w:rPr>
          <w:rFonts w:ascii="Courier New" w:hAnsi="Courier New" w:cs="Courier New"/>
          <w:color w:val="0000C0"/>
          <w:kern w:val="0"/>
          <w:szCs w:val="20"/>
        </w:rPr>
        <w:t>ay</w:t>
      </w:r>
      <w:r>
        <w:rPr>
          <w:rFonts w:ascii="Courier New" w:hAnsi="Courier New" w:cs="Courier New"/>
          <w:color w:val="000000"/>
          <w:kern w:val="0"/>
          <w:szCs w:val="20"/>
        </w:rPr>
        <w:t xml:space="preserve">, </w:t>
      </w:r>
      <w:r>
        <w:rPr>
          <w:rFonts w:ascii="Courier New" w:hAnsi="Courier New" w:cs="Courier New"/>
          <w:color w:val="0000C0"/>
          <w:kern w:val="0"/>
          <w:szCs w:val="20"/>
        </w:rPr>
        <w:t>az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TextView</w:t>
      </w:r>
      <w:r>
        <w:rPr>
          <w:rFonts w:ascii="Courier New" w:hAnsi="Courier New" w:cs="Courier New"/>
          <w:color w:val="000000"/>
          <w:kern w:val="0"/>
          <w:szCs w:val="20"/>
        </w:rPr>
        <w:t xml:space="preserve"> </w:t>
      </w:r>
      <w:r>
        <w:rPr>
          <w:rFonts w:ascii="Courier New" w:hAnsi="Courier New" w:cs="Courier New"/>
          <w:color w:val="0000C0"/>
          <w:kern w:val="0"/>
          <w:szCs w:val="20"/>
        </w:rPr>
        <w:t>ox</w:t>
      </w:r>
      <w:r>
        <w:rPr>
          <w:rFonts w:ascii="Courier New" w:hAnsi="Courier New" w:cs="Courier New"/>
          <w:color w:val="000000"/>
          <w:kern w:val="0"/>
          <w:szCs w:val="20"/>
        </w:rPr>
        <w:t xml:space="preserve">, </w:t>
      </w:r>
      <w:r>
        <w:rPr>
          <w:rFonts w:ascii="Courier New" w:hAnsi="Courier New" w:cs="Courier New"/>
          <w:color w:val="0000C0"/>
          <w:kern w:val="0"/>
          <w:szCs w:val="20"/>
        </w:rPr>
        <w:t>oy</w:t>
      </w:r>
      <w:r>
        <w:rPr>
          <w:rFonts w:ascii="Courier New" w:hAnsi="Courier New" w:cs="Courier New"/>
          <w:color w:val="000000"/>
          <w:kern w:val="0"/>
          <w:szCs w:val="20"/>
        </w:rPr>
        <w:t xml:space="preserve">, </w:t>
      </w:r>
      <w:r>
        <w:rPr>
          <w:rFonts w:ascii="Courier New" w:hAnsi="Courier New" w:cs="Courier New"/>
          <w:color w:val="0000C0"/>
          <w:kern w:val="0"/>
          <w:szCs w:val="20"/>
        </w:rPr>
        <w:t>oz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onCreate</w:t>
      </w:r>
      <w:r>
        <w:rPr>
          <w:rFonts w:ascii="Courier New" w:hAnsi="Courier New" w:cs="Courier New"/>
          <w:color w:val="000000"/>
          <w:kern w:val="0"/>
          <w:szCs w:val="20"/>
        </w:rPr>
        <w:t>(</w:t>
      </w:r>
      <w:r>
        <w:rPr>
          <w:rFonts w:ascii="Courier New" w:hAnsi="Courier New" w:cs="Courier New"/>
          <w:b/>
          <w:bCs/>
          <w:color w:val="005032"/>
          <w:kern w:val="0"/>
          <w:szCs w:val="20"/>
        </w:rPr>
        <w:t>Bundle</w:t>
      </w:r>
      <w:r>
        <w:rPr>
          <w:rFonts w:ascii="Courier New" w:hAnsi="Courier New" w:cs="Courier New"/>
          <w:color w:val="000000"/>
          <w:kern w:val="0"/>
          <w:szCs w:val="20"/>
        </w:rPr>
        <w:t xml:space="preserve"> savedInstanceState)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onCreate</w:t>
      </w:r>
      <w:r>
        <w:rPr>
          <w:rFonts w:ascii="Courier New" w:hAnsi="Courier New" w:cs="Courier New"/>
          <w:color w:val="000000"/>
          <w:kern w:val="0"/>
          <w:szCs w:val="20"/>
        </w:rPr>
        <w:t>(savedInstanceState);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8080"/>
          <w:kern w:val="0"/>
          <w:szCs w:val="20"/>
        </w:rPr>
        <w:t>setContentView</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layout</w:t>
      </w:r>
      <w:r>
        <w:rPr>
          <w:rFonts w:ascii="Courier New" w:hAnsi="Courier New" w:cs="Courier New"/>
          <w:color w:val="000000"/>
          <w:kern w:val="0"/>
          <w:szCs w:val="20"/>
        </w:rPr>
        <w:t>.</w:t>
      </w:r>
      <w:r>
        <w:rPr>
          <w:rFonts w:ascii="Courier New" w:hAnsi="Courier New" w:cs="Courier New"/>
          <w:i/>
          <w:iCs/>
          <w:color w:val="0000C0"/>
          <w:kern w:val="0"/>
          <w:szCs w:val="20"/>
        </w:rPr>
        <w:t>main</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 xml:space="preserve"> = (</w:t>
      </w:r>
      <w:r>
        <w:rPr>
          <w:rFonts w:ascii="Courier New" w:hAnsi="Courier New" w:cs="Courier New"/>
          <w:b/>
          <w:bCs/>
          <w:color w:val="005032"/>
          <w:kern w:val="0"/>
          <w:szCs w:val="20"/>
        </w:rPr>
        <w:t>SensorManager</w:t>
      </w:r>
      <w:r>
        <w:rPr>
          <w:rFonts w:ascii="Courier New" w:hAnsi="Courier New" w:cs="Courier New"/>
          <w:color w:val="000000"/>
          <w:kern w:val="0"/>
          <w:szCs w:val="20"/>
        </w:rPr>
        <w:t>)</w:t>
      </w:r>
      <w:r>
        <w:rPr>
          <w:rFonts w:ascii="Courier New" w:hAnsi="Courier New" w:cs="Courier New"/>
          <w:b/>
          <w:bCs/>
          <w:color w:val="008080"/>
          <w:kern w:val="0"/>
          <w:szCs w:val="20"/>
        </w:rPr>
        <w:t>getSystemService</w:t>
      </w:r>
      <w:r>
        <w:rPr>
          <w:rFonts w:ascii="Courier New" w:hAnsi="Courier New" w:cs="Courier New"/>
          <w:color w:val="000000"/>
          <w:kern w:val="0"/>
          <w:szCs w:val="20"/>
        </w:rPr>
        <w:t>(</w:t>
      </w:r>
      <w:r>
        <w:rPr>
          <w:rFonts w:ascii="Courier New" w:hAnsi="Courier New" w:cs="Courier New"/>
          <w:i/>
          <w:iCs/>
          <w:color w:val="0000C0"/>
          <w:kern w:val="0"/>
          <w:szCs w:val="20"/>
        </w:rPr>
        <w:t>SENSOR_SERVICE</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SensorManager </w:t>
      </w:r>
      <w:r>
        <w:rPr>
          <w:rFonts w:ascii="Courier New" w:hAnsi="Courier New" w:cs="Courier New"/>
          <w:color w:val="3F7F5F"/>
          <w:kern w:val="0"/>
          <w:szCs w:val="20"/>
        </w:rPr>
        <w:t>인스턴스를</w:t>
      </w:r>
      <w:r>
        <w:rPr>
          <w:rFonts w:ascii="Courier New" w:hAnsi="Courier New" w:cs="Courier New"/>
          <w:color w:val="3F7F5F"/>
          <w:kern w:val="0"/>
          <w:szCs w:val="20"/>
        </w:rPr>
        <w:t xml:space="preserve"> </w:t>
      </w:r>
      <w:r>
        <w:rPr>
          <w:rFonts w:ascii="Courier New" w:hAnsi="Courier New" w:cs="Courier New"/>
          <w:color w:val="3F7F5F"/>
          <w:kern w:val="0"/>
          <w:szCs w:val="20"/>
        </w:rPr>
        <w:t>가져옴</w:t>
      </w:r>
      <w:r>
        <w:rPr>
          <w:rFonts w:ascii="Courier New" w:hAnsi="Courier New" w:cs="Courier New"/>
          <w:color w:val="3F7F5F"/>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oriSensor</w:t>
      </w:r>
      <w:r>
        <w:rPr>
          <w:rFonts w:ascii="Courier New" w:hAnsi="Courier New" w:cs="Courier New"/>
          <w:color w:val="000000"/>
          <w:kern w:val="0"/>
          <w:szCs w:val="20"/>
        </w:rPr>
        <w:t xml:space="preserve"> =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getDefaultSensor</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w:t>
      </w:r>
      <w:r>
        <w:rPr>
          <w:rFonts w:ascii="Courier New" w:hAnsi="Courier New" w:cs="Courier New"/>
          <w:i/>
          <w:iCs/>
          <w:color w:val="0000C0"/>
          <w:kern w:val="0"/>
          <w:szCs w:val="20"/>
        </w:rPr>
        <w:t>TYPE_ORIENTATION</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accSensor</w:t>
      </w:r>
      <w:r>
        <w:rPr>
          <w:rFonts w:ascii="Courier New" w:hAnsi="Courier New" w:cs="Courier New"/>
          <w:color w:val="000000"/>
          <w:kern w:val="0"/>
          <w:szCs w:val="20"/>
        </w:rPr>
        <w:t xml:space="preserve"> =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getDefaultSensor</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w:t>
      </w:r>
      <w:r>
        <w:rPr>
          <w:rFonts w:ascii="Courier New" w:hAnsi="Courier New" w:cs="Courier New"/>
          <w:i/>
          <w:iCs/>
          <w:color w:val="0000C0"/>
          <w:kern w:val="0"/>
          <w:szCs w:val="20"/>
        </w:rPr>
        <w:t>TYPE_ACCELEROMETER</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oriL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oriListener</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인스턴스</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accL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008080"/>
          <w:kern w:val="0"/>
          <w:szCs w:val="20"/>
        </w:rPr>
        <w:t>accListener</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인스턴스</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ax</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acc_x</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ay</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acc_y</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az</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acc_z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ox</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ori_x</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oy</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ori_y</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oz</w:t>
      </w:r>
      <w:r>
        <w:rPr>
          <w:rFonts w:ascii="Courier New" w:hAnsi="Courier New" w:cs="Courier New"/>
          <w:color w:val="000000"/>
          <w:kern w:val="0"/>
          <w:szCs w:val="20"/>
        </w:rPr>
        <w:t xml:space="preserve"> = (</w:t>
      </w:r>
      <w:r>
        <w:rPr>
          <w:rFonts w:ascii="Courier New" w:hAnsi="Courier New" w:cs="Courier New"/>
          <w:b/>
          <w:bCs/>
          <w:color w:val="005032"/>
          <w:kern w:val="0"/>
          <w:szCs w:val="20"/>
        </w:rPr>
        <w:t>TextView</w:t>
      </w:r>
      <w:r>
        <w:rPr>
          <w:rFonts w:ascii="Courier New" w:hAnsi="Courier New" w:cs="Courier New"/>
          <w:color w:val="000000"/>
          <w:kern w:val="0"/>
          <w:szCs w:val="20"/>
        </w:rPr>
        <w:t>)</w:t>
      </w:r>
      <w:r>
        <w:rPr>
          <w:rFonts w:ascii="Courier New" w:hAnsi="Courier New" w:cs="Courier New"/>
          <w:b/>
          <w:bCs/>
          <w:color w:val="008080"/>
          <w:kern w:val="0"/>
          <w:szCs w:val="20"/>
        </w:rPr>
        <w:t>findViewById</w:t>
      </w:r>
      <w:r>
        <w:rPr>
          <w:rFonts w:ascii="Courier New" w:hAnsi="Courier New" w:cs="Courier New"/>
          <w:color w:val="000000"/>
          <w:kern w:val="0"/>
          <w:szCs w:val="20"/>
        </w:rPr>
        <w:t>(</w:t>
      </w:r>
      <w:r>
        <w:rPr>
          <w:rFonts w:ascii="Courier New" w:hAnsi="Courier New" w:cs="Courier New"/>
          <w:b/>
          <w:bCs/>
          <w:color w:val="005032"/>
          <w:kern w:val="0"/>
          <w:szCs w:val="20"/>
        </w:rPr>
        <w:t>R</w:t>
      </w:r>
      <w:r>
        <w:rPr>
          <w:rFonts w:ascii="Courier New" w:hAnsi="Courier New" w:cs="Courier New"/>
          <w:color w:val="000000"/>
          <w:kern w:val="0"/>
          <w:szCs w:val="20"/>
        </w:rPr>
        <w:t>.</w:t>
      </w:r>
      <w:r>
        <w:rPr>
          <w:rFonts w:ascii="Courier New" w:hAnsi="Courier New" w:cs="Courier New"/>
          <w:b/>
          <w:bCs/>
          <w:color w:val="005032"/>
          <w:kern w:val="0"/>
          <w:szCs w:val="20"/>
        </w:rPr>
        <w:t>id</w:t>
      </w:r>
      <w:r>
        <w:rPr>
          <w:rFonts w:ascii="Courier New" w:hAnsi="Courier New" w:cs="Courier New"/>
          <w:color w:val="000000"/>
          <w:kern w:val="0"/>
          <w:szCs w:val="20"/>
        </w:rPr>
        <w:t>.</w:t>
      </w:r>
      <w:r>
        <w:rPr>
          <w:rFonts w:ascii="Courier New" w:hAnsi="Courier New" w:cs="Courier New"/>
          <w:i/>
          <w:iCs/>
          <w:color w:val="0000C0"/>
          <w:kern w:val="0"/>
          <w:szCs w:val="20"/>
        </w:rPr>
        <w:t>ori_z</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646464"/>
          <w:kern w:val="0"/>
          <w:szCs w:val="20"/>
        </w:rPr>
        <w:t>@Override</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onResume</w:t>
      </w:r>
      <w:r>
        <w:rPr>
          <w:rFonts w:ascii="Courier New" w:hAnsi="Courier New" w:cs="Courier New"/>
          <w:color w:val="000000"/>
          <w:kern w:val="0"/>
          <w:szCs w:val="20"/>
        </w:rPr>
        <w:t>()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onResume</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registerListener</w:t>
      </w:r>
      <w:r>
        <w:rPr>
          <w:rFonts w:ascii="Courier New" w:hAnsi="Courier New" w:cs="Courier New"/>
          <w:color w:val="000000"/>
          <w:kern w:val="0"/>
          <w:szCs w:val="20"/>
        </w:rPr>
        <w:t>(</w:t>
      </w:r>
      <w:r>
        <w:rPr>
          <w:rFonts w:ascii="Courier New" w:hAnsi="Courier New" w:cs="Courier New"/>
          <w:color w:val="0000C0"/>
          <w:kern w:val="0"/>
          <w:szCs w:val="20"/>
        </w:rPr>
        <w:t>accL</w:t>
      </w:r>
      <w:r>
        <w:rPr>
          <w:rFonts w:ascii="Courier New" w:hAnsi="Courier New" w:cs="Courier New"/>
          <w:color w:val="000000"/>
          <w:kern w:val="0"/>
          <w:szCs w:val="20"/>
        </w:rPr>
        <w:t xml:space="preserve">, </w:t>
      </w:r>
      <w:r>
        <w:rPr>
          <w:rFonts w:ascii="Courier New" w:hAnsi="Courier New" w:cs="Courier New"/>
          <w:color w:val="0000C0"/>
          <w:kern w:val="0"/>
          <w:szCs w:val="20"/>
        </w:rPr>
        <w:t>accSensor</w:t>
      </w:r>
      <w:r>
        <w:rPr>
          <w:rFonts w:ascii="Courier New" w:hAnsi="Courier New" w:cs="Courier New"/>
          <w:color w:val="000000"/>
          <w:kern w:val="0"/>
          <w:szCs w:val="20"/>
        </w:rPr>
        <w:t xml:space="preserve">, </w:t>
      </w:r>
      <w:r>
        <w:rPr>
          <w:rFonts w:ascii="Courier New" w:hAnsi="Courier New" w:cs="Courier New"/>
          <w:b/>
          <w:bCs/>
          <w:color w:val="005032"/>
          <w:kern w:val="0"/>
          <w:szCs w:val="20"/>
        </w:rPr>
        <w:t>SensorManager</w:t>
      </w:r>
      <w:r>
        <w:rPr>
          <w:rFonts w:ascii="Courier New" w:hAnsi="Courier New" w:cs="Courier New"/>
          <w:color w:val="000000"/>
          <w:kern w:val="0"/>
          <w:szCs w:val="20"/>
        </w:rPr>
        <w:t>.</w:t>
      </w:r>
      <w:r>
        <w:rPr>
          <w:rFonts w:ascii="Courier New" w:hAnsi="Courier New" w:cs="Courier New"/>
          <w:i/>
          <w:iCs/>
          <w:color w:val="0000C0"/>
          <w:kern w:val="0"/>
          <w:szCs w:val="20"/>
        </w:rPr>
        <w:t>SENSOR_DELAY_NORMAL</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오브젝트를</w:t>
      </w:r>
      <w:r>
        <w:rPr>
          <w:rFonts w:ascii="Courier New" w:hAnsi="Courier New" w:cs="Courier New"/>
          <w:color w:val="3F7F5F"/>
          <w:kern w:val="0"/>
          <w:szCs w:val="20"/>
        </w:rPr>
        <w:t xml:space="preserve"> </w:t>
      </w:r>
      <w:r>
        <w:rPr>
          <w:rFonts w:ascii="Courier New" w:hAnsi="Courier New" w:cs="Courier New"/>
          <w:color w:val="3F7F5F"/>
          <w:kern w:val="0"/>
          <w:szCs w:val="20"/>
        </w:rPr>
        <w:t>등록</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registerListener</w:t>
      </w:r>
      <w:r>
        <w:rPr>
          <w:rFonts w:ascii="Courier New" w:hAnsi="Courier New" w:cs="Courier New"/>
          <w:color w:val="000000"/>
          <w:kern w:val="0"/>
          <w:szCs w:val="20"/>
        </w:rPr>
        <w:t>(</w:t>
      </w:r>
      <w:r>
        <w:rPr>
          <w:rFonts w:ascii="Courier New" w:hAnsi="Courier New" w:cs="Courier New"/>
          <w:color w:val="0000C0"/>
          <w:kern w:val="0"/>
          <w:szCs w:val="20"/>
        </w:rPr>
        <w:t>oriL</w:t>
      </w:r>
      <w:r>
        <w:rPr>
          <w:rFonts w:ascii="Courier New" w:hAnsi="Courier New" w:cs="Courier New"/>
          <w:color w:val="000000"/>
          <w:kern w:val="0"/>
          <w:szCs w:val="20"/>
        </w:rPr>
        <w:t xml:space="preserve">, </w:t>
      </w:r>
      <w:r>
        <w:rPr>
          <w:rFonts w:ascii="Courier New" w:hAnsi="Courier New" w:cs="Courier New"/>
          <w:color w:val="0000C0"/>
          <w:kern w:val="0"/>
          <w:szCs w:val="20"/>
        </w:rPr>
        <w:t>oriSensor</w:t>
      </w:r>
      <w:r>
        <w:rPr>
          <w:rFonts w:ascii="Courier New" w:hAnsi="Courier New" w:cs="Courier New"/>
          <w:color w:val="000000"/>
          <w:kern w:val="0"/>
          <w:szCs w:val="20"/>
        </w:rPr>
        <w:t xml:space="preserve">, </w:t>
      </w:r>
      <w:r>
        <w:rPr>
          <w:rFonts w:ascii="Courier New" w:hAnsi="Courier New" w:cs="Courier New"/>
          <w:b/>
          <w:bCs/>
          <w:color w:val="005032"/>
          <w:kern w:val="0"/>
          <w:szCs w:val="20"/>
        </w:rPr>
        <w:t>SensorManager</w:t>
      </w:r>
      <w:r>
        <w:rPr>
          <w:rFonts w:ascii="Courier New" w:hAnsi="Courier New" w:cs="Courier New"/>
          <w:color w:val="000000"/>
          <w:kern w:val="0"/>
          <w:szCs w:val="20"/>
        </w:rPr>
        <w:t>.</w:t>
      </w:r>
      <w:r>
        <w:rPr>
          <w:rFonts w:ascii="Courier New" w:hAnsi="Courier New" w:cs="Courier New"/>
          <w:i/>
          <w:iCs/>
          <w:color w:val="0000C0"/>
          <w:kern w:val="0"/>
          <w:szCs w:val="20"/>
        </w:rPr>
        <w:t>SENSOR_DELAY_NORMAL</w:t>
      </w:r>
      <w:r>
        <w:rPr>
          <w:rFonts w:ascii="Courier New" w:hAnsi="Courier New" w:cs="Courier New"/>
          <w:color w:val="000000"/>
          <w:kern w:val="0"/>
          <w:szCs w:val="20"/>
        </w:rPr>
        <w:t xml:space="preserve">);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리스너</w:t>
      </w:r>
      <w:r>
        <w:rPr>
          <w:rFonts w:ascii="Courier New" w:hAnsi="Courier New" w:cs="Courier New"/>
          <w:color w:val="3F7F5F"/>
          <w:kern w:val="0"/>
          <w:szCs w:val="20"/>
        </w:rPr>
        <w:t xml:space="preserve"> </w:t>
      </w:r>
      <w:r>
        <w:rPr>
          <w:rFonts w:ascii="Courier New" w:hAnsi="Courier New" w:cs="Courier New"/>
          <w:color w:val="3F7F5F"/>
          <w:kern w:val="0"/>
          <w:szCs w:val="20"/>
        </w:rPr>
        <w:t>오브젝트를</w:t>
      </w:r>
      <w:r>
        <w:rPr>
          <w:rFonts w:ascii="Courier New" w:hAnsi="Courier New" w:cs="Courier New"/>
          <w:color w:val="3F7F5F"/>
          <w:kern w:val="0"/>
          <w:szCs w:val="20"/>
        </w:rPr>
        <w:t xml:space="preserve"> </w:t>
      </w:r>
      <w:r>
        <w:rPr>
          <w:rFonts w:ascii="Courier New" w:hAnsi="Courier New" w:cs="Courier New"/>
          <w:color w:val="3F7F5F"/>
          <w:kern w:val="0"/>
          <w:szCs w:val="20"/>
        </w:rPr>
        <w:t>등록</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lastRenderedPageBreak/>
        <w:t xml:space="preserve">    </w:t>
      </w:r>
      <w:r>
        <w:rPr>
          <w:rFonts w:ascii="Courier New" w:hAnsi="Courier New" w:cs="Courier New"/>
          <w:color w:val="646464"/>
          <w:kern w:val="0"/>
          <w:szCs w:val="20"/>
        </w:rPr>
        <w:t>@Override</w:t>
      </w: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onPause</w:t>
      </w:r>
      <w:r>
        <w:rPr>
          <w:rFonts w:ascii="Courier New" w:hAnsi="Courier New" w:cs="Courier New"/>
          <w:color w:val="000000"/>
          <w:kern w:val="0"/>
          <w:szCs w:val="20"/>
        </w:rPr>
        <w:t>()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super</w:t>
      </w:r>
      <w:r>
        <w:rPr>
          <w:rFonts w:ascii="Courier New" w:hAnsi="Courier New" w:cs="Courier New"/>
          <w:color w:val="000000"/>
          <w:kern w:val="0"/>
          <w:szCs w:val="20"/>
        </w:rPr>
        <w:t>.</w:t>
      </w:r>
      <w:r>
        <w:rPr>
          <w:rFonts w:ascii="Courier New" w:hAnsi="Courier New" w:cs="Courier New"/>
          <w:b/>
          <w:bCs/>
          <w:color w:val="008080"/>
          <w:kern w:val="0"/>
          <w:szCs w:val="20"/>
        </w:rPr>
        <w:t>onPause</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unregisterListener</w:t>
      </w:r>
      <w:r>
        <w:rPr>
          <w:rFonts w:ascii="Courier New" w:hAnsi="Courier New" w:cs="Courier New"/>
          <w:color w:val="000000"/>
          <w:kern w:val="0"/>
          <w:szCs w:val="20"/>
        </w:rPr>
        <w:t>(</w:t>
      </w:r>
      <w:r>
        <w:rPr>
          <w:rFonts w:ascii="Courier New" w:hAnsi="Courier New" w:cs="Courier New"/>
          <w:color w:val="0000C0"/>
          <w:kern w:val="0"/>
          <w:szCs w:val="20"/>
        </w:rPr>
        <w:t>oriL</w:t>
      </w:r>
      <w:r>
        <w:rPr>
          <w:rFonts w:ascii="Courier New" w:hAnsi="Courier New" w:cs="Courier New"/>
          <w:color w:val="000000"/>
          <w:kern w:val="0"/>
          <w:szCs w:val="20"/>
        </w:rPr>
        <w:t xml:space="preserve">);    </w:t>
      </w:r>
      <w:r>
        <w:rPr>
          <w:rFonts w:ascii="Courier New" w:hAnsi="Courier New" w:cs="Courier New"/>
          <w:color w:val="3F7F5F"/>
          <w:kern w:val="0"/>
          <w:szCs w:val="20"/>
        </w:rPr>
        <w:t>// unregister acceleration listener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sm</w:t>
      </w:r>
      <w:r>
        <w:rPr>
          <w:rFonts w:ascii="Courier New" w:hAnsi="Courier New" w:cs="Courier New"/>
          <w:color w:val="000000"/>
          <w:kern w:val="0"/>
          <w:szCs w:val="20"/>
        </w:rPr>
        <w:t>.</w:t>
      </w:r>
      <w:r>
        <w:rPr>
          <w:rFonts w:ascii="Courier New" w:hAnsi="Courier New" w:cs="Courier New"/>
          <w:b/>
          <w:bCs/>
          <w:color w:val="008080"/>
          <w:kern w:val="0"/>
          <w:szCs w:val="20"/>
        </w:rPr>
        <w:t>unregisterListener</w:t>
      </w:r>
      <w:r>
        <w:rPr>
          <w:rFonts w:ascii="Courier New" w:hAnsi="Courier New" w:cs="Courier New"/>
          <w:color w:val="000000"/>
          <w:kern w:val="0"/>
          <w:szCs w:val="20"/>
        </w:rPr>
        <w:t>(</w:t>
      </w:r>
      <w:r>
        <w:rPr>
          <w:rFonts w:ascii="Courier New" w:hAnsi="Courier New" w:cs="Courier New"/>
          <w:color w:val="0000C0"/>
          <w:kern w:val="0"/>
          <w:szCs w:val="20"/>
        </w:rPr>
        <w:t>accL</w:t>
      </w:r>
      <w:r>
        <w:rPr>
          <w:rFonts w:ascii="Courier New" w:hAnsi="Courier New" w:cs="Courier New"/>
          <w:color w:val="000000"/>
          <w:kern w:val="0"/>
          <w:szCs w:val="20"/>
        </w:rPr>
        <w:t xml:space="preserve">);    </w:t>
      </w:r>
      <w:r>
        <w:rPr>
          <w:rFonts w:ascii="Courier New" w:hAnsi="Courier New" w:cs="Courier New"/>
          <w:color w:val="3F7F5F"/>
          <w:kern w:val="0"/>
          <w:szCs w:val="20"/>
        </w:rPr>
        <w:t>// unregister orientation listener</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accListener</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SensorEventListener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onSensorChanged</w:t>
      </w:r>
      <w:r>
        <w:rPr>
          <w:rFonts w:ascii="Courier New" w:hAnsi="Courier New" w:cs="Courier New"/>
          <w:color w:val="000000"/>
          <w:kern w:val="0"/>
          <w:szCs w:val="20"/>
        </w:rPr>
        <w:t>(</w:t>
      </w:r>
      <w:r>
        <w:rPr>
          <w:rFonts w:ascii="Courier New" w:hAnsi="Courier New" w:cs="Courier New"/>
          <w:b/>
          <w:bCs/>
          <w:color w:val="005032"/>
          <w:kern w:val="0"/>
          <w:szCs w:val="20"/>
        </w:rPr>
        <w:t>SensorEvent</w:t>
      </w:r>
      <w:r>
        <w:rPr>
          <w:rFonts w:ascii="Courier New" w:hAnsi="Courier New" w:cs="Courier New"/>
          <w:color w:val="000000"/>
          <w:kern w:val="0"/>
          <w:szCs w:val="20"/>
        </w:rPr>
        <w:t xml:space="preserve"> event) {  </w:t>
      </w:r>
      <w:r>
        <w:rPr>
          <w:rFonts w:ascii="Courier New" w:hAnsi="Courier New" w:cs="Courier New"/>
          <w:color w:val="3F7F5F"/>
          <w:kern w:val="0"/>
          <w:szCs w:val="20"/>
        </w:rPr>
        <w:t xml:space="preserve">// </w:t>
      </w:r>
      <w:r>
        <w:rPr>
          <w:rFonts w:ascii="Courier New" w:hAnsi="Courier New" w:cs="Courier New"/>
          <w:color w:val="3F7F5F"/>
          <w:kern w:val="0"/>
          <w:szCs w:val="20"/>
        </w:rPr>
        <w:t>가속도</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값이</w:t>
      </w:r>
      <w:r>
        <w:rPr>
          <w:rFonts w:ascii="Courier New" w:hAnsi="Courier New" w:cs="Courier New"/>
          <w:color w:val="3F7F5F"/>
          <w:kern w:val="0"/>
          <w:szCs w:val="20"/>
        </w:rPr>
        <w:t xml:space="preserve"> </w:t>
      </w:r>
      <w:r>
        <w:rPr>
          <w:rFonts w:ascii="Courier New" w:hAnsi="Courier New" w:cs="Courier New"/>
          <w:color w:val="3F7F5F"/>
          <w:kern w:val="0"/>
          <w:szCs w:val="20"/>
        </w:rPr>
        <w:t>바뀔때마다</w:t>
      </w:r>
      <w:r>
        <w:rPr>
          <w:rFonts w:ascii="Courier New" w:hAnsi="Courier New" w:cs="Courier New"/>
          <w:color w:val="3F7F5F"/>
          <w:kern w:val="0"/>
          <w:szCs w:val="20"/>
        </w:rPr>
        <w:t xml:space="preserve"> </w:t>
      </w:r>
      <w:r>
        <w:rPr>
          <w:rFonts w:ascii="Courier New" w:hAnsi="Courier New" w:cs="Courier New"/>
          <w:color w:val="3F7F5F"/>
          <w:kern w:val="0"/>
          <w:szCs w:val="20"/>
        </w:rPr>
        <w:t>호출됨</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ax</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ay</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az</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"Acceleration changed."</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  Acceleration X: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Acceleration Y: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Acceleration Z: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onAccuracyChanged</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 xml:space="preserve"> sensor, </w:t>
      </w:r>
      <w:r>
        <w:rPr>
          <w:rFonts w:ascii="Courier New" w:hAnsi="Courier New" w:cs="Courier New"/>
          <w:b/>
          <w:bCs/>
          <w:color w:val="7F0055"/>
          <w:kern w:val="0"/>
          <w:szCs w:val="20"/>
        </w:rPr>
        <w:t>int</w:t>
      </w:r>
      <w:r>
        <w:rPr>
          <w:rFonts w:ascii="Courier New" w:hAnsi="Courier New" w:cs="Courier New"/>
          <w:color w:val="000000"/>
          <w:kern w:val="0"/>
          <w:szCs w:val="20"/>
        </w:rPr>
        <w:t xml:space="preserve"> accuracy) {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private</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b/>
          <w:bCs/>
          <w:color w:val="005032"/>
          <w:kern w:val="0"/>
          <w:szCs w:val="20"/>
        </w:rPr>
        <w:t>oriListener</w:t>
      </w:r>
      <w:r>
        <w:rPr>
          <w:rFonts w:ascii="Courier New" w:hAnsi="Courier New" w:cs="Courier New"/>
          <w:color w:val="000000"/>
          <w:kern w:val="0"/>
          <w:szCs w:val="20"/>
        </w:rPr>
        <w:t xml:space="preserv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SensorEventListener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onSensorChanged</w:t>
      </w:r>
      <w:r>
        <w:rPr>
          <w:rFonts w:ascii="Courier New" w:hAnsi="Courier New" w:cs="Courier New"/>
          <w:color w:val="000000"/>
          <w:kern w:val="0"/>
          <w:szCs w:val="20"/>
        </w:rPr>
        <w:t>(</w:t>
      </w:r>
      <w:r>
        <w:rPr>
          <w:rFonts w:ascii="Courier New" w:hAnsi="Courier New" w:cs="Courier New"/>
          <w:b/>
          <w:bCs/>
          <w:color w:val="005032"/>
          <w:kern w:val="0"/>
          <w:szCs w:val="20"/>
        </w:rPr>
        <w:t>SensorEvent</w:t>
      </w:r>
      <w:r>
        <w:rPr>
          <w:rFonts w:ascii="Courier New" w:hAnsi="Courier New" w:cs="Courier New"/>
          <w:color w:val="000000"/>
          <w:kern w:val="0"/>
          <w:szCs w:val="20"/>
        </w:rPr>
        <w:t xml:space="preserve"> event) {  </w:t>
      </w:r>
      <w:r>
        <w:rPr>
          <w:rFonts w:ascii="Courier New" w:hAnsi="Courier New" w:cs="Courier New"/>
          <w:color w:val="3F7F5F"/>
          <w:kern w:val="0"/>
          <w:szCs w:val="20"/>
        </w:rPr>
        <w:t xml:space="preserve">// </w:t>
      </w:r>
      <w:r>
        <w:rPr>
          <w:rFonts w:ascii="Courier New" w:hAnsi="Courier New" w:cs="Courier New"/>
          <w:color w:val="3F7F5F"/>
          <w:kern w:val="0"/>
          <w:szCs w:val="20"/>
        </w:rPr>
        <w:t>방향</w:t>
      </w:r>
      <w:r>
        <w:rPr>
          <w:rFonts w:ascii="Courier New" w:hAnsi="Courier New" w:cs="Courier New"/>
          <w:color w:val="3F7F5F"/>
          <w:kern w:val="0"/>
          <w:szCs w:val="20"/>
        </w:rPr>
        <w:t xml:space="preserve"> </w:t>
      </w:r>
      <w:r>
        <w:rPr>
          <w:rFonts w:ascii="Courier New" w:hAnsi="Courier New" w:cs="Courier New"/>
          <w:color w:val="3F7F5F"/>
          <w:kern w:val="0"/>
          <w:szCs w:val="20"/>
        </w:rPr>
        <w:t>센서</w:t>
      </w:r>
      <w:r>
        <w:rPr>
          <w:rFonts w:ascii="Courier New" w:hAnsi="Courier New" w:cs="Courier New"/>
          <w:color w:val="3F7F5F"/>
          <w:kern w:val="0"/>
          <w:szCs w:val="20"/>
        </w:rPr>
        <w:t xml:space="preserve"> </w:t>
      </w:r>
      <w:r>
        <w:rPr>
          <w:rFonts w:ascii="Courier New" w:hAnsi="Courier New" w:cs="Courier New"/>
          <w:color w:val="3F7F5F"/>
          <w:kern w:val="0"/>
          <w:szCs w:val="20"/>
        </w:rPr>
        <w:t>값이</w:t>
      </w:r>
      <w:r>
        <w:rPr>
          <w:rFonts w:ascii="Courier New" w:hAnsi="Courier New" w:cs="Courier New"/>
          <w:color w:val="3F7F5F"/>
          <w:kern w:val="0"/>
          <w:szCs w:val="20"/>
        </w:rPr>
        <w:t xml:space="preserve"> </w:t>
      </w:r>
      <w:r>
        <w:rPr>
          <w:rFonts w:ascii="Courier New" w:hAnsi="Courier New" w:cs="Courier New"/>
          <w:color w:val="3F7F5F"/>
          <w:kern w:val="0"/>
          <w:szCs w:val="20"/>
        </w:rPr>
        <w:t>바뀔때마다</w:t>
      </w:r>
      <w:r>
        <w:rPr>
          <w:rFonts w:ascii="Courier New" w:hAnsi="Courier New" w:cs="Courier New"/>
          <w:color w:val="3F7F5F"/>
          <w:kern w:val="0"/>
          <w:szCs w:val="20"/>
        </w:rPr>
        <w:t xml:space="preserve"> </w:t>
      </w:r>
      <w:r>
        <w:rPr>
          <w:rFonts w:ascii="Courier New" w:hAnsi="Courier New" w:cs="Courier New"/>
          <w:color w:val="3F7F5F"/>
          <w:kern w:val="0"/>
          <w:szCs w:val="20"/>
        </w:rPr>
        <w:t>호출됨</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ox</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oy</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oz</w:t>
      </w:r>
      <w:r>
        <w:rPr>
          <w:rFonts w:ascii="Courier New" w:hAnsi="Courier New" w:cs="Courier New"/>
          <w:color w:val="000000"/>
          <w:kern w:val="0"/>
          <w:szCs w:val="20"/>
        </w:rPr>
        <w:t>.</w:t>
      </w:r>
      <w:r>
        <w:rPr>
          <w:rFonts w:ascii="Courier New" w:hAnsi="Courier New" w:cs="Courier New"/>
          <w:b/>
          <w:bCs/>
          <w:color w:val="008080"/>
          <w:kern w:val="0"/>
          <w:szCs w:val="20"/>
        </w:rPr>
        <w:t>setText</w:t>
      </w:r>
      <w:r>
        <w:rPr>
          <w:rFonts w:ascii="Courier New" w:hAnsi="Courier New" w:cs="Courier New"/>
          <w:color w:val="000000"/>
          <w:kern w:val="0"/>
          <w:szCs w:val="20"/>
        </w:rPr>
        <w:t>(</w:t>
      </w:r>
      <w:r>
        <w:rPr>
          <w:rFonts w:ascii="Courier New" w:hAnsi="Courier New" w:cs="Courier New"/>
          <w:b/>
          <w:bCs/>
          <w:color w:val="005032"/>
          <w:kern w:val="0"/>
          <w:szCs w:val="20"/>
        </w:rPr>
        <w:t>Float</w:t>
      </w:r>
      <w:r>
        <w:rPr>
          <w:rFonts w:ascii="Courier New" w:hAnsi="Courier New" w:cs="Courier New"/>
          <w:color w:val="000000"/>
          <w:kern w:val="0"/>
          <w:szCs w:val="20"/>
        </w:rPr>
        <w:t>.</w:t>
      </w:r>
      <w:r>
        <w:rPr>
          <w:rFonts w:ascii="Courier New" w:hAnsi="Courier New" w:cs="Courier New"/>
          <w:i/>
          <w:iCs/>
          <w:color w:val="000000"/>
          <w:kern w:val="0"/>
          <w:szCs w:val="20"/>
        </w:rPr>
        <w:t>toString</w:t>
      </w:r>
      <w:r>
        <w:rPr>
          <w:rFonts w:ascii="Courier New" w:hAnsi="Courier New" w:cs="Courier New"/>
          <w:color w:val="000000"/>
          <w:kern w:val="0"/>
          <w:szCs w:val="20"/>
        </w:rPr>
        <w:t>(event.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"Orientation changed."</w:t>
      </w:r>
      <w:r>
        <w:rPr>
          <w:rFonts w:ascii="Courier New" w:hAnsi="Courier New" w:cs="Courier New"/>
          <w:color w:val="000000"/>
          <w:kern w:val="0"/>
          <w:szCs w:val="20"/>
        </w:rPr>
        <w:t>);</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005032"/>
          <w:kern w:val="0"/>
          <w:szCs w:val="20"/>
        </w:rPr>
        <w:t>Log</w:t>
      </w:r>
      <w:r>
        <w:rPr>
          <w:rFonts w:ascii="Courier New" w:hAnsi="Courier New" w:cs="Courier New"/>
          <w:color w:val="000000"/>
          <w:kern w:val="0"/>
          <w:szCs w:val="20"/>
        </w:rPr>
        <w:t>.</w:t>
      </w:r>
      <w:r>
        <w:rPr>
          <w:rFonts w:ascii="Courier New" w:hAnsi="Courier New" w:cs="Courier New"/>
          <w:i/>
          <w:iCs/>
          <w:color w:val="000000"/>
          <w:kern w:val="0"/>
          <w:szCs w:val="20"/>
        </w:rPr>
        <w:t>i</w:t>
      </w:r>
      <w:r>
        <w:rPr>
          <w:rFonts w:ascii="Courier New" w:hAnsi="Courier New" w:cs="Courier New"/>
          <w:color w:val="000000"/>
          <w:kern w:val="0"/>
          <w:szCs w:val="20"/>
        </w:rPr>
        <w:t>(</w:t>
      </w:r>
      <w:r>
        <w:rPr>
          <w:rFonts w:ascii="Courier New" w:hAnsi="Courier New" w:cs="Courier New"/>
          <w:color w:val="2A00FF"/>
          <w:kern w:val="0"/>
          <w:szCs w:val="20"/>
        </w:rPr>
        <w:t>"SENSOR"</w:t>
      </w:r>
      <w:r>
        <w:rPr>
          <w:rFonts w:ascii="Courier New" w:hAnsi="Courier New" w:cs="Courier New"/>
          <w:color w:val="000000"/>
          <w:kern w:val="0"/>
          <w:szCs w:val="20"/>
        </w:rPr>
        <w:t xml:space="preserve">, </w:t>
      </w:r>
      <w:r>
        <w:rPr>
          <w:rFonts w:ascii="Courier New" w:hAnsi="Courier New" w:cs="Courier New"/>
          <w:color w:val="2A00FF"/>
          <w:kern w:val="0"/>
          <w:szCs w:val="20"/>
        </w:rPr>
        <w:t>"  Orientation X: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[0]</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Orientation Y: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[1]</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color w:val="2A00FF"/>
          <w:kern w:val="0"/>
          <w:szCs w:val="20"/>
        </w:rPr>
        <w:t>", Orientation Z: "</w:t>
      </w:r>
      <w:r>
        <w:rPr>
          <w:rFonts w:ascii="Courier New" w:hAnsi="Courier New" w:cs="Courier New"/>
          <w:color w:val="000000"/>
          <w:kern w:val="0"/>
          <w:szCs w:val="20"/>
        </w:rPr>
        <w:t xml:space="preserve"> + event.</w:t>
      </w:r>
      <w:r>
        <w:rPr>
          <w:rFonts w:ascii="Courier New" w:hAnsi="Courier New" w:cs="Courier New"/>
          <w:color w:val="0000C0"/>
          <w:kern w:val="0"/>
          <w:szCs w:val="20"/>
        </w:rPr>
        <w:t>values</w:t>
      </w:r>
      <w:r>
        <w:rPr>
          <w:rFonts w:ascii="Courier New" w:hAnsi="Courier New" w:cs="Courier New"/>
          <w:color w:val="000000"/>
          <w:kern w:val="0"/>
          <w:szCs w:val="20"/>
        </w:rPr>
        <w:t>[2]);</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w:t>
      </w:r>
      <w:r>
        <w:rPr>
          <w:rFonts w:ascii="Courier New" w:hAnsi="Courier New" w:cs="Courier New"/>
          <w:b/>
          <w:bCs/>
          <w:color w:val="008080"/>
          <w:kern w:val="0"/>
          <w:szCs w:val="20"/>
        </w:rPr>
        <w:t>onAccuracyChanged</w:t>
      </w:r>
      <w:r>
        <w:rPr>
          <w:rFonts w:ascii="Courier New" w:hAnsi="Courier New" w:cs="Courier New"/>
          <w:color w:val="000000"/>
          <w:kern w:val="0"/>
          <w:szCs w:val="20"/>
        </w:rPr>
        <w:t>(</w:t>
      </w:r>
      <w:r>
        <w:rPr>
          <w:rFonts w:ascii="Courier New" w:hAnsi="Courier New" w:cs="Courier New"/>
          <w:b/>
          <w:bCs/>
          <w:color w:val="005032"/>
          <w:kern w:val="0"/>
          <w:szCs w:val="20"/>
        </w:rPr>
        <w:t>Sensor</w:t>
      </w:r>
      <w:r>
        <w:rPr>
          <w:rFonts w:ascii="Courier New" w:hAnsi="Courier New" w:cs="Courier New"/>
          <w:color w:val="000000"/>
          <w:kern w:val="0"/>
          <w:szCs w:val="20"/>
        </w:rPr>
        <w:t xml:space="preserve"> sensor, </w:t>
      </w:r>
      <w:r>
        <w:rPr>
          <w:rFonts w:ascii="Courier New" w:hAnsi="Courier New" w:cs="Courier New"/>
          <w:b/>
          <w:bCs/>
          <w:color w:val="7F0055"/>
          <w:kern w:val="0"/>
          <w:szCs w:val="20"/>
        </w:rPr>
        <w:t>int</w:t>
      </w:r>
      <w:r>
        <w:rPr>
          <w:rFonts w:ascii="Courier New" w:hAnsi="Courier New" w:cs="Courier New"/>
          <w:color w:val="000000"/>
          <w:kern w:val="0"/>
          <w:szCs w:val="20"/>
        </w:rPr>
        <w:t xml:space="preserve"> accuracy)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211DAA" w:rsidRDefault="00211DAA" w:rsidP="00211DAA">
      <w:pPr>
        <w:wordWrap/>
        <w:adjustRightInd w:val="0"/>
        <w:jc w:val="left"/>
        <w:rPr>
          <w:rFonts w:ascii="Courier New" w:hAnsi="Courier New" w:cs="Courier New"/>
          <w:kern w:val="0"/>
          <w:szCs w:val="20"/>
        </w:rPr>
      </w:pPr>
      <w:r>
        <w:rPr>
          <w:rFonts w:ascii="Courier New" w:hAnsi="Courier New" w:cs="Courier New"/>
          <w:color w:val="000000"/>
          <w:kern w:val="0"/>
          <w:szCs w:val="20"/>
        </w:rPr>
        <w:t xml:space="preserve">    }</w:t>
      </w:r>
    </w:p>
    <w:p w:rsidR="00515862" w:rsidRDefault="00211DAA" w:rsidP="00211DAA">
      <w:pPr>
        <w:wordWrap/>
        <w:adjustRightInd w:val="0"/>
        <w:jc w:val="left"/>
        <w:rPr>
          <w:rFonts w:ascii="Courier New" w:hAnsi="Courier New" w:cs="Courier New"/>
          <w:color w:val="000000"/>
          <w:kern w:val="0"/>
          <w:szCs w:val="20"/>
        </w:rPr>
      </w:pPr>
      <w:r>
        <w:rPr>
          <w:rFonts w:ascii="Courier New" w:hAnsi="Courier New" w:cs="Courier New"/>
          <w:color w:val="000000"/>
          <w:kern w:val="0"/>
          <w:szCs w:val="20"/>
        </w:rPr>
        <w:t>}</w:t>
      </w:r>
    </w:p>
    <w:p w:rsidR="00515862" w:rsidRDefault="00515862">
      <w:pPr>
        <w:widowControl/>
        <w:wordWrap/>
        <w:autoSpaceDE/>
        <w:autoSpaceDN/>
        <w:jc w:val="left"/>
        <w:rPr>
          <w:rFonts w:ascii="Courier New" w:hAnsi="Courier New" w:cs="Courier New"/>
          <w:color w:val="000000"/>
          <w:kern w:val="0"/>
          <w:szCs w:val="20"/>
        </w:rPr>
      </w:pPr>
      <w:r>
        <w:rPr>
          <w:rFonts w:ascii="Courier New" w:hAnsi="Courier New" w:cs="Courier New"/>
          <w:color w:val="000000"/>
          <w:kern w:val="0"/>
          <w:szCs w:val="20"/>
        </w:rPr>
        <w:br w:type="page"/>
      </w:r>
    </w:p>
    <w:p w:rsidR="00515862" w:rsidRDefault="00515862" w:rsidP="00515862">
      <w:pPr>
        <w:pStyle w:val="1"/>
        <w:pBdr>
          <w:bottom w:val="single" w:sz="4" w:space="0" w:color="AAAAAA"/>
        </w:pBdr>
        <w:spacing w:after="24" w:line="288" w:lineRule="atLeast"/>
        <w:rPr>
          <w:rFonts w:ascii="Arial" w:hAnsi="Arial" w:cs="Arial"/>
          <w:color w:val="000000"/>
          <w:sz w:val="24"/>
          <w:szCs w:val="24"/>
        </w:rPr>
      </w:pPr>
      <w:r>
        <w:rPr>
          <w:rFonts w:ascii="Arial" w:hAnsi="Arial" w:cs="Arial"/>
          <w:b/>
          <w:bCs/>
          <w:color w:val="000000"/>
          <w:sz w:val="24"/>
          <w:szCs w:val="24"/>
        </w:rPr>
        <w:lastRenderedPageBreak/>
        <w:t>List of ISO 639-1 codes</w:t>
      </w:r>
    </w:p>
    <w:p w:rsidR="00515862" w:rsidRDefault="00515862" w:rsidP="00515862">
      <w:pPr>
        <w:spacing w:line="360" w:lineRule="atLeast"/>
        <w:rPr>
          <w:rFonts w:ascii="Arial" w:hAnsi="Arial" w:cs="Arial"/>
          <w:color w:val="000000"/>
          <w:sz w:val="11"/>
          <w:szCs w:val="11"/>
        </w:rPr>
      </w:pPr>
      <w:r>
        <w:rPr>
          <w:rFonts w:ascii="Arial" w:hAnsi="Arial" w:cs="Arial"/>
          <w:color w:val="000000"/>
          <w:sz w:val="11"/>
          <w:szCs w:val="11"/>
        </w:rPr>
        <w:t>From Wikipedia, the free encyclopedia</w:t>
      </w:r>
    </w:p>
    <w:tbl>
      <w:tblPr>
        <w:tblW w:w="0" w:type="auto"/>
        <w:tblCellSpacing w:w="15" w:type="dxa"/>
        <w:tblInd w:w="10" w:type="dxa"/>
        <w:tblBorders>
          <w:top w:val="single" w:sz="4" w:space="0" w:color="AAAAAA"/>
          <w:left w:val="single" w:sz="36" w:space="0" w:color="F28500"/>
          <w:bottom w:val="single" w:sz="4" w:space="0" w:color="AAAAAA"/>
          <w:right w:val="single" w:sz="4" w:space="0" w:color="AAAAAA"/>
        </w:tblBorders>
        <w:shd w:val="clear" w:color="auto" w:fill="FBFBFB"/>
        <w:tblCellMar>
          <w:top w:w="15" w:type="dxa"/>
          <w:left w:w="15" w:type="dxa"/>
          <w:bottom w:w="15" w:type="dxa"/>
          <w:right w:w="15" w:type="dxa"/>
        </w:tblCellMar>
        <w:tblLook w:val="04A0"/>
      </w:tblPr>
      <w:tblGrid>
        <w:gridCol w:w="945"/>
        <w:gridCol w:w="7254"/>
      </w:tblGrid>
      <w:tr w:rsidR="00515862" w:rsidTr="00515862">
        <w:trPr>
          <w:tblCellSpacing w:w="15" w:type="dxa"/>
        </w:trPr>
        <w:tc>
          <w:tcPr>
            <w:tcW w:w="0" w:type="auto"/>
            <w:tcBorders>
              <w:top w:val="nil"/>
              <w:left w:val="nil"/>
              <w:bottom w:val="nil"/>
              <w:right w:val="nil"/>
            </w:tcBorders>
            <w:shd w:val="clear" w:color="auto" w:fill="FBFBFB"/>
            <w:tcMar>
              <w:top w:w="19" w:type="dxa"/>
              <w:left w:w="120" w:type="dxa"/>
              <w:bottom w:w="19" w:type="dxa"/>
              <w:right w:w="0" w:type="dxa"/>
            </w:tcMar>
            <w:vAlign w:val="center"/>
            <w:hideMark/>
          </w:tcPr>
          <w:p w:rsidR="00515862" w:rsidRDefault="00515862">
            <w:pPr>
              <w:jc w:val="center"/>
              <w:divId w:val="814109"/>
              <w:rPr>
                <w:rFonts w:ascii="굴림" w:eastAsia="굴림" w:hAnsi="굴림" w:cs="굴림"/>
                <w:sz w:val="12"/>
                <w:szCs w:val="12"/>
              </w:rPr>
            </w:pPr>
            <w:r>
              <w:rPr>
                <w:noProof/>
                <w:sz w:val="12"/>
                <w:szCs w:val="12"/>
              </w:rPr>
              <w:drawing>
                <wp:inline distT="0" distB="0" distL="0" distR="0">
                  <wp:extent cx="474980" cy="368300"/>
                  <wp:effectExtent l="19050" t="0" r="1270" b="0"/>
                  <wp:docPr id="38" name="그림 1" descr="http://upload.wikimedia.org/wikipedia/en/thumb/9/99/Question_book-new.svg/50px-Question_book-n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thumb/9/99/Question_book-new.svg/50px-Question_book-new.svg.png"/>
                          <pic:cNvPicPr>
                            <a:picLocks noChangeAspect="1" noChangeArrowheads="1"/>
                          </pic:cNvPicPr>
                        </pic:nvPicPr>
                        <pic:blipFill>
                          <a:blip r:embed="rId46"/>
                          <a:srcRect/>
                          <a:stretch>
                            <a:fillRect/>
                          </a:stretch>
                        </pic:blipFill>
                        <pic:spPr bwMode="auto">
                          <a:xfrm>
                            <a:off x="0" y="0"/>
                            <a:ext cx="474980" cy="368300"/>
                          </a:xfrm>
                          <a:prstGeom prst="rect">
                            <a:avLst/>
                          </a:prstGeom>
                          <a:noFill/>
                          <a:ln w="9525">
                            <a:noFill/>
                            <a:miter lim="800000"/>
                            <a:headEnd/>
                            <a:tailEnd/>
                          </a:ln>
                        </pic:spPr>
                      </pic:pic>
                    </a:graphicData>
                  </a:graphic>
                </wp:inline>
              </w:drawing>
            </w:r>
          </w:p>
        </w:tc>
        <w:tc>
          <w:tcPr>
            <w:tcW w:w="7209" w:type="dxa"/>
            <w:tcBorders>
              <w:top w:val="nil"/>
              <w:left w:val="nil"/>
              <w:bottom w:val="nil"/>
              <w:right w:val="nil"/>
            </w:tcBorders>
            <w:shd w:val="clear" w:color="auto" w:fill="FBFBFB"/>
            <w:tcMar>
              <w:top w:w="60" w:type="dxa"/>
              <w:left w:w="120" w:type="dxa"/>
              <w:bottom w:w="60" w:type="dxa"/>
              <w:right w:w="120" w:type="dxa"/>
            </w:tcMar>
            <w:vAlign w:val="center"/>
            <w:hideMark/>
          </w:tcPr>
          <w:p w:rsidR="00515862" w:rsidRDefault="00515862">
            <w:pPr>
              <w:rPr>
                <w:rFonts w:ascii="굴림" w:eastAsia="굴림" w:hAnsi="굴림" w:cs="굴림"/>
                <w:sz w:val="12"/>
                <w:szCs w:val="12"/>
              </w:rPr>
            </w:pPr>
            <w:r>
              <w:rPr>
                <w:sz w:val="12"/>
                <w:szCs w:val="12"/>
              </w:rPr>
              <w:t>This article</w:t>
            </w:r>
            <w:r>
              <w:rPr>
                <w:rStyle w:val="apple-converted-space"/>
                <w:sz w:val="12"/>
                <w:szCs w:val="12"/>
              </w:rPr>
              <w:t> </w:t>
            </w:r>
            <w:r>
              <w:rPr>
                <w:b/>
                <w:bCs/>
                <w:sz w:val="12"/>
                <w:szCs w:val="12"/>
              </w:rPr>
              <w:t>does not</w:t>
            </w:r>
            <w:r>
              <w:rPr>
                <w:rStyle w:val="apple-converted-space"/>
                <w:b/>
                <w:bCs/>
                <w:sz w:val="12"/>
                <w:szCs w:val="12"/>
              </w:rPr>
              <w:t> </w:t>
            </w:r>
            <w:hyperlink r:id="rId47" w:tooltip="Wikipedia:Citing sources" w:history="1">
              <w:r>
                <w:rPr>
                  <w:rStyle w:val="a8"/>
                  <w:b/>
                  <w:bCs/>
                  <w:color w:val="0645AD"/>
                  <w:sz w:val="12"/>
                  <w:szCs w:val="12"/>
                </w:rPr>
                <w:t>cite</w:t>
              </w:r>
            </w:hyperlink>
            <w:r>
              <w:rPr>
                <w:rStyle w:val="apple-converted-space"/>
                <w:b/>
                <w:bCs/>
                <w:sz w:val="12"/>
                <w:szCs w:val="12"/>
              </w:rPr>
              <w:t> </w:t>
            </w:r>
            <w:r>
              <w:rPr>
                <w:b/>
                <w:bCs/>
                <w:sz w:val="12"/>
                <w:szCs w:val="12"/>
              </w:rPr>
              <w:t>any</w:t>
            </w:r>
            <w:r>
              <w:rPr>
                <w:rStyle w:val="apple-converted-space"/>
                <w:b/>
                <w:bCs/>
                <w:sz w:val="12"/>
                <w:szCs w:val="12"/>
              </w:rPr>
              <w:t> </w:t>
            </w:r>
            <w:hyperlink r:id="rId48" w:tooltip="Wikipedia:Verifiability" w:history="1">
              <w:r>
                <w:rPr>
                  <w:rStyle w:val="a8"/>
                  <w:b/>
                  <w:bCs/>
                  <w:color w:val="0645AD"/>
                  <w:sz w:val="12"/>
                  <w:szCs w:val="12"/>
                </w:rPr>
                <w:t>references or sources</w:t>
              </w:r>
            </w:hyperlink>
            <w:r>
              <w:rPr>
                <w:sz w:val="12"/>
                <w:szCs w:val="12"/>
              </w:rPr>
              <w:t>.</w:t>
            </w:r>
            <w:r>
              <w:rPr>
                <w:sz w:val="12"/>
                <w:szCs w:val="12"/>
              </w:rPr>
              <w:br/>
            </w:r>
            <w:r>
              <w:rPr>
                <w:sz w:val="15"/>
                <w:szCs w:val="15"/>
              </w:rPr>
              <w:t>Please help</w:t>
            </w:r>
            <w:r>
              <w:rPr>
                <w:rStyle w:val="apple-converted-space"/>
                <w:sz w:val="15"/>
                <w:szCs w:val="15"/>
              </w:rPr>
              <w:t> </w:t>
            </w:r>
            <w:hyperlink r:id="rId49" w:history="1">
              <w:r>
                <w:rPr>
                  <w:rStyle w:val="a8"/>
                  <w:color w:val="3366BB"/>
                  <w:sz w:val="15"/>
                  <w:szCs w:val="15"/>
                </w:rPr>
                <w:t>improve this article</w:t>
              </w:r>
            </w:hyperlink>
            <w:r>
              <w:rPr>
                <w:rStyle w:val="apple-converted-space"/>
                <w:sz w:val="15"/>
                <w:szCs w:val="15"/>
              </w:rPr>
              <w:t> </w:t>
            </w:r>
            <w:r>
              <w:rPr>
                <w:sz w:val="15"/>
                <w:szCs w:val="15"/>
              </w:rPr>
              <w:t>by adding citations to</w:t>
            </w:r>
            <w:r>
              <w:rPr>
                <w:rStyle w:val="apple-converted-space"/>
                <w:sz w:val="15"/>
                <w:szCs w:val="15"/>
              </w:rPr>
              <w:t> </w:t>
            </w:r>
            <w:hyperlink r:id="rId50" w:tooltip="Wikipedia:Identifying reliable sources" w:history="1">
              <w:r>
                <w:rPr>
                  <w:rStyle w:val="a8"/>
                  <w:color w:val="0645AD"/>
                  <w:sz w:val="15"/>
                  <w:szCs w:val="15"/>
                </w:rPr>
                <w:t>reliable sources</w:t>
              </w:r>
            </w:hyperlink>
            <w:r>
              <w:rPr>
                <w:sz w:val="15"/>
                <w:szCs w:val="15"/>
              </w:rPr>
              <w:t>. Unsourced material may be</w:t>
            </w:r>
            <w:r>
              <w:rPr>
                <w:rStyle w:val="apple-converted-space"/>
                <w:sz w:val="15"/>
                <w:szCs w:val="15"/>
              </w:rPr>
              <w:t> </w:t>
            </w:r>
            <w:hyperlink r:id="rId51" w:tooltip="Template:Citation needed" w:history="1">
              <w:r>
                <w:rPr>
                  <w:rStyle w:val="a8"/>
                  <w:color w:val="0645AD"/>
                  <w:sz w:val="15"/>
                  <w:szCs w:val="15"/>
                </w:rPr>
                <w:t>challenged</w:t>
              </w:r>
            </w:hyperlink>
            <w:r>
              <w:rPr>
                <w:rStyle w:val="apple-converted-space"/>
                <w:sz w:val="15"/>
                <w:szCs w:val="15"/>
              </w:rPr>
              <w:t> </w:t>
            </w:r>
            <w:r>
              <w:rPr>
                <w:sz w:val="15"/>
                <w:szCs w:val="15"/>
              </w:rPr>
              <w:t>and</w:t>
            </w:r>
            <w:r>
              <w:rPr>
                <w:rStyle w:val="apple-converted-space"/>
                <w:sz w:val="15"/>
                <w:szCs w:val="15"/>
              </w:rPr>
              <w:t> </w:t>
            </w:r>
            <w:hyperlink r:id="rId52" w:anchor="Burden_of_evidence" w:tooltip="Wikipedia:Verifiability" w:history="1">
              <w:r>
                <w:rPr>
                  <w:rStyle w:val="a8"/>
                  <w:color w:val="0645AD"/>
                  <w:sz w:val="15"/>
                  <w:szCs w:val="15"/>
                </w:rPr>
                <w:t>removed</w:t>
              </w:r>
            </w:hyperlink>
            <w:r>
              <w:rPr>
                <w:sz w:val="15"/>
                <w:szCs w:val="15"/>
              </w:rPr>
              <w:t>.</w:t>
            </w:r>
            <w:r>
              <w:rPr>
                <w:rStyle w:val="apple-converted-space"/>
                <w:sz w:val="15"/>
                <w:szCs w:val="15"/>
              </w:rPr>
              <w:t> </w:t>
            </w:r>
            <w:r>
              <w:rPr>
                <w:i/>
                <w:iCs/>
                <w:sz w:val="15"/>
                <w:szCs w:val="15"/>
              </w:rPr>
              <w:t>(April 2011)</w:t>
            </w:r>
          </w:p>
        </w:tc>
      </w:tr>
    </w:tbl>
    <w:p w:rsidR="00515862" w:rsidRDefault="00515862" w:rsidP="00515862">
      <w:pPr>
        <w:spacing w:line="360" w:lineRule="atLeast"/>
        <w:rPr>
          <w:rFonts w:ascii="Arial" w:hAnsi="Arial" w:cs="Arial"/>
          <w:vanish/>
          <w:color w:val="000000"/>
          <w:sz w:val="12"/>
          <w:szCs w:val="12"/>
        </w:rPr>
      </w:pPr>
    </w:p>
    <w:tbl>
      <w:tblPr>
        <w:tblW w:w="0" w:type="auto"/>
        <w:tblCellSpacing w:w="15" w:type="dxa"/>
        <w:tblInd w:w="10" w:type="dxa"/>
        <w:tblBorders>
          <w:top w:val="single" w:sz="4" w:space="0" w:color="AAAAAA"/>
          <w:left w:val="single" w:sz="36" w:space="0" w:color="9932CC"/>
          <w:bottom w:val="single" w:sz="4" w:space="0" w:color="AAAAAA"/>
          <w:right w:val="single" w:sz="4" w:space="0" w:color="AAAAAA"/>
        </w:tblBorders>
        <w:shd w:val="clear" w:color="auto" w:fill="FBFBFB"/>
        <w:tblCellMar>
          <w:top w:w="15" w:type="dxa"/>
          <w:left w:w="15" w:type="dxa"/>
          <w:bottom w:w="15" w:type="dxa"/>
          <w:right w:w="15" w:type="dxa"/>
        </w:tblCellMar>
        <w:tblLook w:val="04A0"/>
      </w:tblPr>
      <w:tblGrid>
        <w:gridCol w:w="945"/>
        <w:gridCol w:w="7254"/>
      </w:tblGrid>
      <w:tr w:rsidR="00515862" w:rsidTr="00515862">
        <w:trPr>
          <w:tblCellSpacing w:w="15" w:type="dxa"/>
        </w:trPr>
        <w:tc>
          <w:tcPr>
            <w:tcW w:w="0" w:type="auto"/>
            <w:tcBorders>
              <w:top w:val="nil"/>
              <w:left w:val="nil"/>
              <w:bottom w:val="nil"/>
              <w:right w:val="nil"/>
            </w:tcBorders>
            <w:shd w:val="clear" w:color="auto" w:fill="FBFBFB"/>
            <w:tcMar>
              <w:top w:w="19" w:type="dxa"/>
              <w:left w:w="120" w:type="dxa"/>
              <w:bottom w:w="19" w:type="dxa"/>
              <w:right w:w="0" w:type="dxa"/>
            </w:tcMar>
            <w:vAlign w:val="center"/>
            <w:hideMark/>
          </w:tcPr>
          <w:p w:rsidR="00515862" w:rsidRDefault="00515862">
            <w:pPr>
              <w:jc w:val="center"/>
              <w:divId w:val="1334797638"/>
              <w:rPr>
                <w:rFonts w:ascii="굴림" w:eastAsia="굴림" w:hAnsi="굴림" w:cs="굴림"/>
                <w:sz w:val="12"/>
                <w:szCs w:val="12"/>
              </w:rPr>
            </w:pPr>
            <w:r>
              <w:rPr>
                <w:noProof/>
                <w:color w:val="0645AD"/>
                <w:sz w:val="12"/>
                <w:szCs w:val="12"/>
              </w:rPr>
              <w:drawing>
                <wp:inline distT="0" distB="0" distL="0" distR="0">
                  <wp:extent cx="474980" cy="189865"/>
                  <wp:effectExtent l="19050" t="0" r="1270" b="0"/>
                  <wp:docPr id="37" name="그림 2" descr="Mergefrom.sv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from.svg">
                            <a:hlinkClick r:id="rId53"/>
                          </pic:cNvPr>
                          <pic:cNvPicPr>
                            <a:picLocks noChangeAspect="1" noChangeArrowheads="1"/>
                          </pic:cNvPicPr>
                        </pic:nvPicPr>
                        <pic:blipFill>
                          <a:blip r:embed="rId54"/>
                          <a:srcRect/>
                          <a:stretch>
                            <a:fillRect/>
                          </a:stretch>
                        </pic:blipFill>
                        <pic:spPr bwMode="auto">
                          <a:xfrm>
                            <a:off x="0" y="0"/>
                            <a:ext cx="474980" cy="189865"/>
                          </a:xfrm>
                          <a:prstGeom prst="rect">
                            <a:avLst/>
                          </a:prstGeom>
                          <a:noFill/>
                          <a:ln w="9525">
                            <a:noFill/>
                            <a:miter lim="800000"/>
                            <a:headEnd/>
                            <a:tailEnd/>
                          </a:ln>
                        </pic:spPr>
                      </pic:pic>
                    </a:graphicData>
                  </a:graphic>
                </wp:inline>
              </w:drawing>
            </w:r>
          </w:p>
        </w:tc>
        <w:tc>
          <w:tcPr>
            <w:tcW w:w="7209" w:type="dxa"/>
            <w:tcBorders>
              <w:top w:val="nil"/>
              <w:left w:val="nil"/>
              <w:bottom w:val="nil"/>
              <w:right w:val="nil"/>
            </w:tcBorders>
            <w:shd w:val="clear" w:color="auto" w:fill="FBFBFB"/>
            <w:tcMar>
              <w:top w:w="60" w:type="dxa"/>
              <w:left w:w="120" w:type="dxa"/>
              <w:bottom w:w="60" w:type="dxa"/>
              <w:right w:w="120" w:type="dxa"/>
            </w:tcMar>
            <w:vAlign w:val="center"/>
            <w:hideMark/>
          </w:tcPr>
          <w:p w:rsidR="00515862" w:rsidRDefault="00515862">
            <w:pPr>
              <w:rPr>
                <w:rFonts w:ascii="굴림" w:eastAsia="굴림" w:hAnsi="굴림" w:cs="굴림"/>
                <w:sz w:val="12"/>
                <w:szCs w:val="12"/>
              </w:rPr>
            </w:pPr>
            <w:r>
              <w:rPr>
                <w:sz w:val="12"/>
                <w:szCs w:val="12"/>
              </w:rPr>
              <w:t>It has been suggested that</w:t>
            </w:r>
            <w:r>
              <w:rPr>
                <w:rStyle w:val="apple-converted-space"/>
                <w:sz w:val="12"/>
                <w:szCs w:val="12"/>
              </w:rPr>
              <w:t> </w:t>
            </w:r>
            <w:hyperlink r:id="rId55" w:tooltip="ISO 639-1 language matrix" w:history="1">
              <w:r>
                <w:rPr>
                  <w:rStyle w:val="a8"/>
                  <w:i/>
                  <w:iCs/>
                  <w:color w:val="0645AD"/>
                  <w:sz w:val="12"/>
                  <w:szCs w:val="12"/>
                </w:rPr>
                <w:t>ISO 639-1 language matrix</w:t>
              </w:r>
            </w:hyperlink>
            <w:r>
              <w:rPr>
                <w:rStyle w:val="apple-converted-space"/>
                <w:sz w:val="12"/>
                <w:szCs w:val="12"/>
              </w:rPr>
              <w:t> </w:t>
            </w:r>
            <w:r>
              <w:rPr>
                <w:sz w:val="12"/>
                <w:szCs w:val="12"/>
              </w:rPr>
              <w:t>be</w:t>
            </w:r>
            <w:r>
              <w:rPr>
                <w:rStyle w:val="apple-converted-space"/>
                <w:sz w:val="12"/>
                <w:szCs w:val="12"/>
              </w:rPr>
              <w:t> </w:t>
            </w:r>
            <w:hyperlink r:id="rId56" w:tooltip="Wikipedia:Merging" w:history="1">
              <w:r>
                <w:rPr>
                  <w:rStyle w:val="a8"/>
                  <w:color w:val="0645AD"/>
                  <w:sz w:val="12"/>
                  <w:szCs w:val="12"/>
                </w:rPr>
                <w:t>merged</w:t>
              </w:r>
            </w:hyperlink>
            <w:r>
              <w:rPr>
                <w:rStyle w:val="apple-converted-space"/>
                <w:sz w:val="12"/>
                <w:szCs w:val="12"/>
              </w:rPr>
              <w:t> </w:t>
            </w:r>
            <w:r>
              <w:rPr>
                <w:sz w:val="12"/>
                <w:szCs w:val="12"/>
              </w:rPr>
              <w:t>into this article or section. (</w:t>
            </w:r>
            <w:hyperlink r:id="rId57" w:tooltip="Talk:List of ISO 639-1 codes" w:history="1">
              <w:r>
                <w:rPr>
                  <w:rStyle w:val="a8"/>
                  <w:color w:val="0645AD"/>
                  <w:sz w:val="12"/>
                  <w:szCs w:val="12"/>
                </w:rPr>
                <w:t>Discuss</w:t>
              </w:r>
            </w:hyperlink>
            <w:r>
              <w:rPr>
                <w:sz w:val="12"/>
                <w:szCs w:val="12"/>
              </w:rPr>
              <w:t>)</w:t>
            </w:r>
          </w:p>
        </w:tc>
      </w:tr>
    </w:tbl>
    <w:p w:rsidR="00515862" w:rsidRDefault="00515862" w:rsidP="00515862">
      <w:pPr>
        <w:pStyle w:val="a9"/>
        <w:spacing w:before="96" w:beforeAutospacing="0" w:after="120" w:afterAutospacing="0" w:line="360" w:lineRule="atLeast"/>
        <w:rPr>
          <w:rFonts w:ascii="Arial" w:hAnsi="Arial" w:cs="Arial"/>
          <w:color w:val="000000"/>
          <w:sz w:val="12"/>
          <w:szCs w:val="12"/>
        </w:rPr>
      </w:pPr>
      <w:hyperlink r:id="rId58" w:tooltip="ISO 639" w:history="1">
        <w:r>
          <w:rPr>
            <w:rStyle w:val="a8"/>
            <w:rFonts w:ascii="Arial" w:hAnsi="Arial" w:cs="Arial"/>
            <w:color w:val="0645AD"/>
            <w:sz w:val="12"/>
            <w:szCs w:val="12"/>
          </w:rPr>
          <w:t>ISO 639</w:t>
        </w:r>
      </w:hyperlink>
      <w:r>
        <w:rPr>
          <w:rStyle w:val="apple-converted-space"/>
          <w:rFonts w:ascii="Arial" w:hAnsi="Arial" w:cs="Arial"/>
          <w:color w:val="000000"/>
          <w:sz w:val="12"/>
          <w:szCs w:val="12"/>
        </w:rPr>
        <w:t> </w:t>
      </w:r>
      <w:r>
        <w:rPr>
          <w:rFonts w:ascii="Arial" w:hAnsi="Arial" w:cs="Arial"/>
          <w:color w:val="000000"/>
          <w:sz w:val="12"/>
          <w:szCs w:val="12"/>
        </w:rPr>
        <w:t>is a standardized nomenclature used to classify all known languages. Each language is assigned a 2-letter (639-1) and 3-letter (639-2 and 639-3), lowercase abbreviation, amended in later versions of the nomenclature. The system is highly useful for linguists and ethnographers to categorize the languages spoken on a regional basis, and to compute analysis in the field of</w:t>
      </w:r>
      <w:r>
        <w:rPr>
          <w:rStyle w:val="apple-converted-space"/>
          <w:rFonts w:ascii="Arial" w:hAnsi="Arial" w:cs="Arial"/>
          <w:color w:val="000000"/>
          <w:sz w:val="12"/>
          <w:szCs w:val="12"/>
        </w:rPr>
        <w:t> </w:t>
      </w:r>
      <w:hyperlink r:id="rId59" w:tooltip="Lexicostatistics" w:history="1">
        <w:r>
          <w:rPr>
            <w:rStyle w:val="a8"/>
            <w:rFonts w:ascii="Arial" w:hAnsi="Arial" w:cs="Arial"/>
            <w:color w:val="0645AD"/>
            <w:sz w:val="12"/>
            <w:szCs w:val="12"/>
          </w:rPr>
          <w:t>lexicostatistics</w:t>
        </w:r>
      </w:hyperlink>
      <w:r>
        <w:rPr>
          <w:rFonts w:ascii="Arial" w:hAnsi="Arial" w:cs="Arial"/>
          <w:color w:val="000000"/>
          <w:sz w:val="12"/>
          <w:szCs w:val="12"/>
        </w:rPr>
        <w:t>. ISO 639 has five code lists.</w:t>
      </w:r>
    </w:p>
    <w:p w:rsidR="00515862" w:rsidRDefault="00515862" w:rsidP="00515862">
      <w:pPr>
        <w:pStyle w:val="2"/>
        <w:pBdr>
          <w:bottom w:val="single" w:sz="4" w:space="2" w:color="AAAAAA"/>
        </w:pBdr>
        <w:spacing w:before="0" w:beforeAutospacing="0" w:after="144" w:afterAutospacing="0" w:line="360" w:lineRule="atLeast"/>
        <w:rPr>
          <w:rFonts w:ascii="Arial" w:hAnsi="Arial" w:cs="Arial"/>
          <w:b w:val="0"/>
          <w:bCs w:val="0"/>
          <w:color w:val="000000"/>
          <w:sz w:val="18"/>
          <w:szCs w:val="18"/>
        </w:rPr>
      </w:pPr>
      <w:r>
        <w:rPr>
          <w:rStyle w:val="editsection"/>
          <w:rFonts w:ascii="Arial" w:hAnsi="Arial" w:cs="Arial"/>
          <w:b w:val="0"/>
          <w:bCs w:val="0"/>
          <w:color w:val="000000"/>
          <w:sz w:val="12"/>
          <w:szCs w:val="12"/>
        </w:rPr>
        <w:t>[</w:t>
      </w:r>
      <w:hyperlink r:id="rId60" w:tooltip="Edit section: Partial ISO 639 table" w:history="1">
        <w:r>
          <w:rPr>
            <w:rStyle w:val="a8"/>
            <w:rFonts w:ascii="Arial" w:hAnsi="Arial" w:cs="Arial"/>
            <w:b w:val="0"/>
            <w:bCs w:val="0"/>
            <w:color w:val="0645AD"/>
            <w:sz w:val="12"/>
            <w:szCs w:val="12"/>
          </w:rPr>
          <w:t>edit</w:t>
        </w:r>
      </w:hyperlink>
      <w:r>
        <w:rPr>
          <w:rStyle w:val="editsection"/>
          <w:rFonts w:ascii="Arial" w:hAnsi="Arial" w:cs="Arial"/>
          <w:b w:val="0"/>
          <w:bCs w:val="0"/>
          <w:color w:val="000000"/>
          <w:sz w:val="12"/>
          <w:szCs w:val="12"/>
        </w:rPr>
        <w:t>]</w:t>
      </w:r>
      <w:r>
        <w:rPr>
          <w:rStyle w:val="mw-headline"/>
          <w:rFonts w:ascii="Arial" w:hAnsi="Arial" w:cs="Arial"/>
          <w:b w:val="0"/>
          <w:bCs w:val="0"/>
          <w:color w:val="000000"/>
          <w:sz w:val="18"/>
          <w:szCs w:val="18"/>
        </w:rPr>
        <w:t>Partial ISO 639 table</w:t>
      </w:r>
    </w:p>
    <w:p w:rsidR="00515862" w:rsidRDefault="00515862" w:rsidP="00515862">
      <w:pPr>
        <w:pStyle w:val="a9"/>
        <w:spacing w:before="96" w:beforeAutospacing="0" w:after="120" w:afterAutospacing="0" w:line="360" w:lineRule="atLeast"/>
        <w:rPr>
          <w:rFonts w:ascii="Arial" w:hAnsi="Arial" w:cs="Arial"/>
          <w:color w:val="000000"/>
          <w:sz w:val="12"/>
          <w:szCs w:val="12"/>
        </w:rPr>
      </w:pPr>
      <w:r>
        <w:rPr>
          <w:rFonts w:ascii="Arial" w:hAnsi="Arial" w:cs="Arial"/>
          <w:color w:val="000000"/>
          <w:sz w:val="12"/>
          <w:szCs w:val="12"/>
        </w:rPr>
        <w:t>This table lists all of:</w:t>
      </w:r>
    </w:p>
    <w:p w:rsidR="00515862" w:rsidRDefault="00515862" w:rsidP="00515862">
      <w:pPr>
        <w:widowControl/>
        <w:numPr>
          <w:ilvl w:val="0"/>
          <w:numId w:val="12"/>
        </w:numPr>
        <w:wordWrap/>
        <w:autoSpaceDE/>
        <w:autoSpaceDN/>
        <w:spacing w:before="100" w:beforeAutospacing="1" w:after="24" w:line="360" w:lineRule="atLeast"/>
        <w:ind w:left="360"/>
        <w:jc w:val="left"/>
        <w:rPr>
          <w:rFonts w:ascii="Arial" w:hAnsi="Arial" w:cs="Arial"/>
          <w:color w:val="000000"/>
          <w:sz w:val="12"/>
          <w:szCs w:val="12"/>
        </w:rPr>
      </w:pPr>
      <w:hyperlink r:id="rId61" w:tooltip="ISO 639-1" w:history="1">
        <w:r>
          <w:rPr>
            <w:rStyle w:val="a8"/>
            <w:rFonts w:ascii="Arial" w:hAnsi="Arial" w:cs="Arial"/>
            <w:color w:val="0645AD"/>
            <w:sz w:val="12"/>
            <w:szCs w:val="12"/>
          </w:rPr>
          <w:t>ISO 639-1</w:t>
        </w:r>
      </w:hyperlink>
      <w:r>
        <w:rPr>
          <w:rFonts w:ascii="Arial" w:hAnsi="Arial" w:cs="Arial"/>
          <w:color w:val="000000"/>
          <w:sz w:val="12"/>
          <w:szCs w:val="12"/>
        </w:rPr>
        <w:t>: two-letter codes, one per language or</w:t>
      </w:r>
      <w:r>
        <w:rPr>
          <w:rStyle w:val="apple-converted-space"/>
          <w:rFonts w:ascii="Arial" w:hAnsi="Arial" w:cs="Arial"/>
          <w:color w:val="000000"/>
          <w:sz w:val="12"/>
          <w:szCs w:val="12"/>
        </w:rPr>
        <w:t> </w:t>
      </w:r>
      <w:hyperlink r:id="rId62" w:tooltip="Macrolanguage" w:history="1">
        <w:r>
          <w:rPr>
            <w:rStyle w:val="a8"/>
            <w:rFonts w:ascii="Arial" w:hAnsi="Arial" w:cs="Arial"/>
            <w:color w:val="0645AD"/>
            <w:sz w:val="12"/>
            <w:szCs w:val="12"/>
          </w:rPr>
          <w:t>macrolanguage</w:t>
        </w:r>
      </w:hyperlink>
    </w:p>
    <w:p w:rsidR="00515862" w:rsidRDefault="00515862" w:rsidP="00515862">
      <w:pPr>
        <w:pStyle w:val="a9"/>
        <w:spacing w:before="96" w:beforeAutospacing="0" w:after="120" w:afterAutospacing="0" w:line="360" w:lineRule="atLeast"/>
        <w:rPr>
          <w:rFonts w:ascii="Arial" w:hAnsi="Arial" w:cs="Arial"/>
          <w:color w:val="000000"/>
          <w:sz w:val="12"/>
          <w:szCs w:val="12"/>
        </w:rPr>
      </w:pPr>
      <w:r>
        <w:rPr>
          <w:rFonts w:ascii="Arial" w:hAnsi="Arial" w:cs="Arial"/>
          <w:color w:val="000000"/>
          <w:sz w:val="12"/>
          <w:szCs w:val="12"/>
        </w:rPr>
        <w:t>And some of:</w:t>
      </w:r>
    </w:p>
    <w:p w:rsidR="00515862" w:rsidRDefault="00515862" w:rsidP="00515862">
      <w:pPr>
        <w:widowControl/>
        <w:numPr>
          <w:ilvl w:val="0"/>
          <w:numId w:val="13"/>
        </w:numPr>
        <w:wordWrap/>
        <w:autoSpaceDE/>
        <w:autoSpaceDN/>
        <w:spacing w:before="100" w:beforeAutospacing="1" w:after="24" w:line="360" w:lineRule="atLeast"/>
        <w:ind w:left="360"/>
        <w:jc w:val="left"/>
        <w:rPr>
          <w:rFonts w:ascii="Arial" w:hAnsi="Arial" w:cs="Arial"/>
          <w:color w:val="000000"/>
          <w:sz w:val="12"/>
          <w:szCs w:val="12"/>
        </w:rPr>
      </w:pPr>
      <w:hyperlink r:id="rId63" w:tooltip="ISO 639-2" w:history="1">
        <w:r>
          <w:rPr>
            <w:rStyle w:val="a8"/>
            <w:rFonts w:ascii="Arial" w:hAnsi="Arial" w:cs="Arial"/>
            <w:color w:val="0645AD"/>
            <w:sz w:val="12"/>
            <w:szCs w:val="12"/>
          </w:rPr>
          <w:t>ISO 639-2</w:t>
        </w:r>
      </w:hyperlink>
      <w:r>
        <w:rPr>
          <w:rFonts w:ascii="Arial" w:hAnsi="Arial" w:cs="Arial"/>
          <w:color w:val="000000"/>
          <w:sz w:val="12"/>
          <w:szCs w:val="12"/>
        </w:rPr>
        <w:t>/T: three-letter codes, for the same languages as 639-1</w:t>
      </w:r>
    </w:p>
    <w:p w:rsidR="00515862" w:rsidRDefault="00515862" w:rsidP="00515862">
      <w:pPr>
        <w:widowControl/>
        <w:numPr>
          <w:ilvl w:val="0"/>
          <w:numId w:val="13"/>
        </w:numPr>
        <w:wordWrap/>
        <w:autoSpaceDE/>
        <w:autoSpaceDN/>
        <w:spacing w:before="100" w:beforeAutospacing="1" w:after="24" w:line="360" w:lineRule="atLeast"/>
        <w:ind w:left="360"/>
        <w:jc w:val="left"/>
        <w:rPr>
          <w:rFonts w:ascii="Arial" w:hAnsi="Arial" w:cs="Arial"/>
          <w:color w:val="000000"/>
          <w:sz w:val="12"/>
          <w:szCs w:val="12"/>
        </w:rPr>
      </w:pPr>
      <w:hyperlink r:id="rId64" w:tooltip="ISO 639-2" w:history="1">
        <w:r>
          <w:rPr>
            <w:rStyle w:val="a8"/>
            <w:rFonts w:ascii="Arial" w:hAnsi="Arial" w:cs="Arial"/>
            <w:color w:val="0645AD"/>
            <w:sz w:val="12"/>
            <w:szCs w:val="12"/>
          </w:rPr>
          <w:t>ISO 639-2</w:t>
        </w:r>
      </w:hyperlink>
      <w:r>
        <w:rPr>
          <w:rFonts w:ascii="Arial" w:hAnsi="Arial" w:cs="Arial"/>
          <w:color w:val="000000"/>
          <w:sz w:val="12"/>
          <w:szCs w:val="12"/>
        </w:rPr>
        <w:t>/B: three-letter codes, mostly the same as 639-2/T, but with some codes derived from English names rather than native names of languages. In the following table, these differing codes are highlighted in</w:t>
      </w:r>
      <w:r>
        <w:rPr>
          <w:rStyle w:val="apple-converted-space"/>
          <w:rFonts w:ascii="Arial" w:hAnsi="Arial" w:cs="Arial"/>
          <w:color w:val="000000"/>
          <w:sz w:val="12"/>
          <w:szCs w:val="12"/>
        </w:rPr>
        <w:t> </w:t>
      </w:r>
      <w:hyperlink r:id="rId65" w:tooltip="Boldface" w:history="1">
        <w:r>
          <w:rPr>
            <w:rStyle w:val="a8"/>
            <w:rFonts w:ascii="Arial" w:hAnsi="Arial" w:cs="Arial"/>
            <w:b/>
            <w:bCs/>
            <w:color w:val="0645AD"/>
            <w:sz w:val="12"/>
            <w:szCs w:val="12"/>
          </w:rPr>
          <w:t>boldface</w:t>
        </w:r>
      </w:hyperlink>
      <w:r>
        <w:rPr>
          <w:rFonts w:ascii="Arial" w:hAnsi="Arial" w:cs="Arial"/>
          <w:color w:val="000000"/>
          <w:sz w:val="12"/>
          <w:szCs w:val="12"/>
        </w:rPr>
        <w:t>.</w:t>
      </w:r>
    </w:p>
    <w:p w:rsidR="00515862" w:rsidRDefault="00515862" w:rsidP="00515862">
      <w:pPr>
        <w:widowControl/>
        <w:numPr>
          <w:ilvl w:val="0"/>
          <w:numId w:val="13"/>
        </w:numPr>
        <w:wordWrap/>
        <w:autoSpaceDE/>
        <w:autoSpaceDN/>
        <w:spacing w:before="100" w:beforeAutospacing="1" w:after="24" w:line="360" w:lineRule="atLeast"/>
        <w:ind w:left="360"/>
        <w:jc w:val="left"/>
        <w:rPr>
          <w:rFonts w:ascii="Arial" w:hAnsi="Arial" w:cs="Arial"/>
          <w:color w:val="000000"/>
          <w:sz w:val="12"/>
          <w:szCs w:val="12"/>
        </w:rPr>
      </w:pPr>
      <w:hyperlink r:id="rId66" w:tooltip="ISO 639-3" w:history="1">
        <w:r>
          <w:rPr>
            <w:rStyle w:val="a8"/>
            <w:rFonts w:ascii="Arial" w:hAnsi="Arial" w:cs="Arial"/>
            <w:color w:val="0645AD"/>
            <w:sz w:val="12"/>
            <w:szCs w:val="12"/>
          </w:rPr>
          <w:t>ISO 639-3</w:t>
        </w:r>
      </w:hyperlink>
      <w:r>
        <w:rPr>
          <w:rFonts w:ascii="Arial" w:hAnsi="Arial" w:cs="Arial"/>
          <w:color w:val="000000"/>
          <w:sz w:val="12"/>
          <w:szCs w:val="12"/>
        </w:rPr>
        <w:t>: three-letter codes, the same as 639-2/T for languages, but with distinct codes for each dialect of macrolanguages</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02"/>
        <w:gridCol w:w="913"/>
        <w:gridCol w:w="2111"/>
        <w:gridCol w:w="1948"/>
        <w:gridCol w:w="426"/>
        <w:gridCol w:w="458"/>
        <w:gridCol w:w="459"/>
        <w:gridCol w:w="426"/>
        <w:gridCol w:w="2279"/>
      </w:tblGrid>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spacing w:before="240" w:after="240"/>
              <w:jc w:val="center"/>
              <w:rPr>
                <w:rFonts w:ascii="굴림" w:eastAsia="굴림" w:hAnsi="굴림" w:cs="굴림"/>
                <w:b/>
                <w:bCs/>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hyperlink r:id="rId67" w:tooltip="Language family" w:history="1">
              <w:r>
                <w:rPr>
                  <w:rStyle w:val="a8"/>
                  <w:b/>
                  <w:bCs/>
                  <w:color w:val="0645AD"/>
                  <w:sz w:val="12"/>
                  <w:szCs w:val="12"/>
                </w:rPr>
                <w:t>Language family</w:t>
              </w:r>
            </w:hyperlink>
            <w:r>
              <w:rPr>
                <w:b/>
                <w:bCs/>
                <w:noProof/>
                <w:color w:val="0645AD"/>
                <w:sz w:val="12"/>
                <w:szCs w:val="12"/>
              </w:rPr>
              <w:drawing>
                <wp:inline distT="0" distB="0" distL="0" distR="0">
                  <wp:extent cx="113030" cy="136525"/>
                  <wp:effectExtent l="19050" t="0" r="1270" b="0"/>
                  <wp:docPr id="36" name="그림 3"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Language name</w:t>
            </w:r>
            <w:r>
              <w:rPr>
                <w:b/>
                <w:bCs/>
                <w:noProof/>
                <w:color w:val="0645AD"/>
                <w:sz w:val="12"/>
                <w:szCs w:val="12"/>
              </w:rPr>
              <w:drawing>
                <wp:inline distT="0" distB="0" distL="0" distR="0">
                  <wp:extent cx="113030" cy="136525"/>
                  <wp:effectExtent l="19050" t="0" r="1270" b="0"/>
                  <wp:docPr id="35" name="그림 4"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Native name</w:t>
            </w:r>
            <w:r>
              <w:rPr>
                <w:b/>
                <w:bCs/>
                <w:noProof/>
                <w:color w:val="0645AD"/>
                <w:sz w:val="12"/>
                <w:szCs w:val="12"/>
              </w:rPr>
              <w:drawing>
                <wp:inline distT="0" distB="0" distL="0" distR="0">
                  <wp:extent cx="113030" cy="136525"/>
                  <wp:effectExtent l="19050" t="0" r="1270" b="0"/>
                  <wp:docPr id="34" name="그림 5"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hyperlink r:id="rId70" w:tooltip="ISO 639-1" w:history="1">
              <w:r>
                <w:rPr>
                  <w:rStyle w:val="a8"/>
                  <w:b/>
                  <w:bCs/>
                  <w:color w:val="0645AD"/>
                  <w:sz w:val="12"/>
                  <w:szCs w:val="12"/>
                </w:rPr>
                <w:t>639-1</w:t>
              </w:r>
            </w:hyperlink>
            <w:r>
              <w:rPr>
                <w:b/>
                <w:bCs/>
                <w:noProof/>
                <w:color w:val="0645AD"/>
                <w:sz w:val="12"/>
                <w:szCs w:val="12"/>
              </w:rPr>
              <w:drawing>
                <wp:inline distT="0" distB="0" distL="0" distR="0">
                  <wp:extent cx="113030" cy="136525"/>
                  <wp:effectExtent l="19050" t="0" r="1270" b="0"/>
                  <wp:docPr id="33" name="그림 6"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hyperlink r:id="rId71" w:tooltip="ISO 639-2" w:history="1">
              <w:r>
                <w:rPr>
                  <w:rStyle w:val="a8"/>
                  <w:b/>
                  <w:bCs/>
                  <w:color w:val="0645AD"/>
                  <w:sz w:val="12"/>
                  <w:szCs w:val="12"/>
                </w:rPr>
                <w:t>639-2</w:t>
              </w:r>
            </w:hyperlink>
            <w:r>
              <w:rPr>
                <w:b/>
                <w:bCs/>
                <w:color w:val="000000"/>
                <w:sz w:val="12"/>
                <w:szCs w:val="12"/>
              </w:rPr>
              <w:t>/T</w:t>
            </w:r>
            <w:r>
              <w:rPr>
                <w:b/>
                <w:bCs/>
                <w:noProof/>
                <w:color w:val="0645AD"/>
                <w:sz w:val="12"/>
                <w:szCs w:val="12"/>
              </w:rPr>
              <w:drawing>
                <wp:inline distT="0" distB="0" distL="0" distR="0">
                  <wp:extent cx="113030" cy="136525"/>
                  <wp:effectExtent l="19050" t="0" r="1270" b="0"/>
                  <wp:docPr id="32" name="그림 7"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639-2/B</w:t>
            </w:r>
            <w:r>
              <w:rPr>
                <w:b/>
                <w:bCs/>
                <w:noProof/>
                <w:color w:val="0645AD"/>
                <w:sz w:val="12"/>
                <w:szCs w:val="12"/>
              </w:rPr>
              <w:drawing>
                <wp:inline distT="0" distB="0" distL="0" distR="0">
                  <wp:extent cx="113030" cy="136525"/>
                  <wp:effectExtent l="19050" t="0" r="1270" b="0"/>
                  <wp:docPr id="31" name="그림 8"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hyperlink r:id="rId72" w:tooltip="ISO 639-3" w:history="1">
              <w:r>
                <w:rPr>
                  <w:rStyle w:val="a8"/>
                  <w:b/>
                  <w:bCs/>
                  <w:color w:val="0645AD"/>
                  <w:sz w:val="12"/>
                  <w:szCs w:val="12"/>
                </w:rPr>
                <w:t>639-3</w:t>
              </w:r>
            </w:hyperlink>
            <w:r>
              <w:rPr>
                <w:b/>
                <w:bCs/>
                <w:noProof/>
                <w:color w:val="0645AD"/>
                <w:sz w:val="12"/>
                <w:szCs w:val="12"/>
              </w:rPr>
              <w:drawing>
                <wp:inline distT="0" distB="0" distL="0" distR="0">
                  <wp:extent cx="113030" cy="136525"/>
                  <wp:effectExtent l="19050" t="0" r="1270" b="0"/>
                  <wp:docPr id="30" name="그림 9"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c>
          <w:tcPr>
            <w:tcW w:w="0" w:type="auto"/>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515862" w:rsidRDefault="00515862">
            <w:pPr>
              <w:jc w:val="center"/>
              <w:rPr>
                <w:rFonts w:ascii="굴림" w:eastAsia="굴림" w:hAnsi="굴림" w:cs="굴림"/>
                <w:b/>
                <w:bCs/>
                <w:color w:val="000000"/>
                <w:sz w:val="12"/>
                <w:szCs w:val="12"/>
              </w:rPr>
            </w:pPr>
            <w:r>
              <w:rPr>
                <w:b/>
                <w:bCs/>
                <w:color w:val="000000"/>
                <w:sz w:val="12"/>
                <w:szCs w:val="12"/>
              </w:rPr>
              <w:t>Notes</w:t>
            </w:r>
            <w:r>
              <w:rPr>
                <w:b/>
                <w:bCs/>
                <w:noProof/>
                <w:color w:val="0645AD"/>
                <w:sz w:val="12"/>
                <w:szCs w:val="12"/>
              </w:rPr>
              <w:drawing>
                <wp:inline distT="0" distB="0" distL="0" distR="0">
                  <wp:extent cx="113030" cy="136525"/>
                  <wp:effectExtent l="19050" t="0" r="1270" b="0"/>
                  <wp:docPr id="28" name="그림 10"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69"/>
                          <a:srcRect/>
                          <a:stretch>
                            <a:fillRect/>
                          </a:stretch>
                        </pic:blipFill>
                        <pic:spPr bwMode="auto">
                          <a:xfrm>
                            <a:off x="0" y="0"/>
                            <a:ext cx="113030" cy="136525"/>
                          </a:xfrm>
                          <a:prstGeom prst="rect">
                            <a:avLst/>
                          </a:prstGeom>
                          <a:noFill/>
                          <a:ln w="9525">
                            <a:noFill/>
                            <a:miter lim="800000"/>
                            <a:headEnd/>
                            <a:tailEnd/>
                          </a:ln>
                        </pic:spPr>
                      </pic:pic>
                    </a:graphicData>
                  </a:graphic>
                </wp:inline>
              </w:drawing>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CE1A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3" w:tooltip="Northwest Caucasian languages" w:history="1">
              <w:r>
                <w:rPr>
                  <w:rStyle w:val="a8"/>
                  <w:color w:val="0645AD"/>
                  <w:sz w:val="12"/>
                  <w:szCs w:val="12"/>
                </w:rPr>
                <w:t>Northwest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4" w:tooltip="Abkhaz language" w:history="1">
              <w:r>
                <w:rPr>
                  <w:rStyle w:val="a8"/>
                  <w:color w:val="0645AD"/>
                  <w:sz w:val="12"/>
                  <w:szCs w:val="12"/>
                </w:rPr>
                <w:t>Abkhaz</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а</w:t>
            </w:r>
            <w:r>
              <w:rPr>
                <w:rFonts w:ascii="MS Mincho" w:eastAsia="MS Mincho" w:hAnsi="MS Mincho" w:cs="MS Mincho" w:hint="eastAsia"/>
                <w:color w:val="000000"/>
                <w:sz w:val="12"/>
                <w:szCs w:val="12"/>
              </w:rPr>
              <w:t>ҧ</w:t>
            </w:r>
            <w:r>
              <w:rPr>
                <w:rFonts w:ascii="굴림" w:eastAsia="굴림" w:hAnsi="굴림" w:cs="굴림" w:hint="eastAsia"/>
                <w:color w:val="000000"/>
                <w:sz w:val="12"/>
                <w:szCs w:val="12"/>
              </w:rPr>
              <w:t>су</w:t>
            </w:r>
            <w:r>
              <w:rPr>
                <w:color w:val="000000"/>
                <w:sz w:val="12"/>
                <w:szCs w:val="12"/>
              </w:rPr>
              <w:t>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abk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5"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6" w:tooltip="Afar language" w:history="1">
              <w:r>
                <w:rPr>
                  <w:rStyle w:val="a8"/>
                  <w:color w:val="0645AD"/>
                  <w:sz w:val="12"/>
                  <w:szCs w:val="12"/>
                </w:rPr>
                <w:t>Afar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Afaraf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8" w:tooltip="Afrikaans language" w:history="1">
              <w:r>
                <w:rPr>
                  <w:rStyle w:val="a8"/>
                  <w:color w:val="0645AD"/>
                  <w:sz w:val="12"/>
                  <w:szCs w:val="12"/>
                </w:rPr>
                <w:t>Afrikaans</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af-ZA"/>
              </w:rPr>
            </w:pPr>
            <w:r>
              <w:rPr>
                <w:color w:val="000000"/>
                <w:sz w:val="12"/>
                <w:szCs w:val="12"/>
                <w:lang w:val="af-ZA"/>
              </w:rPr>
              <w:t>Afrikaans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79"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80" w:tooltip="Akan language" w:history="1">
              <w:r>
                <w:rPr>
                  <w:rStyle w:val="a8"/>
                  <w:color w:val="0645AD"/>
                  <w:sz w:val="12"/>
                  <w:szCs w:val="12"/>
                </w:rPr>
                <w:t>Akan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 +</w:t>
            </w:r>
            <w:r>
              <w:rPr>
                <w:rStyle w:val="apple-converted-space"/>
                <w:color w:val="000000"/>
                <w:sz w:val="12"/>
                <w:szCs w:val="12"/>
              </w:rPr>
              <w:t> </w:t>
            </w:r>
            <w:hyperlink r:id="rId81" w:anchor="aka"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82" w:tooltip="Macrolanguage" w:history="1">
              <w:r>
                <w:rPr>
                  <w:rStyle w:val="a8"/>
                  <w:color w:val="0645AD"/>
                  <w:sz w:val="12"/>
                  <w:szCs w:val="12"/>
                </w:rPr>
                <w:t>macrolanguage</w:t>
              </w:r>
            </w:hyperlink>
            <w:r>
              <w:rPr>
                <w:color w:val="000000"/>
                <w:sz w:val="12"/>
                <w:szCs w:val="12"/>
              </w:rPr>
              <w:t>,</w:t>
            </w:r>
            <w:r>
              <w:rPr>
                <w:rStyle w:val="apple-converted-space"/>
                <w:color w:val="000000"/>
                <w:sz w:val="12"/>
                <w:szCs w:val="12"/>
              </w:rPr>
              <w:t> </w:t>
            </w:r>
            <w:hyperlink r:id="rId83" w:tooltip="Twi language" w:history="1">
              <w:r>
                <w:rPr>
                  <w:rStyle w:val="a8"/>
                  <w:color w:val="0645AD"/>
                  <w:sz w:val="12"/>
                  <w:szCs w:val="12"/>
                </w:rPr>
                <w:t>Twi</w:t>
              </w:r>
            </w:hyperlink>
            <w:r>
              <w:rPr>
                <w:rStyle w:val="apple-converted-space"/>
                <w:color w:val="000000"/>
                <w:sz w:val="12"/>
                <w:szCs w:val="12"/>
              </w:rPr>
              <w:t> </w:t>
            </w:r>
            <w:r>
              <w:rPr>
                <w:color w:val="000000"/>
                <w:sz w:val="12"/>
                <w:szCs w:val="12"/>
              </w:rPr>
              <w:t>is [tw/twi],</w:t>
            </w:r>
            <w:r>
              <w:rPr>
                <w:rStyle w:val="apple-converted-space"/>
                <w:color w:val="000000"/>
                <w:sz w:val="12"/>
                <w:szCs w:val="12"/>
              </w:rPr>
              <w:t> </w:t>
            </w:r>
            <w:hyperlink r:id="rId84" w:tooltip="Fanti language" w:history="1">
              <w:r>
                <w:rPr>
                  <w:rStyle w:val="a8"/>
                  <w:color w:val="0645AD"/>
                  <w:sz w:val="12"/>
                  <w:szCs w:val="12"/>
                </w:rPr>
                <w:t>Fanti</w:t>
              </w:r>
            </w:hyperlink>
            <w:r>
              <w:rPr>
                <w:rStyle w:val="apple-converted-space"/>
                <w:color w:val="000000"/>
                <w:sz w:val="12"/>
                <w:szCs w:val="12"/>
              </w:rPr>
              <w:t> </w:t>
            </w:r>
            <w:r>
              <w:rPr>
                <w:color w:val="000000"/>
                <w:sz w:val="12"/>
                <w:szCs w:val="12"/>
              </w:rPr>
              <w:t>is [fat]</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8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86" w:tooltip="Albanian language" w:history="1">
              <w:r>
                <w:rPr>
                  <w:rStyle w:val="a8"/>
                  <w:color w:val="0645AD"/>
                  <w:sz w:val="12"/>
                  <w:szCs w:val="12"/>
                </w:rPr>
                <w:t>Albanian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q-AL"/>
              </w:rPr>
            </w:pPr>
            <w:r>
              <w:rPr>
                <w:color w:val="000000"/>
                <w:sz w:val="12"/>
                <w:szCs w:val="12"/>
                <w:lang w:val="sq-AL"/>
              </w:rPr>
              <w:t>Shqip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sq</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sqi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alb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sqi +</w:t>
            </w:r>
            <w:hyperlink r:id="rId87" w:anchor="sqi" w:tooltip="ISO 639 macrolanguage" w:history="1">
              <w:r>
                <w:rPr>
                  <w:rStyle w:val="a8"/>
                  <w:color w:val="0645AD"/>
                  <w:sz w:val="12"/>
                  <w:szCs w:val="12"/>
                </w:rPr>
                <w:t>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88"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89"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0" w:tooltip="Amharic language" w:history="1">
              <w:r>
                <w:rPr>
                  <w:rStyle w:val="a8"/>
                  <w:color w:val="0645AD"/>
                  <w:sz w:val="12"/>
                  <w:szCs w:val="12"/>
                </w:rPr>
                <w:t>Amharic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አማርኛ</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1"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2" w:tooltip="Arabic language" w:history="1">
              <w:r>
                <w:rPr>
                  <w:rStyle w:val="a8"/>
                  <w:color w:val="0645AD"/>
                  <w:sz w:val="12"/>
                  <w:szCs w:val="12"/>
                </w:rPr>
                <w:t>Arabic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rPr>
            </w:pPr>
            <w:r>
              <w:rPr>
                <w:rFonts w:ascii="Courier New" w:hAnsi="Courier New" w:cs="Courier New" w:hint="cs"/>
                <w:color w:val="000000"/>
                <w:sz w:val="12"/>
                <w:szCs w:val="12"/>
                <w:rtl/>
                <w:lang/>
              </w:rPr>
              <w:t>العربية</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 +</w:t>
            </w:r>
            <w:hyperlink r:id="rId93" w:anchor="ara" w:tooltip="ISO 639 macrolanguage" w:history="1">
              <w:r>
                <w:rPr>
                  <w:rStyle w:val="a8"/>
                  <w:color w:val="0645AD"/>
                  <w:sz w:val="12"/>
                  <w:szCs w:val="12"/>
                </w:rPr>
                <w:t>30</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4" w:tooltip="Macrolanguage" w:history="1">
              <w:r>
                <w:rPr>
                  <w:rStyle w:val="a8"/>
                  <w:color w:val="0645AD"/>
                  <w:sz w:val="12"/>
                  <w:szCs w:val="12"/>
                </w:rPr>
                <w:t>macrolanguage</w:t>
              </w:r>
            </w:hyperlink>
            <w:r>
              <w:rPr>
                <w:color w:val="000000"/>
                <w:sz w:val="12"/>
                <w:szCs w:val="12"/>
              </w:rPr>
              <w:t>,</w:t>
            </w:r>
            <w:r>
              <w:rPr>
                <w:rStyle w:val="apple-converted-space"/>
                <w:color w:val="000000"/>
                <w:sz w:val="12"/>
                <w:szCs w:val="12"/>
              </w:rPr>
              <w:t> </w:t>
            </w:r>
            <w:hyperlink r:id="rId95" w:tooltip="Standard Arabic" w:history="1">
              <w:r>
                <w:rPr>
                  <w:rStyle w:val="a8"/>
                  <w:color w:val="0645AD"/>
                  <w:sz w:val="12"/>
                  <w:szCs w:val="12"/>
                </w:rPr>
                <w:t>Standard Arabic</w:t>
              </w:r>
            </w:hyperlink>
            <w:r>
              <w:rPr>
                <w:rStyle w:val="apple-converted-space"/>
                <w:color w:val="000000"/>
                <w:sz w:val="12"/>
                <w:szCs w:val="12"/>
              </w:rPr>
              <w:t> </w:t>
            </w:r>
            <w:r>
              <w:rPr>
                <w:color w:val="000000"/>
                <w:sz w:val="12"/>
                <w:szCs w:val="12"/>
              </w:rPr>
              <w:t>is [arb]</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7" w:tooltip="Aragonese language" w:history="1">
              <w:r>
                <w:rPr>
                  <w:rStyle w:val="a8"/>
                  <w:color w:val="0645AD"/>
                  <w:sz w:val="12"/>
                  <w:szCs w:val="12"/>
                </w:rPr>
                <w:t>Aragonese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Aragonés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arg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8"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99" w:tooltip="Armenian language" w:history="1">
              <w:r>
                <w:rPr>
                  <w:rStyle w:val="a8"/>
                  <w:color w:val="0645AD"/>
                  <w:sz w:val="12"/>
                  <w:szCs w:val="12"/>
                </w:rPr>
                <w:t>Armenian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hy-AM"/>
              </w:rPr>
            </w:pPr>
            <w:r>
              <w:rPr>
                <w:rFonts w:ascii="Sylfaen" w:hAnsi="Sylfaen" w:cs="Sylfaen"/>
                <w:color w:val="000000"/>
                <w:sz w:val="12"/>
                <w:szCs w:val="12"/>
                <w:lang w:val="hy-AM"/>
              </w:rPr>
              <w:t>Հայերեն</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hye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arm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hye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1" w:tooltip="Assamese language" w:history="1">
              <w:r>
                <w:rPr>
                  <w:rStyle w:val="a8"/>
                  <w:color w:val="0645AD"/>
                  <w:sz w:val="12"/>
                  <w:szCs w:val="12"/>
                </w:rPr>
                <w:t>Assamese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as-IN"/>
              </w:rPr>
            </w:pPr>
            <w:r>
              <w:rPr>
                <w:rFonts w:ascii="Vrinda" w:hAnsi="Vrinda" w:cs="Vrinda" w:hint="cs"/>
                <w:color w:val="000000"/>
                <w:sz w:val="12"/>
                <w:szCs w:val="12"/>
                <w:cs/>
                <w:lang w:bidi="as-IN"/>
              </w:rPr>
              <w:t>অসমীয়া</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CE1A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2" w:tooltip="Northeast Caucasian languages" w:history="1">
              <w:r>
                <w:rPr>
                  <w:rStyle w:val="a8"/>
                  <w:color w:val="0645AD"/>
                  <w:sz w:val="12"/>
                  <w:szCs w:val="12"/>
                </w:rPr>
                <w:t>Northeast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3" w:tooltip="Avar language" w:history="1">
              <w:r>
                <w:rPr>
                  <w:rStyle w:val="a8"/>
                  <w:color w:val="0645AD"/>
                  <w:sz w:val="12"/>
                  <w:szCs w:val="12"/>
                </w:rPr>
                <w:t>Avaric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авар мац</w:t>
            </w:r>
            <w:r>
              <w:rPr>
                <w:rFonts w:ascii="MS Mincho" w:eastAsia="MS Mincho" w:hAnsi="MS Mincho" w:cs="MS Mincho" w:hint="eastAsia"/>
                <w:color w:val="000000"/>
                <w:sz w:val="12"/>
                <w:szCs w:val="12"/>
              </w:rPr>
              <w:t>Ӏ</w:t>
            </w:r>
            <w:r>
              <w:rPr>
                <w:rFonts w:ascii="굴림" w:eastAsia="굴림" w:hAnsi="굴림" w:cs="굴림" w:hint="eastAsia"/>
                <w:color w:val="000000"/>
                <w:sz w:val="12"/>
                <w:szCs w:val="12"/>
              </w:rPr>
              <w:t>, маг</w:t>
            </w:r>
            <w:r>
              <w:rPr>
                <w:rFonts w:ascii="MS Mincho" w:eastAsia="MS Mincho" w:hAnsi="MS Mincho" w:cs="MS Mincho" w:hint="eastAsia"/>
                <w:color w:val="000000"/>
                <w:sz w:val="12"/>
                <w:szCs w:val="12"/>
              </w:rPr>
              <w:t>Ӏ</w:t>
            </w:r>
            <w:r>
              <w:rPr>
                <w:rFonts w:ascii="굴림" w:eastAsia="굴림" w:hAnsi="굴림" w:cs="굴림" w:hint="eastAsia"/>
                <w:color w:val="000000"/>
                <w:sz w:val="12"/>
                <w:szCs w:val="12"/>
              </w:rPr>
              <w:t>арул мац</w:t>
            </w:r>
            <w:r>
              <w:rPr>
                <w:rFonts w:ascii="MS Mincho" w:eastAsia="MS Mincho" w:hAnsi="MS Mincho" w:cs="MS Mincho" w:hint="eastAsia"/>
                <w:color w:val="000000"/>
                <w:sz w:val="12"/>
                <w:szCs w:val="12"/>
              </w:rPr>
              <w:t>Ӏ</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4"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5" w:tooltip="Avestan language" w:history="1">
              <w:r>
                <w:rPr>
                  <w:rStyle w:val="a8"/>
                  <w:color w:val="0645AD"/>
                  <w:sz w:val="12"/>
                  <w:szCs w:val="12"/>
                </w:rPr>
                <w:t>Avestan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avesta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6" w:tooltip="Ancient languages" w:history="1">
              <w:r>
                <w:rPr>
                  <w:rStyle w:val="a8"/>
                  <w:color w:val="0645AD"/>
                  <w:sz w:val="12"/>
                  <w:szCs w:val="12"/>
                </w:rPr>
                <w:t>ancient</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7" w:tooltip="Aymaran languages" w:history="1">
              <w:r>
                <w:rPr>
                  <w:rStyle w:val="a8"/>
                  <w:color w:val="0645AD"/>
                  <w:sz w:val="12"/>
                  <w:szCs w:val="12"/>
                </w:rPr>
                <w:t>Aymaran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08" w:tooltip="Aymara language" w:history="1">
              <w:r>
                <w:rPr>
                  <w:rStyle w:val="a8"/>
                  <w:color w:val="0645AD"/>
                  <w:sz w:val="12"/>
                  <w:szCs w:val="12"/>
                </w:rPr>
                <w:t>Aymara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aymar aru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aym +</w:t>
            </w:r>
            <w:r>
              <w:rPr>
                <w:rStyle w:val="apple-converted-space"/>
                <w:color w:val="000000"/>
                <w:sz w:val="12"/>
                <w:szCs w:val="12"/>
              </w:rPr>
              <w:t> </w:t>
            </w:r>
            <w:hyperlink r:id="rId109" w:anchor="aym"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0"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1"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2" w:tooltip="Azerbaijani language" w:history="1">
              <w:r>
                <w:rPr>
                  <w:rStyle w:val="a8"/>
                  <w:color w:val="0645AD"/>
                  <w:sz w:val="12"/>
                  <w:szCs w:val="12"/>
                </w:rPr>
                <w:t>Azerbaijani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w:t>
            </w:r>
            <w:r>
              <w:rPr>
                <w:rFonts w:ascii="MS Mincho" w:eastAsia="MS Mincho" w:hAnsi="MS Mincho" w:cs="MS Mincho" w:hint="eastAsia"/>
                <w:color w:val="000000"/>
                <w:sz w:val="12"/>
                <w:szCs w:val="12"/>
              </w:rPr>
              <w:t>ə</w:t>
            </w:r>
            <w:r>
              <w:rPr>
                <w:color w:val="000000"/>
                <w:sz w:val="12"/>
                <w:szCs w:val="12"/>
              </w:rPr>
              <w:t>rbaycan dili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aze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 xml:space="preserve">aze </w:t>
            </w:r>
            <w:r>
              <w:rPr>
                <w:color w:val="000000"/>
                <w:sz w:val="12"/>
                <w:szCs w:val="12"/>
              </w:rPr>
              <w:lastRenderedPageBreak/>
              <w:t>+</w:t>
            </w:r>
            <w:r>
              <w:rPr>
                <w:rStyle w:val="apple-converted-space"/>
                <w:color w:val="000000"/>
                <w:sz w:val="12"/>
                <w:szCs w:val="12"/>
              </w:rPr>
              <w:t> </w:t>
            </w:r>
            <w:hyperlink r:id="rId113" w:anchor="aze"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4"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5"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6" w:tooltip="Bambara language" w:history="1">
              <w:r>
                <w:rPr>
                  <w:rStyle w:val="a8"/>
                  <w:color w:val="0645AD"/>
                  <w:sz w:val="12"/>
                  <w:szCs w:val="12"/>
                </w:rPr>
                <w:t>Bambara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bamanankan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7"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8" w:tooltip="Bashkir language" w:history="1">
              <w:r>
                <w:rPr>
                  <w:rStyle w:val="a8"/>
                  <w:color w:val="0645AD"/>
                  <w:sz w:val="12"/>
                  <w:szCs w:val="12"/>
                </w:rPr>
                <w:t>Bashkir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баш</w:t>
            </w:r>
            <w:r>
              <w:rPr>
                <w:rFonts w:ascii="MS Mincho" w:eastAsia="MS Mincho" w:hAnsi="MS Mincho" w:cs="MS Mincho" w:hint="eastAsia"/>
                <w:color w:val="000000"/>
                <w:sz w:val="12"/>
                <w:szCs w:val="12"/>
              </w:rPr>
              <w:t>ҡ</w:t>
            </w:r>
            <w:r>
              <w:rPr>
                <w:rFonts w:ascii="굴림" w:eastAsia="굴림" w:hAnsi="굴림" w:cs="굴림" w:hint="eastAsia"/>
                <w:color w:val="000000"/>
                <w:sz w:val="12"/>
                <w:szCs w:val="12"/>
              </w:rPr>
              <w:t>орт тел</w:t>
            </w:r>
            <w:r>
              <w:rPr>
                <w:color w:val="000000"/>
                <w:sz w:val="12"/>
                <w:szCs w:val="12"/>
              </w:rPr>
              <w:t>е</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9A9A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19" w:tooltip="Language isolate" w:history="1">
              <w:r>
                <w:rPr>
                  <w:rStyle w:val="a8"/>
                  <w:color w:val="0645AD"/>
                  <w:sz w:val="12"/>
                  <w:szCs w:val="12"/>
                </w:rPr>
                <w:t>Language isolate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0" w:tooltip="Basque language" w:history="1">
              <w:r>
                <w:rPr>
                  <w:rStyle w:val="a8"/>
                  <w:color w:val="0645AD"/>
                  <w:sz w:val="12"/>
                  <w:szCs w:val="12"/>
                </w:rPr>
                <w:t>Basque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u-ES"/>
              </w:rPr>
            </w:pPr>
            <w:r>
              <w:rPr>
                <w:color w:val="000000"/>
                <w:sz w:val="12"/>
                <w:szCs w:val="12"/>
                <w:lang w:val="eu-ES"/>
              </w:rPr>
              <w:t>euskara, euskera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baq</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2" w:tooltip="Belarusian language" w:history="1">
              <w:r>
                <w:rPr>
                  <w:rStyle w:val="a8"/>
                  <w:color w:val="0645AD"/>
                  <w:sz w:val="12"/>
                  <w:szCs w:val="12"/>
                </w:rPr>
                <w:t>Belarusian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be-BY"/>
              </w:rPr>
            </w:pPr>
            <w:r>
              <w:rPr>
                <w:color w:val="000000"/>
                <w:sz w:val="12"/>
                <w:szCs w:val="12"/>
                <w:lang w:val="be-BY"/>
              </w:rPr>
              <w:t>Беларуская</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3"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4" w:tooltip="Bengali language" w:history="1">
              <w:r>
                <w:rPr>
                  <w:rStyle w:val="a8"/>
                  <w:color w:val="0645AD"/>
                  <w:sz w:val="12"/>
                  <w:szCs w:val="12"/>
                </w:rPr>
                <w:t>Bengali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bn-IN"/>
              </w:rPr>
            </w:pPr>
            <w:r>
              <w:rPr>
                <w:rFonts w:ascii="Vrinda" w:hAnsi="Vrinda" w:cs="Vrinda" w:hint="cs"/>
                <w:color w:val="000000"/>
                <w:sz w:val="12"/>
                <w:szCs w:val="12"/>
                <w:cs/>
                <w:lang w:bidi="bn-IN"/>
              </w:rPr>
              <w:t>বাংলা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26" w:tooltip="Bihari languages" w:history="1">
              <w:r>
                <w:rPr>
                  <w:rStyle w:val="a8"/>
                  <w:color w:val="0645AD"/>
                  <w:sz w:val="12"/>
                  <w:szCs w:val="12"/>
                </w:rPr>
                <w:t>Bihari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color w:val="000000"/>
                <w:sz w:val="12"/>
                <w:szCs w:val="12"/>
              </w:rPr>
              <w:t>भोजपुरी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Collective language code for</w:t>
            </w:r>
            <w:r>
              <w:rPr>
                <w:rStyle w:val="apple-converted-space"/>
                <w:color w:val="000000"/>
                <w:sz w:val="12"/>
                <w:szCs w:val="12"/>
              </w:rPr>
              <w:t> </w:t>
            </w:r>
            <w:hyperlink r:id="rId127" w:tooltip="Bhojpuri language" w:history="1">
              <w:r>
                <w:rPr>
                  <w:rStyle w:val="a8"/>
                  <w:color w:val="0645AD"/>
                  <w:sz w:val="12"/>
                  <w:szCs w:val="12"/>
                </w:rPr>
                <w:t>Bhojpuri</w:t>
              </w:r>
            </w:hyperlink>
            <w:r>
              <w:rPr>
                <w:color w:val="000000"/>
                <w:sz w:val="12"/>
                <w:szCs w:val="12"/>
              </w:rPr>
              <w:t>,</w:t>
            </w:r>
            <w:hyperlink r:id="rId128" w:tooltip="Magahi language" w:history="1">
              <w:r>
                <w:rPr>
                  <w:rStyle w:val="a8"/>
                  <w:color w:val="0645AD"/>
                  <w:sz w:val="12"/>
                  <w:szCs w:val="12"/>
                </w:rPr>
                <w:t>Magahi</w:t>
              </w:r>
            </w:hyperlink>
            <w:r>
              <w:rPr>
                <w:color w:val="000000"/>
                <w:sz w:val="12"/>
                <w:szCs w:val="12"/>
              </w:rPr>
              <w:t>, and</w:t>
            </w:r>
            <w:r>
              <w:rPr>
                <w:rStyle w:val="apple-converted-space"/>
                <w:color w:val="000000"/>
                <w:sz w:val="12"/>
                <w:szCs w:val="12"/>
              </w:rPr>
              <w:t> </w:t>
            </w:r>
            <w:hyperlink r:id="rId129" w:tooltip="Maithili language" w:history="1">
              <w:r>
                <w:rPr>
                  <w:rStyle w:val="a8"/>
                  <w:color w:val="0645AD"/>
                  <w:sz w:val="12"/>
                  <w:szCs w:val="12"/>
                </w:rPr>
                <w:t>Maithili</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2B48C"/>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0" w:tooltip="Creole languages" w:history="1">
              <w:r>
                <w:rPr>
                  <w:rStyle w:val="a8"/>
                  <w:color w:val="0645AD"/>
                  <w:sz w:val="12"/>
                  <w:szCs w:val="12"/>
                </w:rPr>
                <w:t>Creole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1" w:tooltip="Bislama language" w:history="1">
              <w:r>
                <w:rPr>
                  <w:rStyle w:val="a8"/>
                  <w:color w:val="0645AD"/>
                  <w:sz w:val="12"/>
                  <w:szCs w:val="12"/>
                </w:rPr>
                <w:t>Bislama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Bislama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3" w:tooltip="Bosnian language" w:history="1">
              <w:r>
                <w:rPr>
                  <w:rStyle w:val="a8"/>
                  <w:color w:val="0645AD"/>
                  <w:sz w:val="12"/>
                  <w:szCs w:val="12"/>
                </w:rPr>
                <w:t>Bosnian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bosanski jezik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4"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5" w:tooltip="Breton language" w:history="1">
              <w:r>
                <w:rPr>
                  <w:rStyle w:val="a8"/>
                  <w:color w:val="0645AD"/>
                  <w:sz w:val="12"/>
                  <w:szCs w:val="12"/>
                </w:rPr>
                <w:t>Breton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brezhoneg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7" w:tooltip="Bulgarian language" w:history="1">
              <w:r>
                <w:rPr>
                  <w:rStyle w:val="a8"/>
                  <w:color w:val="0645AD"/>
                  <w:sz w:val="12"/>
                  <w:szCs w:val="12"/>
                </w:rPr>
                <w:t>Bulgarian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bg-BG"/>
              </w:rPr>
            </w:pPr>
            <w:r>
              <w:rPr>
                <w:color w:val="000000"/>
                <w:sz w:val="12"/>
                <w:szCs w:val="12"/>
                <w:lang w:val="bg-BG"/>
              </w:rPr>
              <w:t>български език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8" w:tooltip="Sino-Tibetan languages" w:history="1">
              <w:r>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39" w:tooltip="Burmese language" w:history="1">
              <w:r>
                <w:rPr>
                  <w:rStyle w:val="a8"/>
                  <w:color w:val="0645AD"/>
                  <w:sz w:val="12"/>
                  <w:szCs w:val="12"/>
                </w:rPr>
                <w:t>Burmese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my-MM"/>
              </w:rPr>
            </w:pPr>
            <w:r>
              <w:rPr>
                <w:rFonts w:ascii="한컴돋움" w:eastAsia="한컴돋움" w:hAnsi="한컴돋움" w:cs="한컴돋움" w:hint="eastAsia"/>
                <w:color w:val="000000"/>
                <w:sz w:val="12"/>
                <w:szCs w:val="12"/>
                <w:cs/>
                <w:lang w:bidi="my-MM"/>
              </w:rPr>
              <w:t>ဗမာစာ</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bur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1" w:tooltip="Catalan language" w:history="1">
              <w:r>
                <w:rPr>
                  <w:rStyle w:val="a8"/>
                  <w:color w:val="0645AD"/>
                  <w:sz w:val="12"/>
                  <w:szCs w:val="12"/>
                </w:rPr>
                <w:t>Catalan</w:t>
              </w:r>
            </w:hyperlink>
            <w:r>
              <w:rPr>
                <w:color w:val="000000"/>
                <w:sz w:val="12"/>
                <w:szCs w:val="12"/>
              </w:rPr>
              <w:t>;</w:t>
            </w:r>
            <w:r>
              <w:rPr>
                <w:rStyle w:val="apple-converted-space"/>
                <w:color w:val="000000"/>
                <w:sz w:val="12"/>
                <w:szCs w:val="12"/>
              </w:rPr>
              <w:t> </w:t>
            </w:r>
            <w:hyperlink r:id="rId142" w:tooltip="Valencian" w:history="1">
              <w:r>
                <w:rPr>
                  <w:rStyle w:val="a8"/>
                  <w:color w:val="0645AD"/>
                  <w:sz w:val="12"/>
                  <w:szCs w:val="12"/>
                </w:rPr>
                <w:t>Valencian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ca-ES"/>
              </w:rPr>
            </w:pPr>
            <w:r>
              <w:rPr>
                <w:color w:val="000000"/>
                <w:sz w:val="12"/>
                <w:szCs w:val="12"/>
                <w:lang w:val="ca-ES"/>
              </w:rPr>
              <w:t>Català</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3"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4" w:tooltip="Chamorro language" w:history="1">
              <w:r>
                <w:rPr>
                  <w:rStyle w:val="a8"/>
                  <w:color w:val="0645AD"/>
                  <w:sz w:val="12"/>
                  <w:szCs w:val="12"/>
                </w:rPr>
                <w:t>Chamorro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Chamoru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CE1A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5" w:tooltip="Northeast Caucasian languages" w:history="1">
              <w:r>
                <w:rPr>
                  <w:rStyle w:val="a8"/>
                  <w:color w:val="0645AD"/>
                  <w:sz w:val="12"/>
                  <w:szCs w:val="12"/>
                </w:rPr>
                <w:t>Northeast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6" w:tooltip="Chechen language" w:history="1">
              <w:r>
                <w:rPr>
                  <w:rStyle w:val="a8"/>
                  <w:color w:val="0645AD"/>
                  <w:sz w:val="12"/>
                  <w:szCs w:val="12"/>
                </w:rPr>
                <w:t>Chechen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нохчийн мотт</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7"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8" w:tooltip="Chichewa language" w:history="1">
              <w:r>
                <w:rPr>
                  <w:rStyle w:val="a8"/>
                  <w:color w:val="0645AD"/>
                  <w:sz w:val="12"/>
                  <w:szCs w:val="12"/>
                </w:rPr>
                <w:t>Chichewa</w:t>
              </w:r>
            </w:hyperlink>
            <w:r>
              <w:rPr>
                <w:color w:val="000000"/>
                <w:sz w:val="12"/>
                <w:szCs w:val="12"/>
              </w:rPr>
              <w:t>; Chewa; Nyanja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chiChe</w:t>
            </w:r>
            <w:r>
              <w:rPr>
                <w:rFonts w:ascii="바탕" w:eastAsia="바탕" w:hAnsi="바탕" w:cs="바탕" w:hint="eastAsia"/>
                <w:color w:val="000000"/>
                <w:sz w:val="12"/>
                <w:szCs w:val="12"/>
              </w:rPr>
              <w:t>ŵ</w:t>
            </w:r>
            <w:r>
              <w:rPr>
                <w:rFonts w:ascii="맑은 고딕" w:eastAsia="맑은 고딕" w:hAnsi="맑은 고딕" w:cs="맑은 고딕" w:hint="eastAsia"/>
                <w:color w:val="000000"/>
                <w:sz w:val="12"/>
                <w:szCs w:val="12"/>
              </w:rPr>
              <w:t>a, chinyanja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nya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49" w:tooltip="Sino-Tibetan languages" w:history="1">
              <w:r>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0" w:tooltip="Chinese language" w:history="1">
              <w:r>
                <w:rPr>
                  <w:rStyle w:val="a8"/>
                  <w:color w:val="0645AD"/>
                  <w:sz w:val="12"/>
                  <w:szCs w:val="12"/>
                </w:rPr>
                <w:t>Chinese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바탕" w:eastAsia="바탕" w:hAnsi="바탕" w:cs="바탕" w:hint="eastAsia"/>
                <w:color w:val="000000"/>
                <w:sz w:val="12"/>
                <w:szCs w:val="12"/>
              </w:rPr>
              <w:t>中文</w:t>
            </w:r>
            <w:r>
              <w:rPr>
                <w:rStyle w:val="apple-converted-space"/>
                <w:color w:val="000000"/>
                <w:sz w:val="12"/>
                <w:szCs w:val="12"/>
              </w:rPr>
              <w:t> </w:t>
            </w:r>
            <w:r>
              <w:rPr>
                <w:color w:val="000000"/>
                <w:sz w:val="12"/>
                <w:szCs w:val="12"/>
              </w:rPr>
              <w:t>(Zh</w:t>
            </w:r>
            <w:r>
              <w:rPr>
                <w:rFonts w:ascii="바탕" w:eastAsia="바탕" w:hAnsi="바탕" w:cs="바탕" w:hint="eastAsia"/>
                <w:color w:val="000000"/>
                <w:sz w:val="12"/>
                <w:szCs w:val="12"/>
              </w:rPr>
              <w:t>ō</w:t>
            </w:r>
            <w:r>
              <w:rPr>
                <w:rFonts w:ascii="맑은 고딕" w:eastAsia="맑은 고딕" w:hAnsi="맑은 고딕" w:cs="맑은 고딕" w:hint="eastAsia"/>
                <w:color w:val="000000"/>
                <w:sz w:val="12"/>
                <w:szCs w:val="12"/>
              </w:rPr>
              <w:t>ngwén),</w:t>
            </w:r>
            <w:r>
              <w:rPr>
                <w:rStyle w:val="apple-converted-space"/>
                <w:color w:val="000000"/>
                <w:sz w:val="12"/>
                <w:szCs w:val="12"/>
              </w:rPr>
              <w:t> </w:t>
            </w:r>
            <w:r>
              <w:rPr>
                <w:rFonts w:ascii="새굴림" w:eastAsia="새굴림" w:hAnsi="새굴림" w:cs="새굴림" w:hint="eastAsia"/>
                <w:color w:val="000000"/>
                <w:sz w:val="12"/>
                <w:szCs w:val="12"/>
              </w:rPr>
              <w:t>汉语</w:t>
            </w:r>
            <w:r>
              <w:rPr>
                <w:color w:val="000000"/>
                <w:sz w:val="12"/>
                <w:szCs w:val="12"/>
              </w:rPr>
              <w:t>,</w:t>
            </w:r>
            <w:r>
              <w:rPr>
                <w:rStyle w:val="apple-converted-space"/>
                <w:color w:val="000000"/>
                <w:sz w:val="12"/>
                <w:szCs w:val="12"/>
              </w:rPr>
              <w:t> </w:t>
            </w:r>
            <w:r>
              <w:rPr>
                <w:rFonts w:ascii="바탕" w:eastAsia="바탕" w:hAnsi="바탕" w:cs="바탕" w:hint="eastAsia"/>
                <w:color w:val="000000"/>
                <w:sz w:val="12"/>
                <w:szCs w:val="12"/>
              </w:rPr>
              <w:t>漢語</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chi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zho +</w:t>
            </w:r>
            <w:r>
              <w:rPr>
                <w:rStyle w:val="apple-converted-space"/>
                <w:color w:val="000000"/>
                <w:sz w:val="12"/>
                <w:szCs w:val="12"/>
              </w:rPr>
              <w:t> </w:t>
            </w:r>
            <w:hyperlink r:id="rId151" w:anchor="zho" w:tooltip="ISO 639 macrolanguage" w:history="1">
              <w:r>
                <w:rPr>
                  <w:rStyle w:val="a8"/>
                  <w:color w:val="0645AD"/>
                  <w:sz w:val="12"/>
                  <w:szCs w:val="12"/>
                </w:rPr>
                <w:t>13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2"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3"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4" w:tooltip="Chuvash language" w:history="1">
              <w:r>
                <w:rPr>
                  <w:rStyle w:val="a8"/>
                  <w:color w:val="0645AD"/>
                  <w:sz w:val="12"/>
                  <w:szCs w:val="12"/>
                </w:rPr>
                <w:t>Chuvash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ч</w:t>
            </w:r>
            <w:r>
              <w:rPr>
                <w:rFonts w:ascii="MS Mincho" w:eastAsia="MS Mincho" w:hAnsi="MS Mincho" w:cs="MS Mincho" w:hint="eastAsia"/>
                <w:color w:val="000000"/>
                <w:sz w:val="12"/>
                <w:szCs w:val="12"/>
              </w:rPr>
              <w:t>ӑ</w:t>
            </w:r>
            <w:r>
              <w:rPr>
                <w:rFonts w:ascii="굴림" w:eastAsia="굴림" w:hAnsi="굴림" w:cs="굴림" w:hint="eastAsia"/>
                <w:color w:val="000000"/>
                <w:sz w:val="12"/>
                <w:szCs w:val="12"/>
              </w:rPr>
              <w:t>ваш ч</w:t>
            </w:r>
            <w:r>
              <w:rPr>
                <w:rFonts w:ascii="MS Mincho" w:eastAsia="MS Mincho" w:hAnsi="MS Mincho" w:cs="MS Mincho" w:hint="eastAsia"/>
                <w:color w:val="000000"/>
                <w:sz w:val="12"/>
                <w:szCs w:val="12"/>
              </w:rPr>
              <w:t>ӗ</w:t>
            </w:r>
            <w:r>
              <w:rPr>
                <w:rFonts w:ascii="굴림" w:eastAsia="굴림" w:hAnsi="굴림" w:cs="굴림" w:hint="eastAsia"/>
                <w:color w:val="000000"/>
                <w:sz w:val="12"/>
                <w:szCs w:val="12"/>
              </w:rPr>
              <w:t>лх</w:t>
            </w:r>
            <w:r>
              <w:rPr>
                <w:color w:val="000000"/>
                <w:sz w:val="12"/>
                <w:szCs w:val="12"/>
              </w:rPr>
              <w:t>и</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6" w:tooltip="Cornish language" w:history="1">
              <w:r>
                <w:rPr>
                  <w:rStyle w:val="a8"/>
                  <w:color w:val="0645AD"/>
                  <w:sz w:val="12"/>
                  <w:szCs w:val="12"/>
                </w:rPr>
                <w:t>Cornish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Kernewek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8" w:tooltip="Corsican language" w:history="1">
              <w:r>
                <w:rPr>
                  <w:rStyle w:val="a8"/>
                  <w:color w:val="0645AD"/>
                  <w:sz w:val="12"/>
                  <w:szCs w:val="12"/>
                </w:rPr>
                <w:t>Corsican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corsu, lingua corsa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59" w:tooltip="Algonquian languages" w:history="1">
              <w:r>
                <w:rPr>
                  <w:rStyle w:val="a8"/>
                  <w:color w:val="0645AD"/>
                  <w:sz w:val="12"/>
                  <w:szCs w:val="12"/>
                </w:rPr>
                <w:t>Algonquian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0" w:tooltip="Cree language" w:history="1">
              <w:r>
                <w:rPr>
                  <w:rStyle w:val="a8"/>
                  <w:color w:val="0645AD"/>
                  <w:sz w:val="12"/>
                  <w:szCs w:val="12"/>
                </w:rPr>
                <w:t>Cree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ᓀᐦᐃᔭᐍᐏᐣ</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cre +</w:t>
            </w:r>
            <w:hyperlink r:id="rId161" w:anchor="cre" w:tooltip="ISO 639 macrolanguage" w:history="1">
              <w:r>
                <w:rPr>
                  <w:rStyle w:val="a8"/>
                  <w:color w:val="0645AD"/>
                  <w:sz w:val="12"/>
                  <w:szCs w:val="12"/>
                </w:rPr>
                <w:t>6</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2"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3"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4" w:tooltip="Croatian language" w:history="1">
              <w:r>
                <w:rPr>
                  <w:rStyle w:val="a8"/>
                  <w:color w:val="0645AD"/>
                  <w:sz w:val="12"/>
                  <w:szCs w:val="12"/>
                </w:rPr>
                <w:t>Croatian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hr-HR"/>
              </w:rPr>
            </w:pPr>
            <w:r>
              <w:rPr>
                <w:color w:val="000000"/>
                <w:sz w:val="12"/>
                <w:szCs w:val="12"/>
                <w:lang w:val="hr-HR"/>
              </w:rPr>
              <w:t>hrvatski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hrv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6" w:tooltip="Czech language" w:history="1">
              <w:r>
                <w:rPr>
                  <w:rStyle w:val="a8"/>
                  <w:color w:val="0645AD"/>
                  <w:sz w:val="12"/>
                  <w:szCs w:val="12"/>
                </w:rPr>
                <w:t>Czech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cs-CZ"/>
              </w:rPr>
            </w:pPr>
            <w:r>
              <w:rPr>
                <w:rFonts w:ascii="바탕" w:eastAsia="바탕" w:hAnsi="바탕" w:cs="바탕" w:hint="eastAsia"/>
                <w:color w:val="000000"/>
                <w:sz w:val="12"/>
                <w:szCs w:val="12"/>
                <w:lang w:val="cs-CZ"/>
              </w:rPr>
              <w:t>č</w:t>
            </w:r>
            <w:r>
              <w:rPr>
                <w:rFonts w:ascii="맑은 고딕" w:eastAsia="맑은 고딕" w:hAnsi="맑은 고딕" w:cs="맑은 고딕" w:hint="eastAsia"/>
                <w:color w:val="000000"/>
                <w:sz w:val="12"/>
                <w:szCs w:val="12"/>
                <w:lang w:val="cs-CZ"/>
              </w:rPr>
              <w:t xml:space="preserve">esky, </w:t>
            </w:r>
            <w:r>
              <w:rPr>
                <w:rFonts w:ascii="바탕" w:eastAsia="바탕" w:hAnsi="바탕" w:cs="바탕" w:hint="eastAsia"/>
                <w:color w:val="000000"/>
                <w:sz w:val="12"/>
                <w:szCs w:val="12"/>
                <w:lang w:val="cs-CZ"/>
              </w:rPr>
              <w:t>č</w:t>
            </w:r>
            <w:r>
              <w:rPr>
                <w:rFonts w:ascii="맑은 고딕" w:eastAsia="맑은 고딕" w:hAnsi="맑은 고딕" w:cs="맑은 고딕" w:hint="eastAsia"/>
                <w:color w:val="000000"/>
                <w:sz w:val="12"/>
                <w:szCs w:val="12"/>
                <w:lang w:val="cs-CZ"/>
              </w:rPr>
              <w:t>eština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cze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8" w:tooltip="Danish language" w:history="1">
              <w:r>
                <w:rPr>
                  <w:rStyle w:val="a8"/>
                  <w:color w:val="0645AD"/>
                  <w:sz w:val="12"/>
                  <w:szCs w:val="12"/>
                </w:rPr>
                <w:t>Danish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da-DK"/>
              </w:rPr>
            </w:pPr>
            <w:r>
              <w:rPr>
                <w:color w:val="000000"/>
                <w:sz w:val="12"/>
                <w:szCs w:val="12"/>
                <w:lang w:val="da-DK"/>
              </w:rPr>
              <w:t>dansk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69"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0" w:tooltip="Dhivehi language" w:history="1">
              <w:r>
                <w:rPr>
                  <w:rStyle w:val="a8"/>
                  <w:color w:val="0645AD"/>
                  <w:sz w:val="12"/>
                  <w:szCs w:val="12"/>
                </w:rPr>
                <w:t>Divehi</w:t>
              </w:r>
            </w:hyperlink>
            <w:r>
              <w:rPr>
                <w:color w:val="000000"/>
                <w:sz w:val="12"/>
                <w:szCs w:val="12"/>
              </w:rPr>
              <w:t>; Dhivehi; Maldivian;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rPr>
            </w:pPr>
            <w:r>
              <w:rPr>
                <w:rFonts w:ascii="MV Boli" w:hAnsi="MV Boli" w:cs="MV Boli" w:hint="cs"/>
                <w:color w:val="000000"/>
                <w:sz w:val="12"/>
                <w:szCs w:val="12"/>
                <w:rtl/>
              </w:rPr>
              <w:t>ދިވެހި</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2" w:tooltip="Dutch language" w:history="1">
              <w:r>
                <w:rPr>
                  <w:rStyle w:val="a8"/>
                  <w:color w:val="0645AD"/>
                  <w:sz w:val="12"/>
                  <w:szCs w:val="12"/>
                </w:rPr>
                <w:t>Dutch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nl-NL"/>
              </w:rPr>
            </w:pPr>
            <w:r>
              <w:rPr>
                <w:color w:val="000000"/>
                <w:sz w:val="12"/>
                <w:szCs w:val="12"/>
                <w:lang w:val="nl-NL"/>
              </w:rPr>
              <w:t>Nederlands, Vlaams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nld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dut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nld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3" w:tooltip="Sino-Tibetan languages" w:history="1">
              <w:r>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4" w:tooltip="Dzongkha language" w:history="1">
              <w:r>
                <w:rPr>
                  <w:rStyle w:val="a8"/>
                  <w:color w:val="0645AD"/>
                  <w:sz w:val="12"/>
                  <w:szCs w:val="12"/>
                </w:rPr>
                <w:t>Dzongkha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Arial Unicode MS" w:eastAsia="Arial Unicode MS" w:hAnsi="Arial Unicode MS" w:cs="Arial Unicode MS" w:hint="eastAsia"/>
                <w:color w:val="000000"/>
                <w:sz w:val="12"/>
                <w:szCs w:val="12"/>
              </w:rPr>
              <w:t>རྫོང་ཁ</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dzo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6" w:tooltip="English language" w:history="1">
              <w:r>
                <w:rPr>
                  <w:rStyle w:val="a8"/>
                  <w:color w:val="0645AD"/>
                  <w:sz w:val="12"/>
                  <w:szCs w:val="12"/>
                </w:rPr>
                <w:t>English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rPr>
            </w:pPr>
            <w:r>
              <w:rPr>
                <w:color w:val="000000"/>
                <w:sz w:val="12"/>
                <w:szCs w:val="12"/>
                <w:lang/>
              </w:rPr>
              <w:t>English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7" w:tooltip="Constructed languages" w:history="1">
              <w:r>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8" w:tooltip="Esperanto" w:history="1">
              <w:r>
                <w:rPr>
                  <w:rStyle w:val="a8"/>
                  <w:color w:val="0645AD"/>
                  <w:sz w:val="12"/>
                  <w:szCs w:val="12"/>
                </w:rPr>
                <w:t>Esperanto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Esperanto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epo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epo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epo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79" w:tooltip="Constructed languages" w:history="1">
              <w:r>
                <w:rPr>
                  <w:rStyle w:val="a8"/>
                  <w:color w:val="0645AD"/>
                  <w:sz w:val="12"/>
                  <w:szCs w:val="12"/>
                </w:rPr>
                <w:t>constructed</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0" w:tooltip="Uralic languages" w:history="1">
              <w:r>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1" w:tooltip="Estonian language" w:history="1">
              <w:r>
                <w:rPr>
                  <w:rStyle w:val="a8"/>
                  <w:color w:val="0645AD"/>
                  <w:sz w:val="12"/>
                  <w:szCs w:val="12"/>
                </w:rPr>
                <w:t>Estonian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t-EE"/>
              </w:rPr>
            </w:pPr>
            <w:r>
              <w:rPr>
                <w:color w:val="000000"/>
                <w:sz w:val="12"/>
                <w:szCs w:val="12"/>
                <w:lang w:val="et-EE"/>
              </w:rPr>
              <w:t>eesti, eesti keel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est +</w:t>
            </w:r>
            <w:hyperlink r:id="rId182" w:anchor="est"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3"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5" w:tooltip="Ewe language" w:history="1">
              <w:r>
                <w:rPr>
                  <w:rStyle w:val="a8"/>
                  <w:color w:val="0645AD"/>
                  <w:sz w:val="12"/>
                  <w:szCs w:val="12"/>
                </w:rPr>
                <w:t>Ewe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t>
            </w:r>
            <w:r>
              <w:rPr>
                <w:rFonts w:ascii="MS Mincho" w:eastAsia="MS Mincho" w:hAnsi="MS Mincho" w:cs="MS Mincho" w:hint="eastAsia"/>
                <w:color w:val="000000"/>
                <w:sz w:val="12"/>
                <w:szCs w:val="12"/>
              </w:rPr>
              <w:t>ʋ</w:t>
            </w:r>
            <w:r>
              <w:rPr>
                <w:color w:val="000000"/>
                <w:sz w:val="12"/>
                <w:szCs w:val="12"/>
              </w:rPr>
              <w:t>egbe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7" w:tooltip="Faroese language" w:history="1">
              <w:r>
                <w:rPr>
                  <w:rStyle w:val="a8"/>
                  <w:color w:val="0645AD"/>
                  <w:sz w:val="12"/>
                  <w:szCs w:val="12"/>
                </w:rPr>
                <w:t>Faroese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o-FO"/>
              </w:rPr>
            </w:pPr>
            <w:r>
              <w:rPr>
                <w:color w:val="000000"/>
                <w:sz w:val="12"/>
                <w:szCs w:val="12"/>
                <w:lang w:val="fo-FO"/>
              </w:rPr>
              <w:t>føroyskt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8"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89" w:tooltip="Fijian language" w:history="1">
              <w:r>
                <w:rPr>
                  <w:rStyle w:val="a8"/>
                  <w:color w:val="0645AD"/>
                  <w:sz w:val="12"/>
                  <w:szCs w:val="12"/>
                </w:rPr>
                <w:t>Fijian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vosa Vakaviti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0" w:tooltip="Uralic languages" w:history="1">
              <w:r>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1" w:tooltip="Finnish language" w:history="1">
              <w:r>
                <w:rPr>
                  <w:rStyle w:val="a8"/>
                  <w:color w:val="0645AD"/>
                  <w:sz w:val="12"/>
                  <w:szCs w:val="12"/>
                </w:rPr>
                <w:t>Finnish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i-FI"/>
              </w:rPr>
            </w:pPr>
            <w:r>
              <w:rPr>
                <w:color w:val="000000"/>
                <w:sz w:val="12"/>
                <w:szCs w:val="12"/>
                <w:lang w:val="fi-FI"/>
              </w:rPr>
              <w:t>suomi, suomen kieli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3" w:tooltip="French language" w:history="1">
              <w:r>
                <w:rPr>
                  <w:rStyle w:val="a8"/>
                  <w:color w:val="0645AD"/>
                  <w:sz w:val="12"/>
                  <w:szCs w:val="12"/>
                </w:rPr>
                <w:t>French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r-FR"/>
              </w:rPr>
            </w:pPr>
            <w:r>
              <w:rPr>
                <w:color w:val="000000"/>
                <w:sz w:val="12"/>
                <w:szCs w:val="12"/>
                <w:lang w:val="fr-FR"/>
              </w:rPr>
              <w:t>français, langue française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fre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5" w:tooltip="Fula language" w:history="1">
              <w:r>
                <w:rPr>
                  <w:rStyle w:val="a8"/>
                  <w:color w:val="0645AD"/>
                  <w:sz w:val="12"/>
                  <w:szCs w:val="12"/>
                </w:rPr>
                <w:t>Fula</w:t>
              </w:r>
            </w:hyperlink>
            <w:r>
              <w:rPr>
                <w:color w:val="000000"/>
                <w:sz w:val="12"/>
                <w:szCs w:val="12"/>
              </w:rPr>
              <w:t>; Fulah; Pulaar; Pular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Fulfulde, Pulaar, Pular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ful +</w:t>
            </w:r>
            <w:hyperlink r:id="rId196" w:anchor="ful" w:tooltip="ISO 639 macrolanguage" w:history="1">
              <w:r>
                <w:rPr>
                  <w:rStyle w:val="a8"/>
                  <w:color w:val="0645AD"/>
                  <w:sz w:val="12"/>
                  <w:szCs w:val="12"/>
                </w:rPr>
                <w:t>9</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7"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8"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199" w:tooltip="Galician language" w:history="1">
              <w:r>
                <w:rPr>
                  <w:rStyle w:val="a8"/>
                  <w:color w:val="0645AD"/>
                  <w:sz w:val="12"/>
                  <w:szCs w:val="12"/>
                </w:rPr>
                <w:t>Galician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l-ES"/>
              </w:rPr>
            </w:pPr>
            <w:r>
              <w:rPr>
                <w:color w:val="000000"/>
                <w:sz w:val="12"/>
                <w:szCs w:val="12"/>
                <w:lang w:val="gl-ES"/>
              </w:rPr>
              <w:t>Galego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90EE9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0" w:tooltip="South Caucasian languages" w:history="1">
              <w:r>
                <w:rPr>
                  <w:rStyle w:val="a8"/>
                  <w:color w:val="0645AD"/>
                  <w:sz w:val="12"/>
                  <w:szCs w:val="12"/>
                </w:rPr>
                <w:t>South Caucasian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1" w:tooltip="Georgian language" w:history="1">
              <w:r>
                <w:rPr>
                  <w:rStyle w:val="a8"/>
                  <w:color w:val="0645AD"/>
                  <w:sz w:val="12"/>
                  <w:szCs w:val="12"/>
                </w:rPr>
                <w:t>Georgian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ka-GE"/>
              </w:rPr>
            </w:pPr>
            <w:r>
              <w:rPr>
                <w:rFonts w:ascii="Sylfaen" w:hAnsi="Sylfaen" w:cs="Sylfaen"/>
                <w:color w:val="000000"/>
                <w:sz w:val="12"/>
                <w:szCs w:val="12"/>
                <w:lang w:val="ka-GE"/>
              </w:rPr>
              <w:t>ქართული</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geo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3" w:tooltip="German language" w:history="1">
              <w:r>
                <w:rPr>
                  <w:rStyle w:val="a8"/>
                  <w:color w:val="0645AD"/>
                  <w:sz w:val="12"/>
                  <w:szCs w:val="12"/>
                </w:rPr>
                <w:t>German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de-DE"/>
              </w:rPr>
            </w:pPr>
            <w:r>
              <w:rPr>
                <w:color w:val="000000"/>
                <w:sz w:val="12"/>
                <w:szCs w:val="12"/>
                <w:lang w:val="de-DE"/>
              </w:rPr>
              <w:t>Deutsch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deu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ger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deu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4"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5" w:tooltip="Greek language" w:history="1">
              <w:r>
                <w:rPr>
                  <w:rStyle w:val="a8"/>
                  <w:color w:val="0645AD"/>
                  <w:sz w:val="12"/>
                  <w:szCs w:val="12"/>
                </w:rPr>
                <w:t>Greek</w:t>
              </w:r>
            </w:hyperlink>
            <w:r>
              <w:rPr>
                <w:color w:val="000000"/>
                <w:sz w:val="12"/>
                <w:szCs w:val="12"/>
              </w:rPr>
              <w:t>, Modern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l-GR"/>
              </w:rPr>
            </w:pPr>
            <w:r>
              <w:rPr>
                <w:color w:val="000000"/>
                <w:sz w:val="12"/>
                <w:szCs w:val="12"/>
                <w:lang w:val="el-GR"/>
              </w:rPr>
              <w:t>Ελληνικ</w:t>
            </w:r>
            <w:r>
              <w:rPr>
                <w:rFonts w:ascii="바탕" w:eastAsia="바탕" w:hAnsi="바탕" w:cs="바탕" w:hint="eastAsia"/>
                <w:color w:val="000000"/>
                <w:sz w:val="12"/>
                <w:szCs w:val="12"/>
                <w:lang w:val="el-GR"/>
              </w:rPr>
              <w:t>ά</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ell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gre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ell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6" w:tooltip="Tupi-Guarani languages" w:history="1">
              <w:r>
                <w:rPr>
                  <w:rStyle w:val="a8"/>
                  <w:color w:val="0645AD"/>
                  <w:sz w:val="12"/>
                  <w:szCs w:val="12"/>
                </w:rPr>
                <w:t>Tupi-Guarani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7" w:tooltip="Guaraní language" w:history="1">
              <w:r>
                <w:rPr>
                  <w:rStyle w:val="a8"/>
                  <w:color w:val="0645AD"/>
                  <w:sz w:val="12"/>
                  <w:szCs w:val="12"/>
                </w:rPr>
                <w:t>Guaraní</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n-PY"/>
              </w:rPr>
            </w:pPr>
            <w:r>
              <w:rPr>
                <w:color w:val="000000"/>
                <w:sz w:val="12"/>
                <w:szCs w:val="12"/>
                <w:lang w:val="gn-PY"/>
              </w:rPr>
              <w:t>Avañe'</w:t>
            </w:r>
            <w:r>
              <w:rPr>
                <w:rFonts w:ascii="Courier New" w:hAnsi="Courier New" w:cs="Courier New"/>
                <w:color w:val="000000"/>
                <w:sz w:val="12"/>
                <w:szCs w:val="12"/>
                <w:lang w:val="gn-PY"/>
              </w:rPr>
              <w:t>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grn +</w:t>
            </w:r>
            <w:hyperlink r:id="rId208" w:anchor="grn" w:tooltip="ISO 639 macrolanguage" w:history="1">
              <w:r>
                <w:rPr>
                  <w:rStyle w:val="a8"/>
                  <w:color w:val="0645AD"/>
                  <w:sz w:val="12"/>
                  <w:szCs w:val="12"/>
                </w:rPr>
                <w:t>5</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09"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1" w:tooltip="Gujarati language" w:history="1">
              <w:r>
                <w:rPr>
                  <w:rStyle w:val="a8"/>
                  <w:color w:val="0645AD"/>
                  <w:sz w:val="12"/>
                  <w:szCs w:val="12"/>
                </w:rPr>
                <w:t>Gujarati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gu-IN"/>
              </w:rPr>
            </w:pPr>
            <w:r>
              <w:rPr>
                <w:rFonts w:ascii="Shruti" w:hAnsi="Shruti" w:cs="Shruti" w:hint="cs"/>
                <w:color w:val="000000"/>
                <w:sz w:val="12"/>
                <w:szCs w:val="12"/>
                <w:cs/>
                <w:lang w:bidi="gu-IN"/>
              </w:rPr>
              <w:t>ગુજરાતી</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guj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2B48C"/>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2" w:tooltip="Creole languages" w:history="1">
              <w:r>
                <w:rPr>
                  <w:rStyle w:val="a8"/>
                  <w:color w:val="0645AD"/>
                  <w:sz w:val="12"/>
                  <w:szCs w:val="12"/>
                </w:rPr>
                <w:t>Creole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3" w:tooltip="Haitian Creole language" w:history="1">
              <w:r>
                <w:rPr>
                  <w:rStyle w:val="a8"/>
                  <w:color w:val="0645AD"/>
                  <w:sz w:val="12"/>
                  <w:szCs w:val="12"/>
                </w:rPr>
                <w:t>Haitian</w:t>
              </w:r>
            </w:hyperlink>
            <w:r>
              <w:rPr>
                <w:color w:val="000000"/>
                <w:sz w:val="12"/>
                <w:szCs w:val="12"/>
              </w:rPr>
              <w:t>; Haitian Creole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Kreyòl ayisyen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4"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5" w:tooltip="Hausa language" w:history="1">
              <w:r>
                <w:rPr>
                  <w:rStyle w:val="a8"/>
                  <w:color w:val="0645AD"/>
                  <w:sz w:val="12"/>
                  <w:szCs w:val="12"/>
                </w:rPr>
                <w:t>Hausa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val="ha-Latn-NG"/>
              </w:rPr>
            </w:pPr>
            <w:r>
              <w:rPr>
                <w:color w:val="000000"/>
                <w:sz w:val="12"/>
                <w:szCs w:val="12"/>
                <w:rtl/>
                <w:lang w:val="ha-Latn-NG"/>
              </w:rPr>
              <w:t xml:space="preserve">Hausa, </w:t>
            </w:r>
            <w:r>
              <w:rPr>
                <w:rFonts w:ascii="Courier New" w:hAnsi="Courier New" w:cs="Courier New" w:hint="cs"/>
                <w:color w:val="000000"/>
                <w:sz w:val="12"/>
                <w:szCs w:val="12"/>
                <w:rtl/>
                <w:lang w:val="ha-Latn-NG"/>
              </w:rPr>
              <w:t>هَوُسَ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6"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7" w:tooltip="Hebrew language" w:history="1">
              <w:r>
                <w:rPr>
                  <w:rStyle w:val="a8"/>
                  <w:color w:val="0645AD"/>
                  <w:sz w:val="12"/>
                  <w:szCs w:val="12"/>
                </w:rPr>
                <w:t>Hebrew</w:t>
              </w:r>
            </w:hyperlink>
            <w:r>
              <w:rPr>
                <w:rStyle w:val="apple-converted-space"/>
                <w:color w:val="000000"/>
                <w:sz w:val="12"/>
                <w:szCs w:val="12"/>
              </w:rPr>
              <w:t> </w:t>
            </w:r>
            <w:r>
              <w:rPr>
                <w:color w:val="000000"/>
                <w:sz w:val="12"/>
                <w:szCs w:val="12"/>
              </w:rPr>
              <w:t>(modern)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he-IL"/>
              </w:rPr>
            </w:pPr>
            <w:r>
              <w:rPr>
                <w:rFonts w:ascii="Courier New" w:hAnsi="Courier New" w:cs="Courier New" w:hint="cs"/>
                <w:color w:val="000000"/>
                <w:sz w:val="12"/>
                <w:szCs w:val="12"/>
                <w:rtl/>
                <w:lang w:bidi="he-IL"/>
              </w:rPr>
              <w:t>עברית</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8"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19" w:tooltip="Herero language" w:history="1">
              <w:r>
                <w:rPr>
                  <w:rStyle w:val="a8"/>
                  <w:color w:val="0645AD"/>
                  <w:sz w:val="12"/>
                  <w:szCs w:val="12"/>
                </w:rPr>
                <w:t>Herero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Otjiherero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1" w:tooltip="Hindi" w:history="1">
              <w:r>
                <w:rPr>
                  <w:rStyle w:val="a8"/>
                  <w:color w:val="0645AD"/>
                  <w:sz w:val="12"/>
                  <w:szCs w:val="12"/>
                </w:rPr>
                <w:t>Hindi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hi-IN"/>
              </w:rPr>
            </w:pPr>
            <w:r>
              <w:rPr>
                <w:rFonts w:ascii="Mangal" w:hAnsi="Mangal" w:cs="Mangal" w:hint="cs"/>
                <w:color w:val="000000"/>
                <w:sz w:val="12"/>
                <w:szCs w:val="12"/>
                <w:cs/>
                <w:lang w:bidi="hi-IN"/>
              </w:rPr>
              <w:t>हिन्दी</w:t>
            </w:r>
            <w:r>
              <w:rPr>
                <w:rFonts w:ascii="굴림" w:eastAsia="굴림" w:hAnsi="굴림" w:cs="굴림" w:hint="eastAsia"/>
                <w:color w:val="000000"/>
                <w:sz w:val="12"/>
                <w:szCs w:val="12"/>
                <w:cs/>
                <w:lang w:bidi="hi-IN"/>
              </w:rPr>
              <w:t xml:space="preserve">, </w:t>
            </w:r>
            <w:r>
              <w:rPr>
                <w:rFonts w:ascii="Mangal" w:hAnsi="Mangal" w:cs="Mangal" w:hint="cs"/>
                <w:color w:val="000000"/>
                <w:sz w:val="12"/>
                <w:szCs w:val="12"/>
                <w:cs/>
                <w:lang w:bidi="hi-IN"/>
              </w:rPr>
              <w:t>हिंदी</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2"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3" w:tooltip="Hiri Motu language" w:history="1">
              <w:r>
                <w:rPr>
                  <w:rStyle w:val="a8"/>
                  <w:color w:val="0645AD"/>
                  <w:sz w:val="12"/>
                  <w:szCs w:val="12"/>
                </w:rPr>
                <w:t>Hiri Motu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Hiri Motu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4" w:tooltip="Uralic languages" w:history="1">
              <w:r>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5" w:tooltip="Hungarian language" w:history="1">
              <w:r>
                <w:rPr>
                  <w:rStyle w:val="a8"/>
                  <w:color w:val="0645AD"/>
                  <w:sz w:val="12"/>
                  <w:szCs w:val="12"/>
                </w:rPr>
                <w:t>Hungarian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hu-HU"/>
              </w:rPr>
            </w:pPr>
            <w:r>
              <w:rPr>
                <w:color w:val="000000"/>
                <w:sz w:val="12"/>
                <w:szCs w:val="12"/>
                <w:lang w:val="hu-HU"/>
              </w:rPr>
              <w:t>Magyar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6" w:tooltip="Constructed languages" w:history="1">
              <w:r>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7" w:tooltip="Interlingua" w:history="1">
              <w:r>
                <w:rPr>
                  <w:rStyle w:val="a8"/>
                  <w:color w:val="0645AD"/>
                  <w:sz w:val="12"/>
                  <w:szCs w:val="12"/>
                </w:rPr>
                <w:t>Interlingua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Interlingua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constructed by</w:t>
            </w:r>
            <w:r>
              <w:rPr>
                <w:rStyle w:val="apple-converted-space"/>
                <w:color w:val="000000"/>
                <w:sz w:val="12"/>
                <w:szCs w:val="12"/>
              </w:rPr>
              <w:t> </w:t>
            </w:r>
            <w:hyperlink r:id="rId228" w:tooltip="International Auxiliary Language Association" w:history="1">
              <w:r>
                <w:rPr>
                  <w:rStyle w:val="a8"/>
                  <w:color w:val="0645AD"/>
                  <w:sz w:val="12"/>
                  <w:szCs w:val="12"/>
                </w:rPr>
                <w:t>International Auxiliary Language Association</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29"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0" w:tooltip="Indonesian language" w:history="1">
              <w:r>
                <w:rPr>
                  <w:rStyle w:val="a8"/>
                  <w:color w:val="0645AD"/>
                  <w:sz w:val="12"/>
                  <w:szCs w:val="12"/>
                </w:rPr>
                <w:t>Indonesian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id-ID"/>
              </w:rPr>
            </w:pPr>
            <w:r>
              <w:rPr>
                <w:color w:val="000000"/>
                <w:sz w:val="12"/>
                <w:szCs w:val="12"/>
                <w:lang w:val="id-ID"/>
              </w:rPr>
              <w:t>Bahasa Indonesia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[ms/msa]</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1" w:tooltip="Constructed languages" w:history="1">
              <w:r>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2" w:tooltip="Interlingue language" w:history="1">
              <w:r>
                <w:rPr>
                  <w:rStyle w:val="a8"/>
                  <w:color w:val="0645AD"/>
                  <w:sz w:val="12"/>
                  <w:szCs w:val="12"/>
                </w:rPr>
                <w:t>Interlingue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Originally called</w:t>
            </w:r>
            <w:r>
              <w:rPr>
                <w:rStyle w:val="apple-converted-space"/>
                <w:color w:val="000000"/>
                <w:sz w:val="12"/>
                <w:szCs w:val="12"/>
              </w:rPr>
              <w:t> </w:t>
            </w:r>
            <w:hyperlink r:id="rId233" w:tooltip="Occidental language" w:history="1">
              <w:r>
                <w:rPr>
                  <w:rStyle w:val="a8"/>
                  <w:color w:val="0645AD"/>
                  <w:sz w:val="12"/>
                  <w:szCs w:val="12"/>
                </w:rPr>
                <w:t>Occidental</w:t>
              </w:r>
            </w:hyperlink>
            <w:r>
              <w:rPr>
                <w:color w:val="000000"/>
                <w:sz w:val="12"/>
                <w:szCs w:val="12"/>
              </w:rPr>
              <w:t>; then Interlingue after WWII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constructed by</w:t>
            </w:r>
            <w:r>
              <w:rPr>
                <w:rStyle w:val="apple-converted-space"/>
                <w:color w:val="000000"/>
                <w:sz w:val="12"/>
                <w:szCs w:val="12"/>
              </w:rPr>
              <w:t> </w:t>
            </w:r>
            <w:hyperlink r:id="rId234" w:tooltip="Edgar de Wahl" w:history="1">
              <w:r>
                <w:rPr>
                  <w:rStyle w:val="a8"/>
                  <w:color w:val="0645AD"/>
                  <w:sz w:val="12"/>
                  <w:szCs w:val="12"/>
                </w:rPr>
                <w:t>Edgar de Wahl</w:t>
              </w:r>
            </w:hyperlink>
            <w:r>
              <w:rPr>
                <w:color w:val="000000"/>
                <w:sz w:val="12"/>
                <w:szCs w:val="12"/>
              </w:rPr>
              <w:t>, first published in 1922</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6" w:tooltip="Irish language" w:history="1">
              <w:r>
                <w:rPr>
                  <w:rStyle w:val="a8"/>
                  <w:color w:val="0645AD"/>
                  <w:sz w:val="12"/>
                  <w:szCs w:val="12"/>
                </w:rPr>
                <w:t>Irish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a-IE"/>
              </w:rPr>
            </w:pPr>
            <w:r>
              <w:rPr>
                <w:color w:val="000000"/>
                <w:sz w:val="12"/>
                <w:szCs w:val="12"/>
                <w:lang w:val="ga-IE"/>
              </w:rPr>
              <w:t>Gaeilge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7"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8" w:tooltip="Igbo language" w:history="1">
              <w:r>
                <w:rPr>
                  <w:rStyle w:val="a8"/>
                  <w:color w:val="0645AD"/>
                  <w:sz w:val="12"/>
                  <w:szCs w:val="12"/>
                </w:rPr>
                <w:t>Igbo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As</w:t>
            </w:r>
            <w:r>
              <w:rPr>
                <w:rFonts w:ascii="Courier New" w:hAnsi="Courier New" w:cs="Courier New"/>
                <w:color w:val="000000"/>
                <w:sz w:val="12"/>
                <w:szCs w:val="12"/>
              </w:rPr>
              <w:t>ụ</w:t>
            </w:r>
            <w:r>
              <w:rPr>
                <w:color w:val="000000"/>
                <w:sz w:val="12"/>
                <w:szCs w:val="12"/>
              </w:rPr>
              <w:t>s</w:t>
            </w:r>
            <w:r>
              <w:rPr>
                <w:rFonts w:ascii="Courier New" w:hAnsi="Courier New" w:cs="Courier New"/>
                <w:color w:val="000000"/>
                <w:sz w:val="12"/>
                <w:szCs w:val="12"/>
              </w:rPr>
              <w:t>ụ</w:t>
            </w:r>
            <w:r>
              <w:rPr>
                <w:color w:val="000000"/>
                <w:sz w:val="12"/>
                <w:szCs w:val="12"/>
              </w:rPr>
              <w:t xml:space="preserve"> Igbo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0F8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39" w:tooltip="Eskimo-Aleut languages" w:history="1">
              <w:r>
                <w:rPr>
                  <w:rStyle w:val="a8"/>
                  <w:color w:val="0645AD"/>
                  <w:sz w:val="12"/>
                  <w:szCs w:val="12"/>
                </w:rPr>
                <w:t>Eskimo-Aleut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0" w:tooltip="Inupiaq language" w:history="1">
              <w:r>
                <w:rPr>
                  <w:rStyle w:val="a8"/>
                  <w:color w:val="0645AD"/>
                  <w:sz w:val="12"/>
                  <w:szCs w:val="12"/>
                </w:rPr>
                <w:t>Inupiaq</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Iñupiaq, Iñupiatun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ipk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ipk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ipk +</w:t>
            </w:r>
            <w:hyperlink r:id="rId241" w:anchor="ipk"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2"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3" w:tooltip="Constructed languages" w:history="1">
              <w:r>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4" w:tooltip="Ido" w:history="1">
              <w:r>
                <w:rPr>
                  <w:rStyle w:val="a8"/>
                  <w:color w:val="0645AD"/>
                  <w:sz w:val="12"/>
                  <w:szCs w:val="12"/>
                </w:rPr>
                <w:t>Ido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6" w:tooltip="Icelandic language" w:history="1">
              <w:r>
                <w:rPr>
                  <w:rStyle w:val="a8"/>
                  <w:color w:val="0645AD"/>
                  <w:sz w:val="12"/>
                  <w:szCs w:val="12"/>
                </w:rPr>
                <w:t>Icelandic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is-IS"/>
              </w:rPr>
            </w:pPr>
            <w:r>
              <w:rPr>
                <w:color w:val="000000"/>
                <w:sz w:val="12"/>
                <w:szCs w:val="12"/>
                <w:lang w:val="is-IS"/>
              </w:rPr>
              <w:t>Íslenska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ice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8" w:tooltip="Italian language" w:history="1">
              <w:r>
                <w:rPr>
                  <w:rStyle w:val="a8"/>
                  <w:color w:val="0645AD"/>
                  <w:sz w:val="12"/>
                  <w:szCs w:val="12"/>
                </w:rPr>
                <w:t>Italian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it-IT"/>
              </w:rPr>
            </w:pPr>
            <w:r>
              <w:rPr>
                <w:color w:val="000000"/>
                <w:sz w:val="12"/>
                <w:szCs w:val="12"/>
                <w:lang w:val="it-IT"/>
              </w:rPr>
              <w:t>Italiano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0F8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49" w:tooltip="Eskimo-Aleut languages" w:history="1">
              <w:r>
                <w:rPr>
                  <w:rStyle w:val="a8"/>
                  <w:color w:val="0645AD"/>
                  <w:sz w:val="12"/>
                  <w:szCs w:val="12"/>
                </w:rPr>
                <w:t>Eskimo-Aleut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0" w:tooltip="Inuktitut" w:history="1">
              <w:r>
                <w:rPr>
                  <w:rStyle w:val="a8"/>
                  <w:color w:val="0645AD"/>
                  <w:sz w:val="12"/>
                  <w:szCs w:val="12"/>
                </w:rPr>
                <w:t>Inuktitut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ᐃᓄᒃᑎᑐᑦ</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iku +</w:t>
            </w:r>
            <w:hyperlink r:id="rId251" w:anchor="iku"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DDDDD"/>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2" w:tooltip="Japonic" w:history="1">
              <w:r>
                <w:rPr>
                  <w:rStyle w:val="a8"/>
                  <w:color w:val="0645AD"/>
                  <w:sz w:val="12"/>
                  <w:szCs w:val="12"/>
                </w:rPr>
                <w:t>Japonic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3" w:tooltip="Japanese language" w:history="1">
              <w:r>
                <w:rPr>
                  <w:rStyle w:val="a8"/>
                  <w:color w:val="0645AD"/>
                  <w:sz w:val="12"/>
                  <w:szCs w:val="12"/>
                </w:rPr>
                <w:t>Japanese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바탕" w:eastAsia="바탕" w:hAnsi="바탕" w:cs="바탕" w:hint="eastAsia"/>
                <w:color w:val="000000"/>
                <w:sz w:val="12"/>
                <w:szCs w:val="12"/>
              </w:rPr>
              <w:t>日本語</w:t>
            </w:r>
            <w:r>
              <w:rPr>
                <w:rStyle w:val="apple-converted-space"/>
                <w:color w:val="000000"/>
                <w:sz w:val="12"/>
                <w:szCs w:val="12"/>
              </w:rPr>
              <w:t> </w:t>
            </w:r>
            <w:r>
              <w:rPr>
                <w:color w:val="000000"/>
                <w:sz w:val="12"/>
                <w:szCs w:val="12"/>
              </w:rPr>
              <w:t>(にほんご)</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jpn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jpn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jpn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4"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5" w:tooltip="Javanese language" w:history="1">
              <w:r>
                <w:rPr>
                  <w:rStyle w:val="a8"/>
                  <w:color w:val="0645AD"/>
                  <w:sz w:val="12"/>
                  <w:szCs w:val="12"/>
                </w:rPr>
                <w:t>Javanese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basa Jawa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jav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0F8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6" w:tooltip="Eskimo-Aleut languages" w:history="1">
              <w:r>
                <w:rPr>
                  <w:rStyle w:val="a8"/>
                  <w:color w:val="0645AD"/>
                  <w:sz w:val="12"/>
                  <w:szCs w:val="12"/>
                </w:rPr>
                <w:t>Eskimo-Aleut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7" w:tooltip="Kalaallisut language" w:history="1">
              <w:r>
                <w:rPr>
                  <w:rStyle w:val="a8"/>
                  <w:color w:val="0645AD"/>
                  <w:sz w:val="12"/>
                  <w:szCs w:val="12"/>
                </w:rPr>
                <w:t>Kalaallisut</w:t>
              </w:r>
            </w:hyperlink>
            <w:r>
              <w:rPr>
                <w:color w:val="000000"/>
                <w:sz w:val="12"/>
                <w:szCs w:val="12"/>
              </w:rPr>
              <w:t>, Greenlandic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kalaallisut, kalaallit oqaasii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8" w:tooltip="Dravidian languages" w:history="1">
              <w:r>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59" w:tooltip="Kannada language" w:history="1">
              <w:r>
                <w:rPr>
                  <w:rStyle w:val="a8"/>
                  <w:color w:val="0645AD"/>
                  <w:sz w:val="12"/>
                  <w:szCs w:val="12"/>
                </w:rPr>
                <w:t>Kannada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kn-IN"/>
              </w:rPr>
            </w:pPr>
            <w:r>
              <w:rPr>
                <w:rFonts w:ascii="Tunga" w:hAnsi="Tunga" w:cs="Tunga" w:hint="cs"/>
                <w:color w:val="000000"/>
                <w:sz w:val="12"/>
                <w:szCs w:val="12"/>
                <w:cs/>
                <w:lang w:bidi="kn-IN"/>
              </w:rPr>
              <w:t>ಕನ್ನಡ</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B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0" w:tooltip="Nilo-Saharan languages" w:history="1">
              <w:r>
                <w:rPr>
                  <w:rStyle w:val="a8"/>
                  <w:color w:val="0645AD"/>
                  <w:sz w:val="12"/>
                  <w:szCs w:val="12"/>
                </w:rPr>
                <w:t>Nilo-Saharan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1" w:tooltip="Kanuri language" w:history="1">
              <w:r>
                <w:rPr>
                  <w:rStyle w:val="a8"/>
                  <w:color w:val="0645AD"/>
                  <w:sz w:val="12"/>
                  <w:szCs w:val="12"/>
                </w:rPr>
                <w:t>Kanuri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Kanuri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kau +</w:t>
            </w:r>
            <w:r>
              <w:rPr>
                <w:rStyle w:val="apple-converted-space"/>
                <w:color w:val="000000"/>
                <w:sz w:val="12"/>
                <w:szCs w:val="12"/>
              </w:rPr>
              <w:t> </w:t>
            </w:r>
            <w:hyperlink r:id="rId262" w:anchor="kau"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3" w:tooltip="Macrolanguage" w:history="1">
              <w:r>
                <w:rPr>
                  <w:rStyle w:val="a8"/>
                  <w:color w:val="0645AD"/>
                  <w:sz w:val="12"/>
                  <w:szCs w:val="12"/>
                </w:rPr>
                <w:t>macrolanguage</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4"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5" w:tooltip="Kashmiri language" w:history="1">
              <w:r>
                <w:rPr>
                  <w:rStyle w:val="a8"/>
                  <w:color w:val="0645AD"/>
                  <w:sz w:val="12"/>
                  <w:szCs w:val="12"/>
                </w:rPr>
                <w:t>Kashmiri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hint="cs"/>
                <w:color w:val="000000"/>
                <w:sz w:val="12"/>
                <w:szCs w:val="12"/>
                <w:cs/>
                <w:lang w:bidi="ks-Deva"/>
              </w:rPr>
              <w:t>कश्मीरी</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كشميري</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6"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7" w:tooltip="Kazakh language" w:history="1">
              <w:r>
                <w:rPr>
                  <w:rStyle w:val="a8"/>
                  <w:color w:val="0645AD"/>
                  <w:sz w:val="12"/>
                  <w:szCs w:val="12"/>
                </w:rPr>
                <w:t>Kazakh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kk-KZ"/>
              </w:rPr>
            </w:pPr>
            <w:r>
              <w:rPr>
                <w:rFonts w:ascii="MS Mincho" w:eastAsia="MS Mincho" w:hAnsi="MS Mincho" w:cs="MS Mincho" w:hint="eastAsia"/>
                <w:color w:val="000000"/>
                <w:sz w:val="12"/>
                <w:szCs w:val="12"/>
                <w:lang w:val="kk-KZ"/>
              </w:rPr>
              <w:t>Қ</w:t>
            </w:r>
            <w:r>
              <w:rPr>
                <w:rFonts w:ascii="굴림" w:eastAsia="굴림" w:hAnsi="굴림" w:cs="굴림" w:hint="eastAsia"/>
                <w:color w:val="000000"/>
                <w:sz w:val="12"/>
                <w:szCs w:val="12"/>
                <w:lang w:val="kk-KZ"/>
              </w:rPr>
              <w:t>аза</w:t>
            </w:r>
            <w:r>
              <w:rPr>
                <w:rFonts w:ascii="MS Mincho" w:eastAsia="MS Mincho" w:hAnsi="MS Mincho" w:cs="MS Mincho" w:hint="eastAsia"/>
                <w:color w:val="000000"/>
                <w:sz w:val="12"/>
                <w:szCs w:val="12"/>
                <w:lang w:val="kk-KZ"/>
              </w:rPr>
              <w:t>қ</w:t>
            </w:r>
            <w:r>
              <w:rPr>
                <w:color w:val="000000"/>
                <w:sz w:val="12"/>
                <w:szCs w:val="12"/>
                <w:lang w:val="kk-KZ"/>
              </w:rPr>
              <w:t xml:space="preserve"> т</w:t>
            </w:r>
            <w:r>
              <w:rPr>
                <w:rFonts w:ascii="바탕" w:eastAsia="바탕" w:hAnsi="바탕" w:cs="바탕" w:hint="eastAsia"/>
                <w:color w:val="000000"/>
                <w:sz w:val="12"/>
                <w:szCs w:val="12"/>
                <w:lang w:val="kk-KZ"/>
              </w:rPr>
              <w:t>і</w:t>
            </w:r>
            <w:r>
              <w:rPr>
                <w:rFonts w:ascii="맑은 고딕" w:eastAsia="맑은 고딕" w:hAnsi="맑은 고딕" w:cs="맑은 고딕" w:hint="eastAsia"/>
                <w:color w:val="000000"/>
                <w:sz w:val="12"/>
                <w:szCs w:val="12"/>
                <w:lang w:val="kk-KZ"/>
              </w:rPr>
              <w:t>л</w:t>
            </w:r>
            <w:r>
              <w:rPr>
                <w:rFonts w:ascii="바탕" w:eastAsia="바탕" w:hAnsi="바탕" w:cs="바탕" w:hint="eastAsia"/>
                <w:color w:val="000000"/>
                <w:sz w:val="12"/>
                <w:szCs w:val="12"/>
                <w:lang w:val="kk-KZ"/>
              </w:rPr>
              <w:t>і</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B60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8" w:tooltip="Austro-Asiatic languages" w:history="1">
              <w:r>
                <w:rPr>
                  <w:rStyle w:val="a8"/>
                  <w:color w:val="0645AD"/>
                  <w:sz w:val="12"/>
                  <w:szCs w:val="12"/>
                </w:rPr>
                <w:t>Austro-Asiatic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69" w:tooltip="Khmer language" w:history="1">
              <w:r>
                <w:rPr>
                  <w:rStyle w:val="a8"/>
                  <w:color w:val="0645AD"/>
                  <w:sz w:val="12"/>
                  <w:szCs w:val="12"/>
                </w:rPr>
                <w:t>Khmer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ភាសាខ្មែរ</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khm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khm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khm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a.k.a. Cambodian</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0"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1" w:tooltip="Gikuyu language" w:history="1">
              <w:r>
                <w:rPr>
                  <w:rStyle w:val="a8"/>
                  <w:color w:val="0645AD"/>
                  <w:sz w:val="12"/>
                  <w:szCs w:val="12"/>
                </w:rPr>
                <w:t>Kikuyu</w:t>
              </w:r>
            </w:hyperlink>
            <w:r>
              <w:rPr>
                <w:color w:val="000000"/>
                <w:sz w:val="12"/>
                <w:szCs w:val="12"/>
              </w:rPr>
              <w:t>, Gikuyu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w:t>
            </w:r>
            <w:r>
              <w:rPr>
                <w:rFonts w:ascii="바탕" w:eastAsia="바탕" w:hAnsi="바탕" w:cs="바탕" w:hint="eastAsia"/>
                <w:color w:val="000000"/>
                <w:sz w:val="12"/>
                <w:szCs w:val="12"/>
              </w:rPr>
              <w:t>ĩ</w:t>
            </w:r>
            <w:r>
              <w:rPr>
                <w:rFonts w:ascii="맑은 고딕" w:eastAsia="맑은 고딕" w:hAnsi="맑은 고딕" w:cs="맑은 고딕" w:hint="eastAsia"/>
                <w:color w:val="000000"/>
                <w:sz w:val="12"/>
                <w:szCs w:val="12"/>
              </w:rPr>
              <w:t>k</w:t>
            </w:r>
            <w:r>
              <w:rPr>
                <w:rFonts w:ascii="바탕" w:eastAsia="바탕" w:hAnsi="바탕" w:cs="바탕" w:hint="eastAsia"/>
                <w:color w:val="000000"/>
                <w:sz w:val="12"/>
                <w:szCs w:val="12"/>
              </w:rPr>
              <w:t>ũ</w:t>
            </w:r>
            <w:r>
              <w:rPr>
                <w:rFonts w:ascii="맑은 고딕" w:eastAsia="맑은 고딕" w:hAnsi="맑은 고딕" w:cs="맑은 고딕" w:hint="eastAsia"/>
                <w:color w:val="000000"/>
                <w:sz w:val="12"/>
                <w:szCs w:val="12"/>
              </w:rPr>
              <w:t>y</w:t>
            </w:r>
            <w:r>
              <w:rPr>
                <w:rFonts w:ascii="바탕" w:eastAsia="바탕" w:hAnsi="바탕" w:cs="바탕" w:hint="eastAsia"/>
                <w:color w:val="000000"/>
                <w:sz w:val="12"/>
                <w:szCs w:val="12"/>
              </w:rPr>
              <w:t>ũ</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2"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3" w:tooltip="Kinyarwanda" w:history="1">
              <w:r>
                <w:rPr>
                  <w:rStyle w:val="a8"/>
                  <w:color w:val="0645AD"/>
                  <w:sz w:val="12"/>
                  <w:szCs w:val="12"/>
                </w:rPr>
                <w:t>Kinyarwanda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Ikinyarwanda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4"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5" w:tooltip="Kyrgyz language" w:history="1">
              <w:r>
                <w:rPr>
                  <w:rStyle w:val="a8"/>
                  <w:color w:val="0645AD"/>
                  <w:sz w:val="12"/>
                  <w:szCs w:val="12"/>
                </w:rPr>
                <w:t>Kirghiz</w:t>
              </w:r>
            </w:hyperlink>
            <w:r>
              <w:rPr>
                <w:color w:val="000000"/>
                <w:sz w:val="12"/>
                <w:szCs w:val="12"/>
              </w:rPr>
              <w:t>, Kyrgyz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ky-KG"/>
              </w:rPr>
            </w:pPr>
            <w:r>
              <w:rPr>
                <w:color w:val="000000"/>
                <w:sz w:val="12"/>
                <w:szCs w:val="12"/>
                <w:lang w:val="ky-KG"/>
              </w:rPr>
              <w:t>кыргыз тили</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6" w:tooltip="Uralic languages" w:history="1">
              <w:r>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7" w:tooltip="Komi language" w:history="1">
              <w:r>
                <w:rPr>
                  <w:rStyle w:val="a8"/>
                  <w:color w:val="0645AD"/>
                  <w:sz w:val="12"/>
                  <w:szCs w:val="12"/>
                </w:rPr>
                <w:t>Komi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коми кыв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kom +</w:t>
            </w:r>
            <w:r>
              <w:rPr>
                <w:rStyle w:val="apple-converted-space"/>
                <w:color w:val="000000"/>
                <w:sz w:val="12"/>
                <w:szCs w:val="12"/>
              </w:rPr>
              <w:t> </w:t>
            </w:r>
            <w:hyperlink r:id="rId278" w:anchor="kom"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79"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0" w:tooltip="Kongo language" w:history="1">
              <w:r>
                <w:rPr>
                  <w:rStyle w:val="a8"/>
                  <w:color w:val="0645AD"/>
                  <w:sz w:val="12"/>
                  <w:szCs w:val="12"/>
                </w:rPr>
                <w:t>Kongo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KiKongo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kon +</w:t>
            </w:r>
            <w:r>
              <w:rPr>
                <w:rStyle w:val="apple-converted-space"/>
                <w:color w:val="000000"/>
                <w:sz w:val="12"/>
                <w:szCs w:val="12"/>
              </w:rPr>
              <w:t> </w:t>
            </w:r>
            <w:hyperlink r:id="rId281" w:anchor="kon"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9A9A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2" w:tooltip="Language isolate" w:history="1">
              <w:r>
                <w:rPr>
                  <w:rStyle w:val="a8"/>
                  <w:color w:val="0645AD"/>
                  <w:sz w:val="12"/>
                  <w:szCs w:val="12"/>
                </w:rPr>
                <w:t>Language isolate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3" w:tooltip="Korean language" w:history="1">
              <w:r>
                <w:rPr>
                  <w:rStyle w:val="a8"/>
                  <w:color w:val="0645AD"/>
                  <w:sz w:val="12"/>
                  <w:szCs w:val="12"/>
                </w:rPr>
                <w:t>Korean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한국어</w:t>
            </w:r>
            <w:r>
              <w:rPr>
                <w:rStyle w:val="apple-converted-space"/>
                <w:color w:val="000000"/>
                <w:sz w:val="12"/>
                <w:szCs w:val="12"/>
              </w:rPr>
              <w:t> </w:t>
            </w:r>
            <w:r>
              <w:rPr>
                <w:color w:val="000000"/>
                <w:sz w:val="12"/>
                <w:szCs w:val="12"/>
              </w:rPr>
              <w:t>(</w:t>
            </w:r>
            <w:r>
              <w:rPr>
                <w:rFonts w:ascii="바탕" w:eastAsia="바탕" w:hAnsi="바탕" w:cs="바탕" w:hint="eastAsia"/>
                <w:color w:val="000000"/>
                <w:sz w:val="12"/>
                <w:szCs w:val="12"/>
              </w:rPr>
              <w:t>韓國語</w:t>
            </w:r>
            <w:r>
              <w:rPr>
                <w:color w:val="000000"/>
                <w:sz w:val="12"/>
                <w:szCs w:val="12"/>
              </w:rPr>
              <w:t>),</w:t>
            </w:r>
            <w:r>
              <w:rPr>
                <w:rStyle w:val="apple-converted-space"/>
                <w:color w:val="000000"/>
                <w:sz w:val="12"/>
                <w:szCs w:val="12"/>
              </w:rPr>
              <w:t> </w:t>
            </w:r>
            <w:r>
              <w:rPr>
                <w:color w:val="000000"/>
                <w:sz w:val="12"/>
                <w:szCs w:val="12"/>
              </w:rPr>
              <w:t>조선어</w:t>
            </w:r>
            <w:r>
              <w:rPr>
                <w:rStyle w:val="apple-converted-space"/>
                <w:color w:val="000000"/>
                <w:sz w:val="12"/>
                <w:szCs w:val="12"/>
              </w:rPr>
              <w:t> </w:t>
            </w:r>
            <w:r>
              <w:rPr>
                <w:color w:val="000000"/>
                <w:sz w:val="12"/>
                <w:szCs w:val="12"/>
              </w:rPr>
              <w:t>(</w:t>
            </w:r>
            <w:r>
              <w:rPr>
                <w:rFonts w:ascii="바탕" w:eastAsia="바탕" w:hAnsi="바탕" w:cs="바탕" w:hint="eastAsia"/>
                <w:color w:val="000000"/>
                <w:sz w:val="12"/>
                <w:szCs w:val="12"/>
              </w:rPr>
              <w:t>朝鮮語</w:t>
            </w:r>
            <w:r>
              <w:rPr>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4"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5" w:tooltip="Kurdish language" w:history="1">
              <w:r>
                <w:rPr>
                  <w:rStyle w:val="a8"/>
                  <w:color w:val="0645AD"/>
                  <w:sz w:val="12"/>
                  <w:szCs w:val="12"/>
                </w:rPr>
                <w:t>Kurdish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Kurdî,</w:t>
            </w:r>
            <w:r>
              <w:rPr>
                <w:rStyle w:val="apple-converted-space"/>
                <w:color w:val="000000"/>
                <w:sz w:val="12"/>
                <w:szCs w:val="12"/>
              </w:rPr>
              <w:t> </w:t>
            </w:r>
            <w:r>
              <w:rPr>
                <w:rFonts w:ascii="Courier New" w:hAnsi="Courier New" w:cs="Courier New" w:hint="cs"/>
                <w:color w:val="000000"/>
                <w:sz w:val="12"/>
                <w:szCs w:val="12"/>
                <w:rtl/>
              </w:rPr>
              <w:t>كوردی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kur +</w:t>
            </w:r>
            <w:hyperlink r:id="rId286" w:anchor="kur"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7"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8" w:tooltip="Kwanyama" w:history="1">
              <w:r>
                <w:rPr>
                  <w:rStyle w:val="a8"/>
                  <w:color w:val="0645AD"/>
                  <w:sz w:val="12"/>
                  <w:szCs w:val="12"/>
                </w:rPr>
                <w:t>Kwanyama</w:t>
              </w:r>
            </w:hyperlink>
            <w:r>
              <w:rPr>
                <w:color w:val="000000"/>
                <w:sz w:val="12"/>
                <w:szCs w:val="12"/>
              </w:rPr>
              <w:t>, Kuanyama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Kuanyama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kua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89"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0" w:tooltip="Latin" w:history="1">
              <w:r>
                <w:rPr>
                  <w:rStyle w:val="a8"/>
                  <w:color w:val="0645AD"/>
                  <w:sz w:val="12"/>
                  <w:szCs w:val="12"/>
                </w:rPr>
                <w:t>Latin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la-Latn"/>
              </w:rPr>
            </w:pPr>
            <w:r>
              <w:rPr>
                <w:color w:val="000000"/>
                <w:sz w:val="12"/>
                <w:szCs w:val="12"/>
                <w:lang w:val="la-Latn"/>
              </w:rPr>
              <w:t>latine, lingua latina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ancient</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2" w:tooltip="Luxembourgish language" w:history="1">
              <w:r>
                <w:rPr>
                  <w:rStyle w:val="a8"/>
                  <w:color w:val="0645AD"/>
                  <w:sz w:val="12"/>
                  <w:szCs w:val="12"/>
                </w:rPr>
                <w:t>Luxembourgish</w:t>
              </w:r>
            </w:hyperlink>
            <w:r>
              <w:rPr>
                <w:color w:val="000000"/>
                <w:sz w:val="12"/>
                <w:szCs w:val="12"/>
              </w:rPr>
              <w:t>, Letzeburgesch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Lëtzebuergesch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3"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4" w:tooltip="Luganda" w:history="1">
              <w:r>
                <w:rPr>
                  <w:rStyle w:val="a8"/>
                  <w:color w:val="0645AD"/>
                  <w:sz w:val="12"/>
                  <w:szCs w:val="12"/>
                </w:rPr>
                <w:t>Luganda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Luganda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6" w:tooltip="Limburgish language" w:history="1">
              <w:r>
                <w:rPr>
                  <w:rStyle w:val="a8"/>
                  <w:color w:val="0645AD"/>
                  <w:sz w:val="12"/>
                  <w:szCs w:val="12"/>
                </w:rPr>
                <w:t>Limburgish</w:t>
              </w:r>
            </w:hyperlink>
            <w:r>
              <w:rPr>
                <w:color w:val="000000"/>
                <w:sz w:val="12"/>
                <w:szCs w:val="12"/>
              </w:rPr>
              <w:t>, Limburgan, Limburger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Limburgs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7"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8" w:tooltip="Lingala language" w:history="1">
              <w:r>
                <w:rPr>
                  <w:rStyle w:val="a8"/>
                  <w:color w:val="0645AD"/>
                  <w:sz w:val="12"/>
                  <w:szCs w:val="12"/>
                </w:rPr>
                <w:t>Lingala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Lingála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CCCC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299" w:tooltip="Tai-Kadai languages" w:history="1">
              <w:r>
                <w:rPr>
                  <w:rStyle w:val="a8"/>
                  <w:color w:val="0645AD"/>
                  <w:sz w:val="12"/>
                  <w:szCs w:val="12"/>
                </w:rPr>
                <w:t>Tai-Kadai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0" w:tooltip="Lao language" w:history="1">
              <w:r>
                <w:rPr>
                  <w:rStyle w:val="a8"/>
                  <w:color w:val="0645AD"/>
                  <w:sz w:val="12"/>
                  <w:szCs w:val="12"/>
                </w:rPr>
                <w:t>Lao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Arial Unicode MS" w:eastAsia="Arial Unicode MS" w:hAnsi="Arial Unicode MS" w:cs="Arial Unicode MS" w:hint="eastAsia"/>
                <w:color w:val="000000"/>
                <w:sz w:val="12"/>
                <w:szCs w:val="12"/>
              </w:rPr>
              <w:t>ພາສາລາວ</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2" w:tooltip="Lithuanian language" w:history="1">
              <w:r>
                <w:rPr>
                  <w:rStyle w:val="a8"/>
                  <w:color w:val="0645AD"/>
                  <w:sz w:val="12"/>
                  <w:szCs w:val="12"/>
                </w:rPr>
                <w:t>Lithuanian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lt-LT"/>
              </w:rPr>
            </w:pPr>
            <w:r>
              <w:rPr>
                <w:color w:val="000000"/>
                <w:sz w:val="12"/>
                <w:szCs w:val="12"/>
                <w:lang w:val="lt-LT"/>
              </w:rPr>
              <w:t>lietuvi</w:t>
            </w:r>
            <w:r>
              <w:rPr>
                <w:rFonts w:ascii="바탕" w:eastAsia="바탕" w:hAnsi="바탕" w:cs="바탕" w:hint="eastAsia"/>
                <w:color w:val="000000"/>
                <w:sz w:val="12"/>
                <w:szCs w:val="12"/>
                <w:lang w:val="lt-LT"/>
              </w:rPr>
              <w:t>ų</w:t>
            </w:r>
            <w:r>
              <w:rPr>
                <w:rFonts w:ascii="맑은 고딕" w:eastAsia="맑은 고딕" w:hAnsi="맑은 고딕" w:cs="맑은 고딕" w:hint="eastAsia"/>
                <w:color w:val="000000"/>
                <w:sz w:val="12"/>
                <w:szCs w:val="12"/>
                <w:lang w:val="lt-LT"/>
              </w:rPr>
              <w:t xml:space="preserve"> kalba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lit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3"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4" w:tooltip="Tshiluba language" w:history="1">
              <w:r>
                <w:rPr>
                  <w:rStyle w:val="a8"/>
                  <w:color w:val="0645AD"/>
                  <w:sz w:val="12"/>
                  <w:szCs w:val="12"/>
                </w:rPr>
                <w:t>Luba-Katanga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lub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6" w:tooltip="Latvian language" w:history="1">
              <w:r>
                <w:rPr>
                  <w:rStyle w:val="a8"/>
                  <w:color w:val="0645AD"/>
                  <w:sz w:val="12"/>
                  <w:szCs w:val="12"/>
                </w:rPr>
                <w:t>Latvian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lv-LV"/>
              </w:rPr>
            </w:pPr>
            <w:r>
              <w:rPr>
                <w:color w:val="000000"/>
                <w:sz w:val="12"/>
                <w:szCs w:val="12"/>
                <w:lang w:val="lv-LV"/>
              </w:rPr>
              <w:t>latviešu valoda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lav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8" w:tooltip="Manx language" w:history="1">
              <w:r>
                <w:rPr>
                  <w:rStyle w:val="a8"/>
                  <w:color w:val="0645AD"/>
                  <w:sz w:val="12"/>
                  <w:szCs w:val="12"/>
                </w:rPr>
                <w:t>Manx</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Gaelg, Gailck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09"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10" w:tooltip="Macedonian language" w:history="1">
              <w:r>
                <w:rPr>
                  <w:rStyle w:val="a8"/>
                  <w:color w:val="0645AD"/>
                  <w:sz w:val="12"/>
                  <w:szCs w:val="12"/>
                </w:rPr>
                <w:t>Macedonian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mk-MK"/>
              </w:rPr>
            </w:pPr>
            <w:r>
              <w:rPr>
                <w:color w:val="000000"/>
                <w:sz w:val="12"/>
                <w:szCs w:val="12"/>
                <w:lang w:val="mk-MK"/>
              </w:rPr>
              <w:t xml:space="preserve">македонски </w:t>
            </w:r>
            <w:r>
              <w:rPr>
                <w:rFonts w:ascii="바탕" w:eastAsia="바탕" w:hAnsi="바탕" w:cs="바탕" w:hint="eastAsia"/>
                <w:color w:val="000000"/>
                <w:sz w:val="12"/>
                <w:szCs w:val="12"/>
                <w:lang w:val="mk-MK"/>
              </w:rPr>
              <w:t>ј</w:t>
            </w:r>
            <w:r>
              <w:rPr>
                <w:rFonts w:ascii="맑은 고딕" w:eastAsia="맑은 고딕" w:hAnsi="맑은 고딕" w:cs="맑은 고딕" w:hint="eastAsia"/>
                <w:color w:val="000000"/>
                <w:sz w:val="12"/>
                <w:szCs w:val="12"/>
                <w:lang w:val="mk-MK"/>
              </w:rPr>
              <w:t>азик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mkd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mac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mkd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11"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12" w:tooltip="Malagasy language" w:history="1">
              <w:r>
                <w:rPr>
                  <w:rStyle w:val="a8"/>
                  <w:color w:val="0645AD"/>
                  <w:sz w:val="12"/>
                  <w:szCs w:val="12"/>
                </w:rPr>
                <w:t>Malagasy</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Malagasy fiteny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mlg +</w:t>
            </w:r>
            <w:r>
              <w:rPr>
                <w:rStyle w:val="apple-converted-space"/>
                <w:color w:val="000000"/>
                <w:sz w:val="12"/>
                <w:szCs w:val="12"/>
              </w:rPr>
              <w:t> </w:t>
            </w:r>
            <w:hyperlink r:id="rId313" w:anchor="mlg" w:tooltip="ISO 639 macrolanguage" w:history="1">
              <w:r>
                <w:rPr>
                  <w:rStyle w:val="a8"/>
                  <w:color w:val="0645AD"/>
                  <w:sz w:val="12"/>
                  <w:szCs w:val="12"/>
                </w:rPr>
                <w:t>10</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14"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15" w:tooltip="Malay language" w:history="1">
              <w:r>
                <w:rPr>
                  <w:rStyle w:val="a8"/>
                  <w:color w:val="0645AD"/>
                  <w:sz w:val="12"/>
                  <w:szCs w:val="12"/>
                </w:rPr>
                <w:t>Malay</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lang w:val="ms-MY"/>
              </w:rPr>
              <w:t>bahasa Melayu</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بهاس</w:t>
            </w:r>
            <w:r>
              <w:rPr>
                <w:rFonts w:ascii="굴림" w:eastAsia="굴림" w:hAnsi="굴림" w:cs="굴림" w:hint="eastAsia"/>
                <w:color w:val="000000"/>
                <w:sz w:val="12"/>
                <w:szCs w:val="12"/>
                <w:rtl/>
              </w:rPr>
              <w:t xml:space="preserve"> </w:t>
            </w:r>
            <w:r>
              <w:rPr>
                <w:rFonts w:ascii="Courier New" w:hAnsi="Courier New" w:cs="Courier New" w:hint="cs"/>
                <w:color w:val="000000"/>
                <w:sz w:val="12"/>
                <w:szCs w:val="12"/>
                <w:rtl/>
              </w:rPr>
              <w:t>ملايو</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may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msa +</w:t>
            </w:r>
            <w:r>
              <w:rPr>
                <w:rStyle w:val="apple-converted-space"/>
                <w:color w:val="000000"/>
                <w:sz w:val="12"/>
                <w:szCs w:val="12"/>
              </w:rPr>
              <w:t> </w:t>
            </w:r>
            <w:hyperlink r:id="rId316" w:anchor="msa" w:tooltip="ISO 639 macrolanguage" w:history="1">
              <w:r>
                <w:rPr>
                  <w:rStyle w:val="a8"/>
                  <w:color w:val="0645AD"/>
                  <w:sz w:val="12"/>
                  <w:szCs w:val="12"/>
                </w:rPr>
                <w:t>13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r>
              <w:rPr>
                <w:rStyle w:val="apple-converted-space"/>
                <w:color w:val="000000"/>
                <w:sz w:val="12"/>
                <w:szCs w:val="12"/>
              </w:rPr>
              <w:t> </w:t>
            </w:r>
            <w:hyperlink r:id="rId317" w:tooltip="Malaysian language" w:history="1">
              <w:r>
                <w:rPr>
                  <w:rStyle w:val="a8"/>
                  <w:color w:val="0645AD"/>
                  <w:sz w:val="12"/>
                  <w:szCs w:val="12"/>
                </w:rPr>
                <w:t>Standard Malay</w:t>
              </w:r>
            </w:hyperlink>
            <w:r>
              <w:rPr>
                <w:rStyle w:val="apple-converted-space"/>
                <w:color w:val="000000"/>
                <w:sz w:val="12"/>
                <w:szCs w:val="12"/>
              </w:rPr>
              <w:t> </w:t>
            </w:r>
            <w:r>
              <w:rPr>
                <w:color w:val="000000"/>
                <w:sz w:val="12"/>
                <w:szCs w:val="12"/>
              </w:rPr>
              <w:t>is [zsm],</w:t>
            </w:r>
            <w:hyperlink r:id="rId318" w:tooltip="Indonesian language" w:history="1">
              <w:r>
                <w:rPr>
                  <w:rStyle w:val="a8"/>
                  <w:color w:val="0645AD"/>
                  <w:sz w:val="12"/>
                  <w:szCs w:val="12"/>
                </w:rPr>
                <w:t>Indonesian</w:t>
              </w:r>
            </w:hyperlink>
            <w:r>
              <w:rPr>
                <w:rStyle w:val="apple-converted-space"/>
                <w:color w:val="000000"/>
                <w:sz w:val="12"/>
                <w:szCs w:val="12"/>
              </w:rPr>
              <w:t> </w:t>
            </w:r>
            <w:r>
              <w:rPr>
                <w:color w:val="000000"/>
                <w:sz w:val="12"/>
                <w:szCs w:val="12"/>
              </w:rPr>
              <w:t>is [id/ind]</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19" w:tooltip="Dravidian languages" w:history="1">
              <w:r>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0" w:tooltip="Malayalam language" w:history="1">
              <w:r>
                <w:rPr>
                  <w:rStyle w:val="a8"/>
                  <w:color w:val="0645AD"/>
                  <w:sz w:val="12"/>
                  <w:szCs w:val="12"/>
                </w:rPr>
                <w:t>Malayalam</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ml-IN"/>
              </w:rPr>
            </w:pPr>
            <w:r>
              <w:rPr>
                <w:rFonts w:ascii="Kartika" w:hAnsi="Kartika" w:cs="Kartika" w:hint="cs"/>
                <w:color w:val="000000"/>
                <w:sz w:val="12"/>
                <w:szCs w:val="12"/>
                <w:cs/>
                <w:lang w:bidi="ml-IN"/>
              </w:rPr>
              <w:t>മലയാളം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1"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2" w:tooltip="Maltese language" w:history="1">
              <w:r>
                <w:rPr>
                  <w:rStyle w:val="a8"/>
                  <w:color w:val="0645AD"/>
                  <w:sz w:val="12"/>
                  <w:szCs w:val="12"/>
                </w:rPr>
                <w:t>Maltese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mt-MT"/>
              </w:rPr>
            </w:pPr>
            <w:r>
              <w:rPr>
                <w:color w:val="000000"/>
                <w:sz w:val="12"/>
                <w:szCs w:val="12"/>
                <w:lang w:val="mt-MT"/>
              </w:rPr>
              <w:t>Malti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mlt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3"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4" w:tooltip="Māori language" w:history="1">
              <w:r>
                <w:rPr>
                  <w:rStyle w:val="a8"/>
                  <w:color w:val="0645AD"/>
                  <w:sz w:val="12"/>
                  <w:szCs w:val="12"/>
                </w:rPr>
                <w:t>M</w:t>
              </w:r>
              <w:r>
                <w:rPr>
                  <w:rStyle w:val="a8"/>
                  <w:rFonts w:ascii="바탕" w:eastAsia="바탕" w:hAnsi="바탕" w:cs="바탕" w:hint="eastAsia"/>
                  <w:color w:val="0645AD"/>
                  <w:sz w:val="12"/>
                  <w:szCs w:val="12"/>
                </w:rPr>
                <w:t>ā</w:t>
              </w:r>
              <w:r>
                <w:rPr>
                  <w:rStyle w:val="a8"/>
                  <w:rFonts w:ascii="맑은 고딕" w:eastAsia="맑은 고딕" w:hAnsi="맑은 고딕" w:cs="맑은 고딕" w:hint="eastAsia"/>
                  <w:color w:val="0645AD"/>
                  <w:sz w:val="12"/>
                  <w:szCs w:val="12"/>
                </w:rPr>
                <w:t>ori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 reo M</w:t>
            </w:r>
            <w:r>
              <w:rPr>
                <w:rFonts w:ascii="바탕" w:eastAsia="바탕" w:hAnsi="바탕" w:cs="바탕" w:hint="eastAsia"/>
                <w:color w:val="000000"/>
                <w:sz w:val="12"/>
                <w:szCs w:val="12"/>
              </w:rPr>
              <w:t>ā</w:t>
            </w:r>
            <w:r>
              <w:rPr>
                <w:rFonts w:ascii="맑은 고딕" w:eastAsia="맑은 고딕" w:hAnsi="맑은 고딕" w:cs="맑은 고딕" w:hint="eastAsia"/>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mao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6" w:tooltip="Marathi language" w:history="1">
              <w:r>
                <w:rPr>
                  <w:rStyle w:val="a8"/>
                  <w:color w:val="0645AD"/>
                  <w:sz w:val="12"/>
                  <w:szCs w:val="12"/>
                </w:rPr>
                <w:t>Marathi (Mar</w:t>
              </w:r>
              <w:r>
                <w:rPr>
                  <w:rStyle w:val="a8"/>
                  <w:rFonts w:ascii="바탕" w:eastAsia="바탕" w:hAnsi="바탕" w:cs="바탕" w:hint="eastAsia"/>
                  <w:color w:val="0645AD"/>
                  <w:sz w:val="12"/>
                  <w:szCs w:val="12"/>
                </w:rPr>
                <w:t>ā</w:t>
              </w:r>
              <w:r>
                <w:rPr>
                  <w:rStyle w:val="a8"/>
                  <w:rFonts w:ascii="Tahoma" w:hAnsi="Tahoma" w:cs="Tahoma"/>
                  <w:color w:val="0645AD"/>
                  <w:sz w:val="12"/>
                  <w:szCs w:val="12"/>
                </w:rPr>
                <w:t>ṭ</w:t>
              </w:r>
              <w:r>
                <w:rPr>
                  <w:rStyle w:val="a8"/>
                  <w:color w:val="0645AD"/>
                  <w:sz w:val="12"/>
                  <w:szCs w:val="12"/>
                </w:rPr>
                <w:t>h</w:t>
              </w:r>
              <w:r>
                <w:rPr>
                  <w:rStyle w:val="a8"/>
                  <w:rFonts w:ascii="바탕" w:eastAsia="바탕" w:hAnsi="바탕" w:cs="바탕" w:hint="eastAsia"/>
                  <w:color w:val="0645AD"/>
                  <w:sz w:val="12"/>
                  <w:szCs w:val="12"/>
                </w:rPr>
                <w:t>ī</w:t>
              </w:r>
              <w:r>
                <w:rPr>
                  <w:rStyle w:val="a8"/>
                  <w:rFonts w:ascii="맑은 고딕" w:eastAsia="맑은 고딕" w:hAnsi="맑은 고딕" w:cs="맑은 고딕" w:hint="eastAsia"/>
                  <w:color w:val="0645AD"/>
                  <w:sz w:val="12"/>
                  <w:szCs w:val="12"/>
                </w:rPr>
                <w:t>)</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mr-IN"/>
              </w:rPr>
            </w:pPr>
            <w:r>
              <w:rPr>
                <w:rFonts w:ascii="Mangal" w:hAnsi="Mangal" w:cs="Mangal" w:hint="cs"/>
                <w:color w:val="000000"/>
                <w:sz w:val="12"/>
                <w:szCs w:val="12"/>
                <w:cs/>
                <w:lang w:bidi="mr-IN"/>
              </w:rPr>
              <w:t>मराठी</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7"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8" w:tooltip="Marshallese language" w:history="1">
              <w:r>
                <w:rPr>
                  <w:rStyle w:val="a8"/>
                  <w:color w:val="0645AD"/>
                  <w:sz w:val="12"/>
                  <w:szCs w:val="12"/>
                </w:rPr>
                <w:t>Marshallese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Kajin M</w:t>
            </w:r>
            <w:r>
              <w:rPr>
                <w:rFonts w:ascii="Cambria Math" w:hAnsi="Cambria Math" w:cs="Cambria Math"/>
                <w:color w:val="000000"/>
                <w:sz w:val="12"/>
                <w:szCs w:val="12"/>
              </w:rPr>
              <w:t>̧</w:t>
            </w:r>
            <w:r>
              <w:rPr>
                <w:rFonts w:ascii="굴림" w:eastAsia="굴림" w:hAnsi="굴림" w:cs="굴림" w:hint="eastAsia"/>
                <w:color w:val="000000"/>
                <w:sz w:val="12"/>
                <w:szCs w:val="12"/>
              </w:rPr>
              <w:t>aje</w:t>
            </w:r>
            <w:r>
              <w:rPr>
                <w:rFonts w:ascii="바탕" w:eastAsia="바탕" w:hAnsi="바탕" w:cs="바탕" w:hint="eastAsia"/>
                <w:color w:val="000000"/>
                <w:sz w:val="12"/>
                <w:szCs w:val="12"/>
              </w:rPr>
              <w:t>ļ</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29" w:tooltip="Mongolic languages" w:history="1">
              <w:r>
                <w:rPr>
                  <w:rStyle w:val="a8"/>
                  <w:color w:val="0645AD"/>
                  <w:sz w:val="12"/>
                  <w:szCs w:val="12"/>
                </w:rPr>
                <w:t>Mongolic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0" w:tooltip="Mongolian language" w:history="1">
              <w:r>
                <w:rPr>
                  <w:rStyle w:val="a8"/>
                  <w:color w:val="0645AD"/>
                  <w:sz w:val="12"/>
                  <w:szCs w:val="12"/>
                </w:rPr>
                <w:t>Mongolian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mn-MN"/>
              </w:rPr>
            </w:pPr>
            <w:r>
              <w:rPr>
                <w:color w:val="000000"/>
                <w:sz w:val="12"/>
                <w:szCs w:val="12"/>
                <w:lang w:val="mn-MN"/>
              </w:rPr>
              <w:t>монгол</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mon +</w:t>
            </w:r>
            <w:r>
              <w:rPr>
                <w:rStyle w:val="apple-converted-space"/>
                <w:color w:val="000000"/>
                <w:sz w:val="12"/>
                <w:szCs w:val="12"/>
              </w:rPr>
              <w:t> </w:t>
            </w:r>
            <w:hyperlink r:id="rId331" w:anchor="mon"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2"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3" w:tooltip="Nauruan language" w:history="1">
              <w:r>
                <w:rPr>
                  <w:rStyle w:val="a8"/>
                  <w:color w:val="0645AD"/>
                  <w:sz w:val="12"/>
                  <w:szCs w:val="12"/>
                </w:rPr>
                <w:t>Nauru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Ekakair</w:t>
            </w:r>
            <w:r>
              <w:rPr>
                <w:rFonts w:ascii="바탕" w:eastAsia="바탕" w:hAnsi="바탕" w:cs="바탕" w:hint="eastAsia"/>
                <w:color w:val="000000"/>
                <w:sz w:val="12"/>
                <w:szCs w:val="12"/>
              </w:rPr>
              <w:t>ũ</w:t>
            </w:r>
            <w:r>
              <w:rPr>
                <w:rFonts w:ascii="맑은 고딕" w:eastAsia="맑은 고딕" w:hAnsi="맑은 고딕" w:cs="맑은 고딕" w:hint="eastAsia"/>
                <w:color w:val="000000"/>
                <w:sz w:val="12"/>
                <w:szCs w:val="12"/>
              </w:rPr>
              <w:t xml:space="preserve"> Naoero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BF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4" w:tooltip="Dene-Yeniseian languages" w:history="1">
              <w:r>
                <w:rPr>
                  <w:rStyle w:val="a8"/>
                  <w:color w:val="0645AD"/>
                  <w:sz w:val="12"/>
                  <w:szCs w:val="12"/>
                </w:rPr>
                <w:t>Dene-Yeniseian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5" w:tooltip="Navajo language" w:history="1">
              <w:r>
                <w:rPr>
                  <w:rStyle w:val="a8"/>
                  <w:color w:val="0645AD"/>
                  <w:sz w:val="12"/>
                  <w:szCs w:val="12"/>
                </w:rPr>
                <w:t>Navajo</w:t>
              </w:r>
            </w:hyperlink>
            <w:r>
              <w:rPr>
                <w:color w:val="000000"/>
                <w:sz w:val="12"/>
                <w:szCs w:val="12"/>
              </w:rPr>
              <w:t>, Navaho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Diné bizaad, Dinék</w:t>
            </w:r>
            <w:r>
              <w:rPr>
                <w:rFonts w:ascii="굴림" w:eastAsia="굴림" w:hAnsi="굴림" w:cs="굴림" w:hint="eastAsia"/>
                <w:color w:val="000000"/>
                <w:sz w:val="12"/>
                <w:szCs w:val="12"/>
              </w:rPr>
              <w:t>ʼeh</w:t>
            </w:r>
            <w:r>
              <w:rPr>
                <w:rFonts w:ascii="Lucida Sans Unicode" w:hAnsi="Lucida Sans Unicode" w:cs="Lucida Sans Unicode"/>
                <w:color w:val="000000"/>
                <w:sz w:val="12"/>
                <w:szCs w:val="12"/>
              </w:rPr>
              <w:t>ǰ</w:t>
            </w:r>
            <w:r>
              <w:rPr>
                <w:color w:val="000000"/>
                <w:sz w:val="12"/>
                <w:szCs w:val="12"/>
              </w:rPr>
              <w:t>í</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nav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7" w:tooltip="Bokmål" w:history="1">
              <w:r>
                <w:rPr>
                  <w:rStyle w:val="a8"/>
                  <w:color w:val="0645AD"/>
                  <w:sz w:val="12"/>
                  <w:szCs w:val="12"/>
                </w:rPr>
                <w:t>Norwegian Bokmål</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Norsk bokmål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[no/nor]</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8"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39" w:tooltip="Northern Ndebele language" w:history="1">
              <w:r>
                <w:rPr>
                  <w:rStyle w:val="a8"/>
                  <w:color w:val="0645AD"/>
                  <w:sz w:val="12"/>
                  <w:szCs w:val="12"/>
                </w:rPr>
                <w:t>North Ndebele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isiNdebele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1" w:tooltip="Nepali language" w:history="1">
              <w:r>
                <w:rPr>
                  <w:rStyle w:val="a8"/>
                  <w:color w:val="0645AD"/>
                  <w:sz w:val="12"/>
                  <w:szCs w:val="12"/>
                </w:rPr>
                <w:t>Nepali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ne-NP"/>
              </w:rPr>
            </w:pPr>
            <w:r>
              <w:rPr>
                <w:rFonts w:ascii="Mangal" w:hAnsi="Mangal" w:cs="Mangal" w:hint="cs"/>
                <w:color w:val="000000"/>
                <w:sz w:val="12"/>
                <w:szCs w:val="12"/>
                <w:cs/>
                <w:lang w:bidi="ne-NP"/>
              </w:rPr>
              <w:t>नेपाली</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nep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2"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3" w:tooltip="Ndonga" w:history="1">
              <w:r>
                <w:rPr>
                  <w:rStyle w:val="a8"/>
                  <w:color w:val="0645AD"/>
                  <w:sz w:val="12"/>
                  <w:szCs w:val="12"/>
                </w:rPr>
                <w:t>Ndonga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Owambo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ndo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4"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5" w:tooltip="Nynorsk" w:history="1">
              <w:r>
                <w:rPr>
                  <w:rStyle w:val="a8"/>
                  <w:color w:val="0645AD"/>
                  <w:sz w:val="12"/>
                  <w:szCs w:val="12"/>
                </w:rPr>
                <w:t>Norwegian Nynorsk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Norsk nynorsk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[no/nor]</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47" w:tooltip="Norwegian language" w:history="1">
              <w:r>
                <w:rPr>
                  <w:rStyle w:val="a8"/>
                  <w:color w:val="0645AD"/>
                  <w:sz w:val="12"/>
                  <w:szCs w:val="12"/>
                </w:rPr>
                <w:t>Norwegian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nor +</w:t>
            </w:r>
            <w:hyperlink r:id="rId348" w:anchor="nor"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r>
              <w:rPr>
                <w:rStyle w:val="apple-converted-space"/>
                <w:color w:val="000000"/>
                <w:sz w:val="12"/>
                <w:szCs w:val="12"/>
              </w:rPr>
              <w:t> </w:t>
            </w:r>
            <w:hyperlink r:id="rId349" w:tooltip="Bokmål" w:history="1">
              <w:r>
                <w:rPr>
                  <w:rStyle w:val="a8"/>
                  <w:color w:val="0645AD"/>
                  <w:sz w:val="12"/>
                  <w:szCs w:val="12"/>
                </w:rPr>
                <w:t>Bokmål</w:t>
              </w:r>
            </w:hyperlink>
            <w:r>
              <w:rPr>
                <w:rStyle w:val="apple-converted-space"/>
                <w:color w:val="000000"/>
                <w:sz w:val="12"/>
                <w:szCs w:val="12"/>
              </w:rPr>
              <w:t> </w:t>
            </w:r>
            <w:r>
              <w:rPr>
                <w:color w:val="000000"/>
                <w:sz w:val="12"/>
                <w:szCs w:val="12"/>
              </w:rPr>
              <w:t>is [nb/nob],</w:t>
            </w:r>
            <w:r>
              <w:rPr>
                <w:rStyle w:val="apple-converted-space"/>
                <w:color w:val="000000"/>
                <w:sz w:val="12"/>
                <w:szCs w:val="12"/>
              </w:rPr>
              <w:t> </w:t>
            </w:r>
            <w:hyperlink r:id="rId350" w:tooltip="Nynorsk" w:history="1">
              <w:r>
                <w:rPr>
                  <w:rStyle w:val="a8"/>
                  <w:color w:val="0645AD"/>
                  <w:sz w:val="12"/>
                  <w:szCs w:val="12"/>
                </w:rPr>
                <w:t>Nynorsk</w:t>
              </w:r>
            </w:hyperlink>
            <w:r>
              <w:rPr>
                <w:color w:val="000000"/>
                <w:sz w:val="12"/>
                <w:szCs w:val="12"/>
              </w:rPr>
              <w:t>is [nn/nno]</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1" w:tooltip="Sino-Tibetan languages" w:history="1">
              <w:r>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2" w:tooltip="Nuosu language" w:history="1">
              <w:r>
                <w:rPr>
                  <w:rStyle w:val="a8"/>
                  <w:color w:val="0645AD"/>
                  <w:sz w:val="12"/>
                  <w:szCs w:val="12"/>
                </w:rPr>
                <w:t>Nuosu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ꆈꌠ꒿</w:t>
            </w:r>
            <w:r>
              <w:rPr>
                <w:color w:val="000000"/>
                <w:sz w:val="12"/>
                <w:szCs w:val="12"/>
              </w:rPr>
              <w:t xml:space="preserve"> Nuosuhxop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iii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Standard form of</w:t>
            </w:r>
            <w:r>
              <w:rPr>
                <w:rStyle w:val="apple-converted-space"/>
                <w:color w:val="000000"/>
                <w:sz w:val="12"/>
                <w:szCs w:val="12"/>
              </w:rPr>
              <w:t> </w:t>
            </w:r>
            <w:hyperlink r:id="rId353" w:tooltip="Yi language" w:history="1">
              <w:r>
                <w:rPr>
                  <w:rStyle w:val="a8"/>
                  <w:color w:val="0645AD"/>
                  <w:sz w:val="12"/>
                  <w:szCs w:val="12"/>
                </w:rPr>
                <w:t>Yi languages</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5" w:tooltip="Southern Ndebele language" w:history="1">
              <w:r>
                <w:rPr>
                  <w:rStyle w:val="a8"/>
                  <w:color w:val="0645AD"/>
                  <w:sz w:val="12"/>
                  <w:szCs w:val="12"/>
                </w:rPr>
                <w:t>South Ndebele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isiNdebele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nbl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7" w:tooltip="Occitan language" w:history="1">
              <w:r>
                <w:rPr>
                  <w:rStyle w:val="a8"/>
                  <w:color w:val="0645AD"/>
                  <w:sz w:val="12"/>
                  <w:szCs w:val="12"/>
                </w:rPr>
                <w:t>Occitan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Occitan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oci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8" w:tooltip="Algonquian languages" w:history="1">
              <w:r>
                <w:rPr>
                  <w:rStyle w:val="a8"/>
                  <w:color w:val="0645AD"/>
                  <w:sz w:val="12"/>
                  <w:szCs w:val="12"/>
                </w:rPr>
                <w:t>Algonquian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59" w:tooltip="Ojibwe language" w:history="1">
              <w:r>
                <w:rPr>
                  <w:rStyle w:val="a8"/>
                  <w:color w:val="0645AD"/>
                  <w:sz w:val="12"/>
                  <w:szCs w:val="12"/>
                </w:rPr>
                <w:t>Ojibwe</w:t>
              </w:r>
            </w:hyperlink>
            <w:r>
              <w:rPr>
                <w:color w:val="000000"/>
                <w:sz w:val="12"/>
                <w:szCs w:val="12"/>
              </w:rPr>
              <w:t>, Ojibwa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ᐊᓂᔑᓈᐯᒧᐎᓐ</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oji +</w:t>
            </w:r>
            <w:hyperlink r:id="rId360" w:anchor="oji" w:tooltip="ISO 639 macrolanguage" w:history="1">
              <w:r>
                <w:rPr>
                  <w:rStyle w:val="a8"/>
                  <w:color w:val="0645AD"/>
                  <w:sz w:val="12"/>
                  <w:szCs w:val="12"/>
                </w:rPr>
                <w:t>7</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2" w:tooltip="Old Church Slavonic" w:history="1">
              <w:r>
                <w:rPr>
                  <w:rStyle w:val="a8"/>
                  <w:color w:val="0645AD"/>
                  <w:sz w:val="12"/>
                  <w:szCs w:val="12"/>
                </w:rPr>
                <w:t>Old Church Slavonic</w:t>
              </w:r>
            </w:hyperlink>
            <w:r>
              <w:rPr>
                <w:color w:val="000000"/>
                <w:sz w:val="12"/>
                <w:szCs w:val="12"/>
              </w:rPr>
              <w:t>, Church Slavic, Church Slavonic, Old Bulgarian, Old Slavonic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S Mincho" w:eastAsia="MS Mincho" w:hAnsi="MS Mincho" w:cs="MS Mincho" w:hint="eastAsia"/>
                <w:color w:val="000000"/>
                <w:sz w:val="12"/>
                <w:szCs w:val="12"/>
              </w:rPr>
              <w:t>ѩ</w:t>
            </w:r>
            <w:r>
              <w:rPr>
                <w:rFonts w:ascii="굴림" w:eastAsia="굴림" w:hAnsi="굴림" w:cs="굴림" w:hint="eastAsia"/>
                <w:color w:val="000000"/>
                <w:sz w:val="12"/>
                <w:szCs w:val="12"/>
              </w:rPr>
              <w:t>зыкъ</w:t>
            </w:r>
            <w:r>
              <w:rPr>
                <w:color w:val="000000"/>
                <w:sz w:val="12"/>
                <w:szCs w:val="12"/>
              </w:rPr>
              <w:t xml:space="preserve"> слов</w:t>
            </w:r>
            <w:r>
              <w:rPr>
                <w:rFonts w:ascii="MS Mincho" w:eastAsia="MS Mincho" w:hAnsi="MS Mincho" w:cs="MS Mincho" w:hint="eastAsia"/>
                <w:color w:val="000000"/>
                <w:sz w:val="12"/>
                <w:szCs w:val="12"/>
              </w:rPr>
              <w:t>ѣ</w:t>
            </w:r>
            <w:r>
              <w:rPr>
                <w:rFonts w:ascii="굴림" w:eastAsia="굴림" w:hAnsi="굴림" w:cs="굴림" w:hint="eastAsia"/>
                <w:color w:val="000000"/>
                <w:sz w:val="12"/>
                <w:szCs w:val="12"/>
              </w:rPr>
              <w:t>ньск</w:t>
            </w:r>
            <w:r>
              <w:rPr>
                <w:color w:val="000000"/>
                <w:sz w:val="12"/>
                <w:szCs w:val="12"/>
              </w:rPr>
              <w:t>ъ</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3" w:tooltip="Ancient languages" w:history="1">
              <w:r>
                <w:rPr>
                  <w:rStyle w:val="a8"/>
                  <w:color w:val="0645AD"/>
                  <w:sz w:val="12"/>
                  <w:szCs w:val="12"/>
                </w:rPr>
                <w:t>ancient</w:t>
              </w:r>
            </w:hyperlink>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4"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5" w:tooltip="Oromo language" w:history="1">
              <w:r>
                <w:rPr>
                  <w:rStyle w:val="a8"/>
                  <w:color w:val="0645AD"/>
                  <w:sz w:val="12"/>
                  <w:szCs w:val="12"/>
                </w:rPr>
                <w:t>Oromo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om-Ethi-ET"/>
              </w:rPr>
            </w:pPr>
            <w:r>
              <w:rPr>
                <w:color w:val="000000"/>
                <w:sz w:val="12"/>
                <w:szCs w:val="12"/>
                <w:lang w:val="om-Ethi-ET"/>
              </w:rPr>
              <w:t>Afaan Oromoo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orm +</w:t>
            </w:r>
            <w:r>
              <w:rPr>
                <w:rStyle w:val="apple-converted-space"/>
                <w:color w:val="000000"/>
                <w:sz w:val="12"/>
                <w:szCs w:val="12"/>
              </w:rPr>
              <w:t> </w:t>
            </w:r>
            <w:hyperlink r:id="rId366" w:anchor="orm" w:tooltip="ISO 639 macrolanguage" w:history="1">
              <w:r>
                <w:rPr>
                  <w:rStyle w:val="a8"/>
                  <w:color w:val="0645AD"/>
                  <w:sz w:val="12"/>
                  <w:szCs w:val="12"/>
                </w:rPr>
                <w:t>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8" w:tooltip="Oriya language" w:history="1">
              <w:r>
                <w:rPr>
                  <w:rStyle w:val="a8"/>
                  <w:color w:val="0645AD"/>
                  <w:sz w:val="12"/>
                  <w:szCs w:val="12"/>
                </w:rPr>
                <w:t>Oriya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or-IN"/>
              </w:rPr>
            </w:pPr>
            <w:r>
              <w:rPr>
                <w:rFonts w:ascii="Arial Unicode MS" w:eastAsia="Arial Unicode MS" w:hAnsi="Arial Unicode MS" w:cs="Arial Unicode MS" w:hint="eastAsia"/>
                <w:color w:val="000000"/>
                <w:sz w:val="12"/>
                <w:szCs w:val="12"/>
                <w:cs/>
                <w:lang w:bidi="or-IN"/>
              </w:rPr>
              <w:t>ଓଡ଼ିଆ</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ori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69"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0" w:tooltip="Ossetic language" w:history="1">
              <w:r>
                <w:rPr>
                  <w:rStyle w:val="a8"/>
                  <w:color w:val="0645AD"/>
                  <w:sz w:val="12"/>
                  <w:szCs w:val="12"/>
                </w:rPr>
                <w:t>Ossetian</w:t>
              </w:r>
            </w:hyperlink>
            <w:r>
              <w:rPr>
                <w:color w:val="000000"/>
                <w:sz w:val="12"/>
                <w:szCs w:val="12"/>
              </w:rPr>
              <w:t>, Ossetic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ирон æвзаг</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2" w:tooltip="Punjabi language" w:history="1">
              <w:r>
                <w:rPr>
                  <w:rStyle w:val="a8"/>
                  <w:color w:val="0645AD"/>
                  <w:sz w:val="12"/>
                  <w:szCs w:val="12"/>
                </w:rPr>
                <w:t>Panjabi</w:t>
              </w:r>
            </w:hyperlink>
            <w:r>
              <w:rPr>
                <w:color w:val="000000"/>
                <w:sz w:val="12"/>
                <w:szCs w:val="12"/>
              </w:rPr>
              <w:t>, Punjabi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Raavi" w:hAnsi="Raavi" w:cs="Raavi" w:hint="cs"/>
                <w:color w:val="000000"/>
                <w:sz w:val="12"/>
                <w:szCs w:val="12"/>
                <w:cs/>
                <w:lang w:bidi="pa-IN"/>
              </w:rPr>
              <w:t>ਪੰਜਾਬੀ</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پنجابی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3"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4" w:tooltip="Pāli language" w:history="1">
              <w:r>
                <w:rPr>
                  <w:rStyle w:val="a8"/>
                  <w:color w:val="0645AD"/>
                  <w:sz w:val="12"/>
                  <w:szCs w:val="12"/>
                </w:rPr>
                <w:t>P</w:t>
              </w:r>
              <w:r>
                <w:rPr>
                  <w:rStyle w:val="a8"/>
                  <w:rFonts w:ascii="바탕" w:eastAsia="바탕" w:hAnsi="바탕" w:cs="바탕" w:hint="eastAsia"/>
                  <w:color w:val="0645AD"/>
                  <w:sz w:val="12"/>
                  <w:szCs w:val="12"/>
                </w:rPr>
                <w:t>ā</w:t>
              </w:r>
              <w:r>
                <w:rPr>
                  <w:rStyle w:val="a8"/>
                  <w:rFonts w:ascii="맑은 고딕" w:eastAsia="맑은 고딕" w:hAnsi="맑은 고딕" w:cs="맑은 고딕" w:hint="eastAsia"/>
                  <w:color w:val="0645AD"/>
                  <w:sz w:val="12"/>
                  <w:szCs w:val="12"/>
                </w:rPr>
                <w:t>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color w:val="000000"/>
                <w:sz w:val="12"/>
                <w:szCs w:val="12"/>
              </w:rPr>
              <w:t>पाऴि</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ancient</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6" w:tooltip="Persian language" w:history="1">
              <w:r>
                <w:rPr>
                  <w:rStyle w:val="a8"/>
                  <w:color w:val="0645AD"/>
                  <w:sz w:val="12"/>
                  <w:szCs w:val="12"/>
                </w:rPr>
                <w:t>Persian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fa-IR"/>
              </w:rPr>
            </w:pPr>
            <w:r>
              <w:rPr>
                <w:rFonts w:ascii="Courier New" w:hAnsi="Courier New" w:cs="Courier New" w:hint="cs"/>
                <w:color w:val="000000"/>
                <w:sz w:val="12"/>
                <w:szCs w:val="12"/>
                <w:rtl/>
                <w:lang w:bidi="fa-IR"/>
              </w:rPr>
              <w:t>فارسی</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per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 xml:space="preserve">fas </w:t>
            </w:r>
            <w:r>
              <w:rPr>
                <w:color w:val="000000"/>
                <w:sz w:val="12"/>
                <w:szCs w:val="12"/>
              </w:rPr>
              <w:lastRenderedPageBreak/>
              <w:t>+</w:t>
            </w:r>
            <w:hyperlink r:id="rId377" w:anchor="fas"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lastRenderedPageBreak/>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8"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79" w:tooltip="Polish language" w:history="1">
              <w:r>
                <w:rPr>
                  <w:rStyle w:val="a8"/>
                  <w:color w:val="0645AD"/>
                  <w:sz w:val="12"/>
                  <w:szCs w:val="12"/>
                </w:rPr>
                <w:t>Polish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pl-PL"/>
              </w:rPr>
            </w:pPr>
            <w:r>
              <w:rPr>
                <w:color w:val="000000"/>
                <w:sz w:val="12"/>
                <w:szCs w:val="12"/>
                <w:lang w:val="pl-PL"/>
              </w:rPr>
              <w:t>polski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1" w:tooltip="Pashto language" w:history="1">
              <w:r>
                <w:rPr>
                  <w:rStyle w:val="a8"/>
                  <w:color w:val="0645AD"/>
                  <w:sz w:val="12"/>
                  <w:szCs w:val="12"/>
                </w:rPr>
                <w:t>Pashto</w:t>
              </w:r>
            </w:hyperlink>
            <w:r>
              <w:rPr>
                <w:color w:val="000000"/>
                <w:sz w:val="12"/>
                <w:szCs w:val="12"/>
              </w:rPr>
              <w:t>, Pushto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rPr>
            </w:pPr>
            <w:r>
              <w:rPr>
                <w:rFonts w:ascii="Courier New" w:hAnsi="Courier New" w:cs="Courier New" w:hint="cs"/>
                <w:color w:val="000000"/>
                <w:sz w:val="12"/>
                <w:szCs w:val="12"/>
                <w:rtl/>
              </w:rPr>
              <w:t>پ</w:t>
            </w:r>
            <w:r>
              <w:rPr>
                <w:rFonts w:ascii="Tahoma" w:hAnsi="Tahoma" w:cs="Tahoma" w:hint="cs"/>
                <w:color w:val="000000"/>
                <w:sz w:val="12"/>
                <w:szCs w:val="12"/>
                <w:rtl/>
              </w:rPr>
              <w:t>ښت</w:t>
            </w:r>
            <w:r>
              <w:rPr>
                <w:rFonts w:ascii="Courier New" w:hAnsi="Courier New" w:cs="Courier New" w:hint="cs"/>
                <w:color w:val="000000"/>
                <w:sz w:val="12"/>
                <w:szCs w:val="12"/>
                <w:rtl/>
              </w:rPr>
              <w:t>و</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pus +</w:t>
            </w:r>
            <w:r>
              <w:rPr>
                <w:rStyle w:val="apple-converted-space"/>
                <w:color w:val="000000"/>
                <w:sz w:val="12"/>
                <w:szCs w:val="12"/>
              </w:rPr>
              <w:t> </w:t>
            </w:r>
            <w:hyperlink r:id="rId382" w:anchor="pus" w:tooltip="ISO 639 macrolanguage" w:history="1">
              <w:r>
                <w:rPr>
                  <w:rStyle w:val="a8"/>
                  <w:color w:val="0645AD"/>
                  <w:sz w:val="12"/>
                  <w:szCs w:val="12"/>
                </w:rPr>
                <w:t>3</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3"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4" w:tooltip="Portuguese language" w:history="1">
              <w:r>
                <w:rPr>
                  <w:rStyle w:val="a8"/>
                  <w:color w:val="0645AD"/>
                  <w:sz w:val="12"/>
                  <w:szCs w:val="12"/>
                </w:rPr>
                <w:t>Portuguese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pt-PT"/>
              </w:rPr>
            </w:pPr>
            <w:r>
              <w:rPr>
                <w:color w:val="000000"/>
                <w:sz w:val="12"/>
                <w:szCs w:val="12"/>
                <w:lang w:val="pt-PT"/>
              </w:rPr>
              <w:t>Português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por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D8E6"/>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5" w:tooltip="Quechuan languages" w:history="1">
              <w:r>
                <w:rPr>
                  <w:rStyle w:val="a8"/>
                  <w:color w:val="0645AD"/>
                  <w:sz w:val="12"/>
                  <w:szCs w:val="12"/>
                </w:rPr>
                <w:t>Quechuan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6" w:tooltip="Quechua language" w:history="1">
              <w:r>
                <w:rPr>
                  <w:rStyle w:val="a8"/>
                  <w:color w:val="0645AD"/>
                  <w:sz w:val="12"/>
                  <w:szCs w:val="12"/>
                </w:rPr>
                <w:t>Quechua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Runa Simi, Kichwa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que +</w:t>
            </w:r>
            <w:r>
              <w:rPr>
                <w:rStyle w:val="apple-converted-space"/>
                <w:color w:val="000000"/>
                <w:sz w:val="12"/>
                <w:szCs w:val="12"/>
              </w:rPr>
              <w:t> </w:t>
            </w:r>
            <w:hyperlink r:id="rId387" w:anchor="que" w:tooltip="ISO 639 macrolanguage" w:history="1">
              <w:r>
                <w:rPr>
                  <w:rStyle w:val="a8"/>
                  <w:color w:val="0645AD"/>
                  <w:sz w:val="12"/>
                  <w:szCs w:val="12"/>
                </w:rPr>
                <w:t>44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8"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89" w:tooltip="Romansh language" w:history="1">
              <w:r>
                <w:rPr>
                  <w:rStyle w:val="a8"/>
                  <w:color w:val="0645AD"/>
                  <w:sz w:val="12"/>
                  <w:szCs w:val="12"/>
                </w:rPr>
                <w:t>Romansh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rm-CH"/>
              </w:rPr>
            </w:pPr>
            <w:r>
              <w:rPr>
                <w:color w:val="000000"/>
                <w:sz w:val="12"/>
                <w:szCs w:val="12"/>
                <w:lang w:val="rm-CH"/>
              </w:rPr>
              <w:t>rumantsch grischun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0"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1" w:tooltip="Kirundi" w:history="1">
              <w:r>
                <w:rPr>
                  <w:rStyle w:val="a8"/>
                  <w:color w:val="0645AD"/>
                  <w:sz w:val="12"/>
                  <w:szCs w:val="12"/>
                </w:rPr>
                <w:t>Kirundi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Ikirundi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3" w:tooltip="Romanian language" w:history="1">
              <w:r>
                <w:rPr>
                  <w:rStyle w:val="a8"/>
                  <w:color w:val="0645AD"/>
                  <w:sz w:val="12"/>
                  <w:szCs w:val="12"/>
                </w:rPr>
                <w:t>Romanian</w:t>
              </w:r>
            </w:hyperlink>
            <w:r>
              <w:rPr>
                <w:color w:val="000000"/>
                <w:sz w:val="12"/>
                <w:szCs w:val="12"/>
              </w:rPr>
              <w:t>,</w:t>
            </w:r>
            <w:r>
              <w:rPr>
                <w:rStyle w:val="apple-converted-space"/>
                <w:color w:val="000000"/>
                <w:sz w:val="12"/>
                <w:szCs w:val="12"/>
              </w:rPr>
              <w:t> </w:t>
            </w:r>
            <w:hyperlink r:id="rId394" w:tooltip="Moldavian language" w:history="1">
              <w:r>
                <w:rPr>
                  <w:rStyle w:val="a8"/>
                  <w:color w:val="0645AD"/>
                  <w:sz w:val="12"/>
                  <w:szCs w:val="12"/>
                </w:rPr>
                <w:t>Moldavian</w:t>
              </w:r>
            </w:hyperlink>
            <w:r>
              <w:rPr>
                <w:color w:val="000000"/>
                <w:sz w:val="12"/>
                <w:szCs w:val="12"/>
              </w:rPr>
              <w:t>, Moldovan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ro-RO"/>
              </w:rPr>
            </w:pPr>
            <w:r>
              <w:rPr>
                <w:color w:val="000000"/>
                <w:sz w:val="12"/>
                <w:szCs w:val="12"/>
                <w:lang w:val="ro-RO"/>
              </w:rPr>
              <w:t>român</w:t>
            </w:r>
            <w:r>
              <w:rPr>
                <w:rFonts w:ascii="바탕" w:eastAsia="바탕" w:hAnsi="바탕" w:cs="바탕" w:hint="eastAsia"/>
                <w:color w:val="000000"/>
                <w:sz w:val="12"/>
                <w:szCs w:val="12"/>
                <w:lang w:val="ro-RO"/>
              </w:rPr>
              <w:t>ă</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rum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[mo] for Moldavian has been withdrawn, recommending [ro] also for Moldavian</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6" w:tooltip="Russian language" w:history="1">
              <w:r>
                <w:rPr>
                  <w:rStyle w:val="a8"/>
                  <w:color w:val="0645AD"/>
                  <w:sz w:val="12"/>
                  <w:szCs w:val="12"/>
                </w:rPr>
                <w:t>Russian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ru-RU"/>
              </w:rPr>
            </w:pPr>
            <w:r>
              <w:rPr>
                <w:color w:val="000000"/>
                <w:sz w:val="12"/>
                <w:szCs w:val="12"/>
                <w:lang w:val="ru-RU"/>
              </w:rPr>
              <w:t>русский язык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rus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7"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8" w:tooltip="Sanskrit" w:history="1">
              <w:r>
                <w:rPr>
                  <w:rStyle w:val="a8"/>
                  <w:color w:val="0645AD"/>
                  <w:sz w:val="12"/>
                  <w:szCs w:val="12"/>
                </w:rPr>
                <w:t>Sanskrit (Sa</w:t>
              </w:r>
              <w:r>
                <w:rPr>
                  <w:rStyle w:val="a8"/>
                  <w:rFonts w:ascii="Tahoma" w:hAnsi="Tahoma" w:cs="Tahoma"/>
                  <w:color w:val="0645AD"/>
                  <w:sz w:val="12"/>
                  <w:szCs w:val="12"/>
                </w:rPr>
                <w:t>ṁ</w:t>
              </w:r>
              <w:r>
                <w:rPr>
                  <w:rStyle w:val="a8"/>
                  <w:color w:val="0645AD"/>
                  <w:sz w:val="12"/>
                  <w:szCs w:val="12"/>
                </w:rPr>
                <w:t>sk</w:t>
              </w:r>
              <w:r>
                <w:rPr>
                  <w:rStyle w:val="a8"/>
                  <w:rFonts w:ascii="Tahoma" w:hAnsi="Tahoma" w:cs="Tahoma"/>
                  <w:color w:val="0645AD"/>
                  <w:sz w:val="12"/>
                  <w:szCs w:val="12"/>
                </w:rPr>
                <w:t>ṛ</w:t>
              </w:r>
              <w:r>
                <w:rPr>
                  <w:rStyle w:val="a8"/>
                  <w:color w:val="0645AD"/>
                  <w:sz w:val="12"/>
                  <w:szCs w:val="12"/>
                </w:rPr>
                <w:t>ta)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sa-IN"/>
              </w:rPr>
            </w:pPr>
            <w:r>
              <w:rPr>
                <w:rFonts w:ascii="Mangal" w:hAnsi="Mangal" w:cs="Mangal" w:hint="cs"/>
                <w:color w:val="000000"/>
                <w:sz w:val="12"/>
                <w:szCs w:val="12"/>
                <w:cs/>
                <w:lang w:bidi="sa-IN"/>
              </w:rPr>
              <w:t>संस्कृतम्</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ancient, still spoken</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399"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0" w:tooltip="Sardinian language" w:history="1">
              <w:r>
                <w:rPr>
                  <w:rStyle w:val="a8"/>
                  <w:color w:val="0645AD"/>
                  <w:sz w:val="12"/>
                  <w:szCs w:val="12"/>
                </w:rPr>
                <w:t>Sardinian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sardu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srd +</w:t>
            </w:r>
            <w:hyperlink r:id="rId401" w:anchor="srd" w:tooltip="ISO 639 macrolanguage" w:history="1">
              <w:r>
                <w:rPr>
                  <w:rStyle w:val="a8"/>
                  <w:color w:val="0645AD"/>
                  <w:sz w:val="12"/>
                  <w:szCs w:val="12"/>
                </w:rPr>
                <w:t>4</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3" w:tooltip="Sindhi language" w:history="1">
              <w:r>
                <w:rPr>
                  <w:rStyle w:val="a8"/>
                  <w:color w:val="0645AD"/>
                  <w:sz w:val="12"/>
                  <w:szCs w:val="12"/>
                </w:rPr>
                <w:t>Sindhi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Mangal" w:hAnsi="Mangal" w:cs="Mangal"/>
                <w:color w:val="000000"/>
                <w:sz w:val="12"/>
                <w:szCs w:val="12"/>
              </w:rPr>
              <w:t>सिन्धी</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سن</w:t>
            </w:r>
            <w:r>
              <w:rPr>
                <w:rFonts w:ascii="Tahoma" w:hAnsi="Tahoma" w:cs="Tahoma" w:hint="cs"/>
                <w:color w:val="000000"/>
                <w:sz w:val="12"/>
                <w:szCs w:val="12"/>
                <w:rtl/>
              </w:rPr>
              <w:t>ڌي،</w:t>
            </w:r>
            <w:r>
              <w:rPr>
                <w:rFonts w:ascii="굴림" w:eastAsia="굴림" w:hAnsi="굴림" w:cs="굴림" w:hint="eastAsia"/>
                <w:color w:val="000000"/>
                <w:sz w:val="12"/>
                <w:szCs w:val="12"/>
                <w:rtl/>
              </w:rPr>
              <w:t xml:space="preserve"> </w:t>
            </w:r>
            <w:r>
              <w:rPr>
                <w:rFonts w:ascii="Courier New" w:hAnsi="Courier New" w:cs="Courier New" w:hint="cs"/>
                <w:color w:val="000000"/>
                <w:sz w:val="12"/>
                <w:szCs w:val="12"/>
                <w:rtl/>
              </w:rPr>
              <w:t>سند</w:t>
            </w:r>
            <w:r>
              <w:rPr>
                <w:rFonts w:ascii="Tahoma" w:hAnsi="Tahoma" w:cs="Tahoma" w:hint="cs"/>
                <w:color w:val="000000"/>
                <w:sz w:val="12"/>
                <w:szCs w:val="12"/>
                <w:rtl/>
              </w:rPr>
              <w:t>ھ</w:t>
            </w:r>
            <w:r>
              <w:rPr>
                <w:rFonts w:ascii="Courier New" w:hAnsi="Courier New" w:cs="Courier New" w:hint="cs"/>
                <w:color w:val="000000"/>
                <w:sz w:val="12"/>
                <w:szCs w:val="12"/>
                <w:rtl/>
              </w:rPr>
              <w:t>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32CD32"/>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4" w:tooltip="Uralic languages" w:history="1">
              <w:r>
                <w:rPr>
                  <w:rStyle w:val="a8"/>
                  <w:color w:val="0645AD"/>
                  <w:sz w:val="12"/>
                  <w:szCs w:val="12"/>
                </w:rPr>
                <w:t>Uralic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5" w:tooltip="Northern Sami" w:history="1">
              <w:r>
                <w:rPr>
                  <w:rStyle w:val="a8"/>
                  <w:color w:val="0645AD"/>
                  <w:sz w:val="12"/>
                  <w:szCs w:val="12"/>
                </w:rPr>
                <w:t>Northern Sami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Davvisámegiella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6"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7" w:tooltip="Samoan language" w:history="1">
              <w:r>
                <w:rPr>
                  <w:rStyle w:val="a8"/>
                  <w:color w:val="0645AD"/>
                  <w:sz w:val="12"/>
                  <w:szCs w:val="12"/>
                </w:rPr>
                <w:t>Samoan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gagana fa'a Samoa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smo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D2B48C"/>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8" w:tooltip="Creole languages" w:history="1">
              <w:r>
                <w:rPr>
                  <w:rStyle w:val="a8"/>
                  <w:color w:val="0645AD"/>
                  <w:sz w:val="12"/>
                  <w:szCs w:val="12"/>
                </w:rPr>
                <w:t>Creole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09" w:tooltip="Sango language" w:history="1">
              <w:r>
                <w:rPr>
                  <w:rStyle w:val="a8"/>
                  <w:color w:val="0645AD"/>
                  <w:sz w:val="12"/>
                  <w:szCs w:val="12"/>
                </w:rPr>
                <w:t>Sango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yângâ tî sängö</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1" w:tooltip="Serbian language" w:history="1">
              <w:r>
                <w:rPr>
                  <w:rStyle w:val="a8"/>
                  <w:color w:val="0645AD"/>
                  <w:sz w:val="12"/>
                  <w:szCs w:val="12"/>
                </w:rPr>
                <w:t>Serbian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r-Latn-CS"/>
              </w:rPr>
            </w:pPr>
            <w:r>
              <w:rPr>
                <w:color w:val="000000"/>
                <w:sz w:val="12"/>
                <w:szCs w:val="12"/>
                <w:lang w:val="sr-Latn-CS"/>
              </w:rPr>
              <w:t xml:space="preserve">српски </w:t>
            </w:r>
            <w:r>
              <w:rPr>
                <w:rFonts w:ascii="바탕" w:eastAsia="바탕" w:hAnsi="바탕" w:cs="바탕" w:hint="eastAsia"/>
                <w:color w:val="000000"/>
                <w:sz w:val="12"/>
                <w:szCs w:val="12"/>
                <w:lang w:val="sr-Latn-CS"/>
              </w:rPr>
              <w:t>ј</w:t>
            </w:r>
            <w:r>
              <w:rPr>
                <w:rFonts w:ascii="맑은 고딕" w:eastAsia="맑은 고딕" w:hAnsi="맑은 고딕" w:cs="맑은 고딕" w:hint="eastAsia"/>
                <w:color w:val="000000"/>
                <w:sz w:val="12"/>
                <w:szCs w:val="12"/>
                <w:lang w:val="sr-Latn-CS"/>
              </w:rPr>
              <w:t>език</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srp</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3" w:tooltip="Scottish Gaelic language" w:history="1">
              <w:r>
                <w:rPr>
                  <w:rStyle w:val="a8"/>
                  <w:color w:val="0645AD"/>
                  <w:sz w:val="12"/>
                  <w:szCs w:val="12"/>
                </w:rPr>
                <w:t>Scottish Gaelic</w:t>
              </w:r>
            </w:hyperlink>
            <w:r>
              <w:rPr>
                <w:color w:val="000000"/>
                <w:sz w:val="12"/>
                <w:szCs w:val="12"/>
              </w:rPr>
              <w:t>; Gaelic</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gd-GB"/>
              </w:rPr>
            </w:pPr>
            <w:r>
              <w:rPr>
                <w:color w:val="000000"/>
                <w:sz w:val="12"/>
                <w:szCs w:val="12"/>
                <w:lang w:val="gd-GB"/>
              </w:rPr>
              <w:t>Gàidhlig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gla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5" w:tooltip="Shona language" w:history="1">
              <w:r>
                <w:rPr>
                  <w:rStyle w:val="a8"/>
                  <w:color w:val="0645AD"/>
                  <w:sz w:val="12"/>
                  <w:szCs w:val="12"/>
                </w:rPr>
                <w:t>Shona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chiShona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7" w:tooltip="Sinhala language" w:history="1">
              <w:r>
                <w:rPr>
                  <w:rStyle w:val="a8"/>
                  <w:color w:val="0645AD"/>
                  <w:sz w:val="12"/>
                  <w:szCs w:val="12"/>
                </w:rPr>
                <w:t>Sinhala</w:t>
              </w:r>
            </w:hyperlink>
            <w:r>
              <w:rPr>
                <w:color w:val="000000"/>
                <w:sz w:val="12"/>
                <w:szCs w:val="12"/>
              </w:rPr>
              <w:t>, Sinhalese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සිංහල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8"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19" w:tooltip="Slovak language" w:history="1">
              <w:r>
                <w:rPr>
                  <w:rStyle w:val="a8"/>
                  <w:color w:val="0645AD"/>
                  <w:sz w:val="12"/>
                  <w:szCs w:val="12"/>
                </w:rPr>
                <w:t>Slovak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k-SK"/>
              </w:rPr>
            </w:pPr>
            <w:r>
              <w:rPr>
                <w:color w:val="000000"/>
                <w:sz w:val="12"/>
                <w:szCs w:val="12"/>
                <w:lang w:val="sk-SK"/>
              </w:rPr>
              <w:t>sloven</w:t>
            </w:r>
            <w:r>
              <w:rPr>
                <w:rFonts w:ascii="바탕" w:eastAsia="바탕" w:hAnsi="바탕" w:cs="바탕" w:hint="eastAsia"/>
                <w:color w:val="000000"/>
                <w:sz w:val="12"/>
                <w:szCs w:val="12"/>
                <w:lang w:val="sk-SK"/>
              </w:rPr>
              <w:t>č</w:t>
            </w:r>
            <w:r>
              <w:rPr>
                <w:rFonts w:ascii="맑은 고딕" w:eastAsia="맑은 고딕" w:hAnsi="맑은 고딕" w:cs="맑은 고딕" w:hint="eastAsia"/>
                <w:color w:val="000000"/>
                <w:sz w:val="12"/>
                <w:szCs w:val="12"/>
                <w:lang w:val="sk-SK"/>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slo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1" w:tooltip="Slovene language" w:history="1">
              <w:r>
                <w:rPr>
                  <w:rStyle w:val="a8"/>
                  <w:color w:val="0645AD"/>
                  <w:sz w:val="12"/>
                  <w:szCs w:val="12"/>
                </w:rPr>
                <w:t>Slovene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l-SI"/>
              </w:rPr>
            </w:pPr>
            <w:r>
              <w:rPr>
                <w:color w:val="000000"/>
                <w:sz w:val="12"/>
                <w:szCs w:val="12"/>
                <w:lang w:val="sl-SI"/>
              </w:rPr>
              <w:t>slovenš</w:t>
            </w:r>
            <w:r>
              <w:rPr>
                <w:rFonts w:ascii="바탕" w:eastAsia="바탕" w:hAnsi="바탕" w:cs="바탕" w:hint="eastAsia"/>
                <w:color w:val="000000"/>
                <w:sz w:val="12"/>
                <w:szCs w:val="12"/>
                <w:lang w:val="sl-SI"/>
              </w:rPr>
              <w:t>č</w:t>
            </w:r>
            <w:r>
              <w:rPr>
                <w:rFonts w:ascii="맑은 고딕" w:eastAsia="맑은 고딕" w:hAnsi="맑은 고딕" w:cs="맑은 고딕" w:hint="eastAsia"/>
                <w:color w:val="000000"/>
                <w:sz w:val="12"/>
                <w:szCs w:val="12"/>
                <w:lang w:val="sl-SI"/>
              </w:rPr>
              <w:t>ina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slv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2"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3" w:tooltip="Somali language" w:history="1">
              <w:r>
                <w:rPr>
                  <w:rStyle w:val="a8"/>
                  <w:color w:val="0645AD"/>
                  <w:sz w:val="12"/>
                  <w:szCs w:val="12"/>
                </w:rPr>
                <w:t>Somali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o-SO"/>
              </w:rPr>
            </w:pPr>
            <w:r>
              <w:rPr>
                <w:color w:val="000000"/>
                <w:sz w:val="12"/>
                <w:szCs w:val="12"/>
                <w:lang w:val="so-SO"/>
              </w:rPr>
              <w:t>Soomaaliga, af Soomaali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5" w:tooltip="Sotho language" w:history="1">
              <w:r>
                <w:rPr>
                  <w:rStyle w:val="a8"/>
                  <w:color w:val="0645AD"/>
                  <w:sz w:val="12"/>
                  <w:szCs w:val="12"/>
                </w:rPr>
                <w:t>Southern Sotho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Sesotho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sot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6"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7" w:tooltip="Spanish language" w:history="1">
              <w:r>
                <w:rPr>
                  <w:rStyle w:val="a8"/>
                  <w:color w:val="0645AD"/>
                  <w:sz w:val="12"/>
                  <w:szCs w:val="12"/>
                </w:rPr>
                <w:t>Spanish</w:t>
              </w:r>
            </w:hyperlink>
            <w:r>
              <w:rPr>
                <w:color w:val="000000"/>
                <w:sz w:val="12"/>
                <w:szCs w:val="12"/>
              </w:rPr>
              <w:t>; Castilian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es-ES"/>
              </w:rPr>
            </w:pPr>
            <w:r>
              <w:rPr>
                <w:color w:val="000000"/>
                <w:sz w:val="12"/>
                <w:szCs w:val="12"/>
                <w:lang w:val="es-ES"/>
              </w:rPr>
              <w:t>español, castellano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es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spa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8"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29" w:tooltip="Sundanese language" w:history="1">
              <w:r>
                <w:rPr>
                  <w:rStyle w:val="a8"/>
                  <w:color w:val="0645AD"/>
                  <w:sz w:val="12"/>
                  <w:szCs w:val="12"/>
                </w:rPr>
                <w:t>Sundanese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Basa Sunda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sun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0"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1" w:tooltip="Swahili language" w:history="1">
              <w:r>
                <w:rPr>
                  <w:rStyle w:val="a8"/>
                  <w:color w:val="0645AD"/>
                  <w:sz w:val="12"/>
                  <w:szCs w:val="12"/>
                </w:rPr>
                <w:t>Swahili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w-KE"/>
              </w:rPr>
            </w:pPr>
            <w:r>
              <w:rPr>
                <w:color w:val="000000"/>
                <w:sz w:val="12"/>
                <w:szCs w:val="12"/>
                <w:lang w:val="sw-KE"/>
              </w:rPr>
              <w:t>Kiswahili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swa +</w:t>
            </w:r>
            <w:r>
              <w:rPr>
                <w:rStyle w:val="apple-converted-space"/>
                <w:color w:val="000000"/>
                <w:sz w:val="12"/>
                <w:szCs w:val="12"/>
              </w:rPr>
              <w:t> </w:t>
            </w:r>
            <w:hyperlink r:id="rId432" w:anchor="swa"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3"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4" w:tooltip="Swati language" w:history="1">
              <w:r>
                <w:rPr>
                  <w:rStyle w:val="a8"/>
                  <w:color w:val="0645AD"/>
                  <w:sz w:val="12"/>
                  <w:szCs w:val="12"/>
                </w:rPr>
                <w:t>Swati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SiSwati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ssw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6" w:tooltip="Swedish language" w:history="1">
              <w:r>
                <w:rPr>
                  <w:rStyle w:val="a8"/>
                  <w:color w:val="0645AD"/>
                  <w:sz w:val="12"/>
                  <w:szCs w:val="12"/>
                </w:rPr>
                <w:t>Swedish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sv-SE"/>
              </w:rPr>
            </w:pPr>
            <w:r>
              <w:rPr>
                <w:color w:val="000000"/>
                <w:sz w:val="12"/>
                <w:szCs w:val="12"/>
                <w:lang w:val="sv-SE"/>
              </w:rPr>
              <w:t>svenska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sv</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swe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7" w:tooltip="Dravidian languages" w:history="1">
              <w:r>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8" w:tooltip="Tamil language" w:history="1">
              <w:r>
                <w:rPr>
                  <w:rStyle w:val="a8"/>
                  <w:color w:val="0645AD"/>
                  <w:sz w:val="12"/>
                  <w:szCs w:val="12"/>
                </w:rPr>
                <w:t>Tamil</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ta-IN"/>
              </w:rPr>
            </w:pPr>
            <w:r>
              <w:rPr>
                <w:rFonts w:ascii="Latha" w:hAnsi="Latha" w:cs="Latha" w:hint="cs"/>
                <w:color w:val="000000"/>
                <w:sz w:val="12"/>
                <w:szCs w:val="12"/>
                <w:cs/>
                <w:lang w:bidi="ta-IN"/>
              </w:rPr>
              <w:t>தமிழ்</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FF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39" w:tooltip="Dravidian languages" w:history="1">
              <w:r>
                <w:rPr>
                  <w:rStyle w:val="a8"/>
                  <w:color w:val="0645AD"/>
                  <w:sz w:val="12"/>
                  <w:szCs w:val="12"/>
                </w:rPr>
                <w:t>Dravidian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0" w:tooltip="Telugu language" w:history="1">
              <w:r>
                <w:rPr>
                  <w:rStyle w:val="a8"/>
                  <w:color w:val="0645AD"/>
                  <w:sz w:val="12"/>
                  <w:szCs w:val="12"/>
                </w:rPr>
                <w:t>Telugu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te-IN"/>
              </w:rPr>
            </w:pPr>
            <w:r>
              <w:rPr>
                <w:rFonts w:ascii="Gautami" w:hAnsi="Gautami" w:cs="Gautami" w:hint="cs"/>
                <w:color w:val="000000"/>
                <w:sz w:val="12"/>
                <w:szCs w:val="12"/>
                <w:cs/>
                <w:lang w:bidi="te-IN"/>
              </w:rPr>
              <w:t>తెలుగు</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1"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2" w:tooltip="Tajik language" w:history="1">
              <w:r>
                <w:rPr>
                  <w:rStyle w:val="a8"/>
                  <w:color w:val="0645AD"/>
                  <w:sz w:val="12"/>
                  <w:szCs w:val="12"/>
                </w:rPr>
                <w:t>Tajik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то</w:t>
            </w:r>
            <w:r>
              <w:rPr>
                <w:rFonts w:ascii="MS Mincho" w:eastAsia="MS Mincho" w:hAnsi="MS Mincho" w:cs="MS Mincho" w:hint="eastAsia"/>
                <w:color w:val="000000"/>
                <w:sz w:val="12"/>
                <w:szCs w:val="12"/>
              </w:rPr>
              <w:t>ҷ</w:t>
            </w:r>
            <w:r>
              <w:rPr>
                <w:rFonts w:ascii="굴림" w:eastAsia="굴림" w:hAnsi="굴림" w:cs="굴림" w:hint="eastAsia"/>
                <w:color w:val="000000"/>
                <w:sz w:val="12"/>
                <w:szCs w:val="12"/>
              </w:rPr>
              <w:t>ик</w:t>
            </w:r>
            <w:r>
              <w:rPr>
                <w:rFonts w:ascii="MS Mincho" w:eastAsia="MS Mincho" w:hAnsi="MS Mincho" w:cs="MS Mincho" w:hint="eastAsia"/>
                <w:color w:val="000000"/>
                <w:sz w:val="12"/>
                <w:szCs w:val="12"/>
              </w:rPr>
              <w:t>ӣ</w:t>
            </w:r>
            <w:r>
              <w:rPr>
                <w:color w:val="000000"/>
                <w:sz w:val="12"/>
                <w:szCs w:val="12"/>
              </w:rPr>
              <w:t>,</w:t>
            </w:r>
            <w:r>
              <w:rPr>
                <w:rStyle w:val="apple-converted-space"/>
                <w:color w:val="000000"/>
                <w:sz w:val="12"/>
                <w:szCs w:val="12"/>
              </w:rPr>
              <w:t> </w:t>
            </w:r>
            <w:r>
              <w:rPr>
                <w:color w:val="000000"/>
                <w:sz w:val="12"/>
                <w:szCs w:val="12"/>
              </w:rPr>
              <w:t>to</w:t>
            </w:r>
            <w:r>
              <w:rPr>
                <w:rFonts w:ascii="바탕" w:eastAsia="바탕" w:hAnsi="바탕" w:cs="바탕" w:hint="eastAsia"/>
                <w:color w:val="000000"/>
                <w:sz w:val="12"/>
                <w:szCs w:val="12"/>
              </w:rPr>
              <w:t>ğ</w:t>
            </w:r>
            <w:r>
              <w:rPr>
                <w:rFonts w:ascii="맑은 고딕" w:eastAsia="맑은 고딕" w:hAnsi="맑은 고딕" w:cs="맑은 고딕" w:hint="eastAsia"/>
                <w:color w:val="000000"/>
                <w:sz w:val="12"/>
                <w:szCs w:val="12"/>
              </w:rPr>
              <w:t>ik</w:t>
            </w:r>
            <w:r>
              <w:rPr>
                <w:rFonts w:ascii="바탕" w:eastAsia="바탕" w:hAnsi="바탕" w:cs="바탕" w:hint="eastAsia"/>
                <w:color w:val="000000"/>
                <w:sz w:val="12"/>
                <w:szCs w:val="12"/>
              </w:rPr>
              <w:t>ī</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تاجیکی</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CCCC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3" w:tooltip="Tai-Kadai languages" w:history="1">
              <w:r>
                <w:rPr>
                  <w:rStyle w:val="a8"/>
                  <w:color w:val="0645AD"/>
                  <w:sz w:val="12"/>
                  <w:szCs w:val="12"/>
                </w:rPr>
                <w:t>Tai-Kadai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4" w:tooltip="Thai language" w:history="1">
              <w:r>
                <w:rPr>
                  <w:rStyle w:val="a8"/>
                  <w:color w:val="0645AD"/>
                  <w:sz w:val="12"/>
                  <w:szCs w:val="12"/>
                </w:rPr>
                <w:t>Thai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th-TH"/>
              </w:rPr>
            </w:pPr>
            <w:r>
              <w:rPr>
                <w:rFonts w:ascii="Tahoma" w:hAnsi="Tahoma" w:cs="Tahoma" w:hint="cs"/>
                <w:color w:val="000000"/>
                <w:sz w:val="12"/>
                <w:szCs w:val="12"/>
                <w:cs/>
                <w:lang w:bidi="th-TH"/>
              </w:rPr>
              <w:t>ไทย</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5" w:tooltip="Afro-Asiatic languages" w:history="1">
              <w:r>
                <w:rPr>
                  <w:rStyle w:val="a8"/>
                  <w:color w:val="0645AD"/>
                  <w:sz w:val="12"/>
                  <w:szCs w:val="12"/>
                </w:rPr>
                <w:t>Afro-Asiatic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6" w:tooltip="Tigrinya language" w:history="1">
              <w:r>
                <w:rPr>
                  <w:rStyle w:val="a8"/>
                  <w:color w:val="0645AD"/>
                  <w:sz w:val="12"/>
                  <w:szCs w:val="12"/>
                </w:rPr>
                <w:t>Tigrinya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rFonts w:ascii="한컴돋움" w:eastAsia="한컴돋움" w:hAnsi="한컴돋움" w:cs="한컴돋움" w:hint="eastAsia"/>
                <w:color w:val="000000"/>
                <w:sz w:val="12"/>
                <w:szCs w:val="12"/>
              </w:rPr>
              <w:t>ትግርኛ</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tir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2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7" w:tooltip="Sino-Tibetan languages" w:history="1">
              <w:r>
                <w:rPr>
                  <w:rStyle w:val="a8"/>
                  <w:color w:val="0645AD"/>
                  <w:sz w:val="12"/>
                  <w:szCs w:val="12"/>
                </w:rPr>
                <w:t>Sino-Tibetan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8" w:tooltip="Standard Tibetan" w:history="1">
              <w:r>
                <w:rPr>
                  <w:rStyle w:val="a8"/>
                  <w:color w:val="0645AD"/>
                  <w:sz w:val="12"/>
                  <w:szCs w:val="12"/>
                </w:rPr>
                <w:t>Tibetan Standard</w:t>
              </w:r>
            </w:hyperlink>
            <w:r>
              <w:rPr>
                <w:color w:val="000000"/>
                <w:sz w:val="12"/>
                <w:szCs w:val="12"/>
              </w:rPr>
              <w:t>, Tibetan, Central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bidi="bo-CN"/>
              </w:rPr>
            </w:pPr>
            <w:r>
              <w:rPr>
                <w:rFonts w:ascii="Arial Unicode MS" w:eastAsia="Arial Unicode MS" w:hAnsi="Arial Unicode MS" w:cs="Arial Unicode MS" w:hint="eastAsia"/>
                <w:color w:val="000000"/>
                <w:sz w:val="12"/>
                <w:szCs w:val="12"/>
                <w:cs/>
                <w:lang w:bidi="bo-CN"/>
              </w:rPr>
              <w:t>བོད་ཡིག</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tib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bod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49"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0" w:tooltip="Turkmen language" w:history="1">
              <w:r>
                <w:rPr>
                  <w:rStyle w:val="a8"/>
                  <w:color w:val="0645AD"/>
                  <w:sz w:val="12"/>
                  <w:szCs w:val="12"/>
                </w:rPr>
                <w:t>Turkmen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k-TM"/>
              </w:rPr>
            </w:pPr>
            <w:r>
              <w:rPr>
                <w:color w:val="000000"/>
                <w:sz w:val="12"/>
                <w:szCs w:val="12"/>
                <w:lang w:val="tk-TM"/>
              </w:rPr>
              <w:t>Türkmen, Т</w:t>
            </w:r>
            <w:r>
              <w:rPr>
                <w:rFonts w:ascii="MS Mincho" w:eastAsia="MS Mincho" w:hAnsi="MS Mincho" w:cs="MS Mincho" w:hint="eastAsia"/>
                <w:color w:val="000000"/>
                <w:sz w:val="12"/>
                <w:szCs w:val="12"/>
                <w:lang w:val="tk-TM"/>
              </w:rPr>
              <w:t>ү</w:t>
            </w:r>
            <w:r>
              <w:rPr>
                <w:rFonts w:ascii="굴림" w:eastAsia="굴림" w:hAnsi="굴림" w:cs="굴림" w:hint="eastAsia"/>
                <w:color w:val="000000"/>
                <w:sz w:val="12"/>
                <w:szCs w:val="12"/>
                <w:lang w:val="tk-TM"/>
              </w:rPr>
              <w:t>ркме</w:t>
            </w:r>
            <w:r>
              <w:rPr>
                <w:color w:val="000000"/>
                <w:sz w:val="12"/>
                <w:szCs w:val="12"/>
                <w:lang w:val="tk-TM"/>
              </w:rPr>
              <w:t>н</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1"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2" w:tooltip="Tagalog language" w:history="1">
              <w:r>
                <w:rPr>
                  <w:rStyle w:val="a8"/>
                  <w:color w:val="0645AD"/>
                  <w:sz w:val="12"/>
                  <w:szCs w:val="12"/>
                </w:rPr>
                <w:t>Tagalog</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 xml:space="preserve">Wikang Tagalog, </w:t>
            </w:r>
            <w:r>
              <w:rPr>
                <w:rFonts w:ascii="굴림" w:eastAsia="굴림" w:hAnsi="굴림" w:cs="굴림" w:hint="eastAsia"/>
                <w:color w:val="000000"/>
                <w:sz w:val="12"/>
                <w:szCs w:val="12"/>
              </w:rPr>
              <w:t>ᜏᜒᜃᜅ᜔</w:t>
            </w:r>
            <w:r>
              <w:rPr>
                <w:color w:val="000000"/>
                <w:sz w:val="12"/>
                <w:szCs w:val="12"/>
              </w:rPr>
              <w:t xml:space="preserve"> </w:t>
            </w:r>
            <w:r>
              <w:rPr>
                <w:rFonts w:ascii="굴림" w:eastAsia="굴림" w:hAnsi="굴림" w:cs="굴림" w:hint="eastAsia"/>
                <w:color w:val="000000"/>
                <w:sz w:val="12"/>
                <w:szCs w:val="12"/>
              </w:rPr>
              <w:t>ᜆᜄᜎᜓᜄ᜔</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tgl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Note:</w:t>
            </w:r>
            <w:r>
              <w:rPr>
                <w:rStyle w:val="apple-converted-space"/>
                <w:color w:val="000000"/>
                <w:sz w:val="12"/>
                <w:szCs w:val="12"/>
              </w:rPr>
              <w:t> </w:t>
            </w:r>
            <w:hyperlink r:id="rId453" w:tooltip="Filipino language" w:history="1">
              <w:r>
                <w:rPr>
                  <w:rStyle w:val="a8"/>
                  <w:color w:val="0645AD"/>
                  <w:sz w:val="12"/>
                  <w:szCs w:val="12"/>
                </w:rPr>
                <w:t>Filipino</w:t>
              </w:r>
            </w:hyperlink>
            <w:r>
              <w:rPr>
                <w:rStyle w:val="apple-converted-space"/>
                <w:color w:val="000000"/>
                <w:sz w:val="12"/>
                <w:szCs w:val="12"/>
              </w:rPr>
              <w:t> </w:t>
            </w:r>
            <w:r>
              <w:rPr>
                <w:color w:val="000000"/>
                <w:sz w:val="12"/>
                <w:szCs w:val="12"/>
              </w:rPr>
              <w:t>(Pilipino) has the code [fil]</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5" w:tooltip="Tswana language" w:history="1">
              <w:r>
                <w:rPr>
                  <w:rStyle w:val="a8"/>
                  <w:color w:val="0645AD"/>
                  <w:sz w:val="12"/>
                  <w:szCs w:val="12"/>
                </w:rPr>
                <w:t>Tswana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n-ZA"/>
              </w:rPr>
            </w:pPr>
            <w:r>
              <w:rPr>
                <w:color w:val="000000"/>
                <w:sz w:val="12"/>
                <w:szCs w:val="12"/>
                <w:lang w:val="tn-ZA"/>
              </w:rPr>
              <w:t>Setswana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6"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7" w:tooltip="Tongan language" w:history="1">
              <w:r>
                <w:rPr>
                  <w:rStyle w:val="a8"/>
                  <w:color w:val="0645AD"/>
                  <w:sz w:val="12"/>
                  <w:szCs w:val="12"/>
                </w:rPr>
                <w:t>Tonga</w:t>
              </w:r>
            </w:hyperlink>
            <w:r>
              <w:rPr>
                <w:rStyle w:val="apple-converted-space"/>
                <w:color w:val="000000"/>
                <w:sz w:val="12"/>
                <w:szCs w:val="12"/>
              </w:rPr>
              <w:t> </w:t>
            </w:r>
            <w:r>
              <w:rPr>
                <w:color w:val="000000"/>
                <w:sz w:val="12"/>
                <w:szCs w:val="12"/>
              </w:rPr>
              <w:t>(Tonga Islands)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faka Tonga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8"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59" w:tooltip="Turkish language" w:history="1">
              <w:r>
                <w:rPr>
                  <w:rStyle w:val="a8"/>
                  <w:color w:val="0645AD"/>
                  <w:sz w:val="12"/>
                  <w:szCs w:val="12"/>
                </w:rPr>
                <w:t>Turkish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r-TR"/>
              </w:rPr>
            </w:pPr>
            <w:r>
              <w:rPr>
                <w:color w:val="000000"/>
                <w:sz w:val="12"/>
                <w:szCs w:val="12"/>
                <w:lang w:val="tr-TR"/>
              </w:rPr>
              <w:t>Türkçe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0"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1" w:tooltip="Tsonga language" w:history="1">
              <w:r>
                <w:rPr>
                  <w:rStyle w:val="a8"/>
                  <w:color w:val="0645AD"/>
                  <w:sz w:val="12"/>
                  <w:szCs w:val="12"/>
                </w:rPr>
                <w:t>Tsonga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ts-ZA"/>
              </w:rPr>
            </w:pPr>
            <w:r>
              <w:rPr>
                <w:color w:val="000000"/>
                <w:sz w:val="12"/>
                <w:szCs w:val="12"/>
                <w:lang w:val="ts-ZA"/>
              </w:rPr>
              <w:t>Xitsonga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2"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3" w:tooltip="Tatar language" w:history="1">
              <w:r>
                <w:rPr>
                  <w:rStyle w:val="a8"/>
                  <w:color w:val="0645AD"/>
                  <w:sz w:val="12"/>
                  <w:szCs w:val="12"/>
                </w:rPr>
                <w:t>Tatar</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татарча,</w:t>
            </w:r>
            <w:r>
              <w:rPr>
                <w:rStyle w:val="apple-converted-space"/>
                <w:color w:val="000000"/>
                <w:sz w:val="12"/>
                <w:szCs w:val="12"/>
              </w:rPr>
              <w:t> </w:t>
            </w:r>
            <w:r>
              <w:rPr>
                <w:color w:val="000000"/>
                <w:sz w:val="12"/>
                <w:szCs w:val="12"/>
              </w:rPr>
              <w:t>tatarça,</w:t>
            </w:r>
            <w:r>
              <w:rPr>
                <w:rStyle w:val="apple-converted-space"/>
                <w:color w:val="000000"/>
                <w:sz w:val="12"/>
                <w:szCs w:val="12"/>
              </w:rPr>
              <w:t> </w:t>
            </w:r>
            <w:r>
              <w:rPr>
                <w:rFonts w:ascii="Courier New" w:hAnsi="Courier New" w:cs="Courier New" w:hint="cs"/>
                <w:color w:val="000000"/>
                <w:sz w:val="12"/>
                <w:szCs w:val="12"/>
                <w:rtl/>
              </w:rPr>
              <w:t>تاتارچا</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4"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5" w:tooltip="Twi" w:history="1">
              <w:r>
                <w:rPr>
                  <w:rStyle w:val="a8"/>
                  <w:color w:val="0645AD"/>
                  <w:sz w:val="12"/>
                  <w:szCs w:val="12"/>
                </w:rPr>
                <w:t>Twi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twi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Covered by macrolanguage [ak/aka]</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C0CB"/>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6" w:tooltip="Austronesian languages" w:history="1">
              <w:r>
                <w:rPr>
                  <w:rStyle w:val="a8"/>
                  <w:color w:val="0645AD"/>
                  <w:sz w:val="12"/>
                  <w:szCs w:val="12"/>
                </w:rPr>
                <w:t>Austronesian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7" w:tooltip="Tahitian language" w:history="1">
              <w:r>
                <w:rPr>
                  <w:rStyle w:val="a8"/>
                  <w:color w:val="0645AD"/>
                  <w:sz w:val="12"/>
                  <w:szCs w:val="12"/>
                </w:rPr>
                <w:t>Tahitian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Reo Tahiti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tah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One of the Reo M</w:t>
            </w:r>
            <w:r>
              <w:rPr>
                <w:rFonts w:ascii="바탕" w:eastAsia="바탕" w:hAnsi="바탕" w:cs="바탕" w:hint="eastAsia"/>
                <w:color w:val="000000"/>
                <w:sz w:val="12"/>
                <w:szCs w:val="12"/>
              </w:rPr>
              <w:t>ā</w:t>
            </w:r>
            <w:r>
              <w:rPr>
                <w:rFonts w:ascii="맑은 고딕" w:eastAsia="맑은 고딕" w:hAnsi="맑은 고딕" w:cs="맑은 고딕" w:hint="eastAsia"/>
                <w:color w:val="000000"/>
                <w:sz w:val="12"/>
                <w:szCs w:val="12"/>
              </w:rPr>
              <w:t>`ohi (languages of French Polynesia)</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8"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69" w:tooltip="Uyghur language" w:history="1">
              <w:r>
                <w:rPr>
                  <w:rStyle w:val="a8"/>
                  <w:color w:val="0645AD"/>
                  <w:sz w:val="12"/>
                  <w:szCs w:val="12"/>
                </w:rPr>
                <w:t>Uighur</w:t>
              </w:r>
            </w:hyperlink>
            <w:r>
              <w:rPr>
                <w:color w:val="000000"/>
                <w:sz w:val="12"/>
                <w:szCs w:val="12"/>
              </w:rPr>
              <w:t>, Uyghur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Uy</w:t>
            </w:r>
            <w:r>
              <w:rPr>
                <w:rFonts w:ascii="Lucida Sans Unicode" w:hAnsi="Lucida Sans Unicode" w:cs="Lucida Sans Unicode"/>
                <w:color w:val="000000"/>
                <w:sz w:val="12"/>
                <w:szCs w:val="12"/>
              </w:rPr>
              <w:t>ƣ</w:t>
            </w:r>
            <w:r>
              <w:rPr>
                <w:rFonts w:ascii="굴림" w:eastAsia="굴림" w:hAnsi="굴림" w:cs="굴림" w:hint="eastAsia"/>
                <w:color w:val="000000"/>
                <w:sz w:val="12"/>
                <w:szCs w:val="12"/>
              </w:rPr>
              <w:t>urq</w:t>
            </w:r>
            <w:r>
              <w:rPr>
                <w:rFonts w:ascii="MS Mincho" w:eastAsia="MS Mincho" w:hAnsi="MS Mincho" w:cs="MS Mincho" w:hint="eastAsia"/>
                <w:color w:val="000000"/>
                <w:sz w:val="12"/>
                <w:szCs w:val="12"/>
              </w:rPr>
              <w:t>ə</w:t>
            </w:r>
            <w:r>
              <w:rPr>
                <w:color w:val="000000"/>
                <w:sz w:val="12"/>
                <w:szCs w:val="12"/>
              </w:rPr>
              <w:t>,</w:t>
            </w:r>
            <w:r>
              <w:rPr>
                <w:rStyle w:val="apple-converted-space"/>
                <w:color w:val="000000"/>
                <w:sz w:val="12"/>
                <w:szCs w:val="12"/>
              </w:rPr>
              <w:t> </w:t>
            </w:r>
            <w:r>
              <w:rPr>
                <w:rFonts w:ascii="Courier New" w:hAnsi="Courier New" w:cs="Courier New" w:hint="cs"/>
                <w:color w:val="000000"/>
                <w:sz w:val="12"/>
                <w:szCs w:val="12"/>
                <w:rtl/>
              </w:rPr>
              <w:t>ئ</w:t>
            </w:r>
            <w:r>
              <w:rPr>
                <w:rFonts w:ascii="Tahoma" w:hAnsi="Tahoma" w:cs="Tahoma" w:hint="cs"/>
                <w:color w:val="000000"/>
                <w:sz w:val="12"/>
                <w:szCs w:val="12"/>
                <w:rtl/>
              </w:rPr>
              <w:t>ۇيغۇرچ</w:t>
            </w:r>
            <w:r>
              <w:rPr>
                <w:rFonts w:ascii="Courier New" w:hAnsi="Courier New" w:cs="Courier New" w:hint="cs"/>
                <w:color w:val="000000"/>
                <w:sz w:val="12"/>
                <w:szCs w:val="12"/>
                <w:rtl/>
              </w:rPr>
              <w:t>ە</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uig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0"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1" w:tooltip="Ukrainian language" w:history="1">
              <w:r>
                <w:rPr>
                  <w:rStyle w:val="a8"/>
                  <w:color w:val="0645AD"/>
                  <w:sz w:val="12"/>
                  <w:szCs w:val="12"/>
                </w:rPr>
                <w:t>Ukrainian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uk-UA"/>
              </w:rPr>
            </w:pPr>
            <w:r>
              <w:rPr>
                <w:color w:val="000000"/>
                <w:sz w:val="12"/>
                <w:szCs w:val="12"/>
                <w:lang w:val="uk-UA"/>
              </w:rPr>
              <w:t>укра</w:t>
            </w:r>
            <w:r>
              <w:rPr>
                <w:rFonts w:ascii="바탕" w:eastAsia="바탕" w:hAnsi="바탕" w:cs="바탕" w:hint="eastAsia"/>
                <w:color w:val="000000"/>
                <w:sz w:val="12"/>
                <w:szCs w:val="12"/>
                <w:lang w:val="uk-UA"/>
              </w:rPr>
              <w:t>ї</w:t>
            </w:r>
            <w:r>
              <w:rPr>
                <w:rFonts w:ascii="맑은 고딕" w:eastAsia="맑은 고딕" w:hAnsi="맑은 고딕" w:cs="맑은 고딕" w:hint="eastAsia"/>
                <w:color w:val="000000"/>
                <w:sz w:val="12"/>
                <w:szCs w:val="12"/>
                <w:lang w:val="uk-UA"/>
              </w:rPr>
              <w:t>нська</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ukr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2"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3" w:tooltip="Urdu" w:history="1">
              <w:r>
                <w:rPr>
                  <w:rStyle w:val="a8"/>
                  <w:color w:val="0645AD"/>
                  <w:sz w:val="12"/>
                  <w:szCs w:val="12"/>
                </w:rPr>
                <w:t>Urdu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ur-PK"/>
              </w:rPr>
            </w:pPr>
            <w:r>
              <w:rPr>
                <w:rFonts w:ascii="Courier New" w:hAnsi="Courier New" w:cs="Courier New" w:hint="cs"/>
                <w:color w:val="000000"/>
                <w:sz w:val="12"/>
                <w:szCs w:val="12"/>
                <w:rtl/>
                <w:lang w:bidi="ur-PK"/>
              </w:rPr>
              <w:t>اردو</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urd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ADFF2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4" w:tooltip="Turkic languages" w:history="1">
              <w:r>
                <w:rPr>
                  <w:rStyle w:val="a8"/>
                  <w:color w:val="0645AD"/>
                  <w:sz w:val="12"/>
                  <w:szCs w:val="12"/>
                </w:rPr>
                <w:t>Turkic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5" w:tooltip="Uzbek language" w:history="1">
              <w:r>
                <w:rPr>
                  <w:rStyle w:val="a8"/>
                  <w:color w:val="0645AD"/>
                  <w:sz w:val="12"/>
                  <w:szCs w:val="12"/>
                </w:rPr>
                <w:t>Uzbek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O'zbek,</w:t>
            </w:r>
            <w:r>
              <w:rPr>
                <w:rStyle w:val="apple-converted-space"/>
                <w:color w:val="000000"/>
                <w:sz w:val="12"/>
                <w:szCs w:val="12"/>
              </w:rPr>
              <w:t> </w:t>
            </w:r>
            <w:r>
              <w:rPr>
                <w:rFonts w:ascii="바탕" w:eastAsia="바탕" w:hAnsi="바탕" w:cs="바탕" w:hint="eastAsia"/>
                <w:color w:val="000000"/>
                <w:sz w:val="12"/>
                <w:szCs w:val="12"/>
              </w:rPr>
              <w:t>Ў</w:t>
            </w:r>
            <w:r>
              <w:rPr>
                <w:rFonts w:ascii="맑은 고딕" w:eastAsia="맑은 고딕" w:hAnsi="맑은 고딕" w:cs="맑은 고딕" w:hint="eastAsia"/>
                <w:color w:val="000000"/>
                <w:sz w:val="12"/>
                <w:szCs w:val="12"/>
              </w:rPr>
              <w:t>збе</w:t>
            </w:r>
            <w:r>
              <w:rPr>
                <w:color w:val="000000"/>
                <w:sz w:val="12"/>
                <w:szCs w:val="12"/>
              </w:rPr>
              <w:t>к,</w:t>
            </w:r>
            <w:r>
              <w:rPr>
                <w:rStyle w:val="apple-converted-space"/>
                <w:color w:val="000000"/>
                <w:sz w:val="12"/>
                <w:szCs w:val="12"/>
              </w:rPr>
              <w:t> </w:t>
            </w:r>
            <w:r>
              <w:rPr>
                <w:rFonts w:ascii="Courier New" w:hAnsi="Courier New" w:cs="Courier New" w:hint="cs"/>
                <w:color w:val="000000"/>
                <w:sz w:val="12"/>
                <w:szCs w:val="12"/>
                <w:rtl/>
              </w:rPr>
              <w:t>أ</w:t>
            </w:r>
            <w:r>
              <w:rPr>
                <w:rFonts w:ascii="Tahoma" w:hAnsi="Tahoma" w:cs="Tahoma" w:hint="cs"/>
                <w:color w:val="000000"/>
                <w:sz w:val="12"/>
                <w:szCs w:val="12"/>
                <w:rtl/>
              </w:rPr>
              <w:t>ۇزبې</w:t>
            </w:r>
            <w:r>
              <w:rPr>
                <w:rFonts w:ascii="Courier New" w:hAnsi="Courier New" w:cs="Courier New" w:hint="cs"/>
                <w:color w:val="000000"/>
                <w:sz w:val="12"/>
                <w:szCs w:val="12"/>
                <w:rtl/>
              </w:rPr>
              <w:t>ك</w:t>
            </w:r>
            <w:r>
              <w:rPr>
                <w:rFonts w:ascii="MS Mincho" w:eastAsia="MS Mincho" w:hAnsi="MS Mincho" w:cs="MS Mincho" w:hint="eastAsia"/>
                <w:color w:val="000000"/>
                <w:sz w:val="12"/>
                <w:szCs w:val="12"/>
              </w:rPr>
              <w: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uzb</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uzb +</w:t>
            </w:r>
            <w:r>
              <w:rPr>
                <w:rStyle w:val="apple-converted-space"/>
                <w:color w:val="000000"/>
                <w:sz w:val="12"/>
                <w:szCs w:val="12"/>
              </w:rPr>
              <w:t> </w:t>
            </w:r>
            <w:hyperlink r:id="rId476" w:anchor="uzb"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7"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8" w:tooltip="Venda language" w:history="1">
              <w:r>
                <w:rPr>
                  <w:rStyle w:val="a8"/>
                  <w:color w:val="0645AD"/>
                  <w:sz w:val="12"/>
                  <w:szCs w:val="12"/>
                </w:rPr>
                <w:t>Venda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Tshiven</w:t>
            </w:r>
            <w:r>
              <w:rPr>
                <w:rFonts w:ascii="Tahoma" w:hAnsi="Tahoma" w:cs="Tahoma"/>
                <w:color w:val="000000"/>
                <w:sz w:val="12"/>
                <w:szCs w:val="12"/>
              </w:rPr>
              <w:t>ḓ</w:t>
            </w:r>
            <w:r>
              <w:rPr>
                <w:color w:val="000000"/>
                <w:sz w:val="12"/>
                <w:szCs w:val="12"/>
              </w:rPr>
              <w:t>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ven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B607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79" w:tooltip="Austro-Asiatic languages" w:history="1">
              <w:r>
                <w:rPr>
                  <w:rStyle w:val="a8"/>
                  <w:color w:val="0645AD"/>
                  <w:sz w:val="12"/>
                  <w:szCs w:val="12"/>
                </w:rPr>
                <w:t>Austro-Asiatic</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0" w:tooltip="Vietnamese language" w:history="1">
              <w:r>
                <w:rPr>
                  <w:rStyle w:val="a8"/>
                  <w:color w:val="0645AD"/>
                  <w:sz w:val="12"/>
                  <w:szCs w:val="12"/>
                </w:rPr>
                <w:t>Vietnamese</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vi-VN"/>
              </w:rPr>
            </w:pPr>
            <w:r>
              <w:rPr>
                <w:color w:val="000000"/>
                <w:sz w:val="12"/>
                <w:szCs w:val="12"/>
                <w:lang w:val="vi-VN"/>
              </w:rPr>
              <w:t>Ti</w:t>
            </w:r>
            <w:r>
              <w:rPr>
                <w:rFonts w:ascii="Courier New" w:hAnsi="Courier New" w:cs="Courier New"/>
                <w:color w:val="000000"/>
                <w:sz w:val="12"/>
                <w:szCs w:val="12"/>
                <w:lang w:val="vi-VN"/>
              </w:rPr>
              <w:t>ế</w:t>
            </w:r>
            <w:r>
              <w:rPr>
                <w:color w:val="000000"/>
                <w:sz w:val="12"/>
                <w:szCs w:val="12"/>
                <w:lang w:val="vi-VN"/>
              </w:rPr>
              <w:t>ng Vi</w:t>
            </w:r>
            <w:r>
              <w:rPr>
                <w:rFonts w:ascii="Courier New" w:hAnsi="Courier New" w:cs="Courier New"/>
                <w:color w:val="000000"/>
                <w:sz w:val="12"/>
                <w:szCs w:val="12"/>
                <w:lang w:val="vi-VN"/>
              </w:rPr>
              <w:t>ệ</w:t>
            </w:r>
            <w:r>
              <w:rPr>
                <w:color w:val="000000"/>
                <w:sz w:val="12"/>
                <w:szCs w:val="12"/>
                <w:lang w:val="vi-VN"/>
              </w:rPr>
              <w:t>t</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vie</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0000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1" w:tooltip="Constructed languages" w:history="1">
              <w:r>
                <w:rPr>
                  <w:rStyle w:val="a8"/>
                  <w:color w:val="0645AD"/>
                  <w:sz w:val="12"/>
                  <w:szCs w:val="12"/>
                </w:rPr>
                <w:t>Constructed</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2" w:tooltip="Volapük" w:history="1">
              <w:r>
                <w:rPr>
                  <w:rStyle w:val="a8"/>
                  <w:color w:val="0645AD"/>
                  <w:sz w:val="12"/>
                  <w:szCs w:val="12"/>
                </w:rPr>
                <w:t>Volapük</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Volapük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vol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constructed</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3"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4" w:tooltip="Walloon language" w:history="1">
              <w:r>
                <w:rPr>
                  <w:rStyle w:val="a8"/>
                  <w:color w:val="0645AD"/>
                  <w:sz w:val="12"/>
                  <w:szCs w:val="12"/>
                </w:rPr>
                <w:t>Walloon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Walon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wln</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5"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6" w:tooltip="Welsh language" w:history="1">
              <w:r>
                <w:rPr>
                  <w:rStyle w:val="a8"/>
                  <w:color w:val="0645AD"/>
                  <w:sz w:val="12"/>
                  <w:szCs w:val="12"/>
                </w:rPr>
                <w:t>Welsh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cy-GB"/>
              </w:rPr>
            </w:pPr>
            <w:r>
              <w:rPr>
                <w:color w:val="000000"/>
                <w:sz w:val="12"/>
                <w:szCs w:val="12"/>
                <w:lang w:val="cy-GB"/>
              </w:rPr>
              <w:t>Cymraeg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b/>
                <w:bCs/>
                <w:color w:val="000000"/>
                <w:sz w:val="12"/>
                <w:szCs w:val="12"/>
              </w:rPr>
              <w:t>wel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cym</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7"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8" w:tooltip="Wolof language" w:history="1">
              <w:r>
                <w:rPr>
                  <w:rStyle w:val="a8"/>
                  <w:color w:val="0645AD"/>
                  <w:sz w:val="12"/>
                  <w:szCs w:val="12"/>
                </w:rPr>
                <w:t>Wolof</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Wollof</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wol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89"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0" w:tooltip="West Frisian language" w:history="1">
              <w:r>
                <w:rPr>
                  <w:rStyle w:val="a8"/>
                  <w:color w:val="0645AD"/>
                  <w:sz w:val="12"/>
                  <w:szCs w:val="12"/>
                </w:rPr>
                <w:t>Western Frisian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fy-NL"/>
              </w:rPr>
            </w:pPr>
            <w:r>
              <w:rPr>
                <w:color w:val="000000"/>
                <w:sz w:val="12"/>
                <w:szCs w:val="12"/>
                <w:lang w:val="fy-NL"/>
              </w:rPr>
              <w:t>Frysk</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fry</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1"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2" w:tooltip="Xhosa language" w:history="1">
              <w:r>
                <w:rPr>
                  <w:rStyle w:val="a8"/>
                  <w:color w:val="0645AD"/>
                  <w:sz w:val="12"/>
                  <w:szCs w:val="12"/>
                </w:rPr>
                <w:t>Xhosa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xh-ZA"/>
              </w:rPr>
            </w:pPr>
            <w:r>
              <w:rPr>
                <w:color w:val="000000"/>
                <w:sz w:val="12"/>
                <w:szCs w:val="12"/>
                <w:lang w:val="xh-ZA"/>
              </w:rPr>
              <w:t>isiXhosa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xho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66FF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3" w:tooltip="Indo-European languages" w:history="1">
              <w:r>
                <w:rPr>
                  <w:rStyle w:val="a8"/>
                  <w:color w:val="0645AD"/>
                  <w:sz w:val="12"/>
                  <w:szCs w:val="12"/>
                </w:rPr>
                <w:t>Indo-European</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4" w:tooltip="Yiddish language" w:history="1">
              <w:r>
                <w:rPr>
                  <w:rStyle w:val="a8"/>
                  <w:color w:val="0645AD"/>
                  <w:sz w:val="12"/>
                  <w:szCs w:val="12"/>
                </w:rPr>
                <w:t>Yiddish</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bidi/>
              <w:rPr>
                <w:rFonts w:ascii="굴림" w:eastAsia="굴림" w:hAnsi="굴림" w:cs="굴림"/>
                <w:color w:val="000000"/>
                <w:sz w:val="12"/>
                <w:szCs w:val="12"/>
                <w:lang w:bidi="yi-Hebr"/>
              </w:rPr>
            </w:pPr>
            <w:r>
              <w:rPr>
                <w:rFonts w:ascii="Courier New" w:hAnsi="Courier New" w:cs="Courier New" w:hint="cs"/>
                <w:color w:val="000000"/>
                <w:sz w:val="12"/>
                <w:szCs w:val="12"/>
                <w:rtl/>
                <w:lang w:bidi="yi-Hebr"/>
              </w:rPr>
              <w:t>ייִדיש</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yid</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yid +</w:t>
            </w:r>
            <w:hyperlink r:id="rId495" w:anchor="yid" w:tooltip="ISO 639 macrolanguage" w:history="1">
              <w:r>
                <w:rPr>
                  <w:rStyle w:val="a8"/>
                  <w:color w:val="0645AD"/>
                  <w:sz w:val="12"/>
                  <w:szCs w:val="12"/>
                </w:rPr>
                <w:t>2</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6"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7" w:tooltip="Yoruba language" w:history="1">
              <w:r>
                <w:rPr>
                  <w:rStyle w:val="a8"/>
                  <w:color w:val="0645AD"/>
                  <w:sz w:val="12"/>
                  <w:szCs w:val="12"/>
                </w:rPr>
                <w:t>Yoruba</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yo-NG"/>
              </w:rPr>
            </w:pPr>
            <w:r>
              <w:rPr>
                <w:color w:val="000000"/>
                <w:sz w:val="12"/>
                <w:szCs w:val="12"/>
                <w:lang w:val="yo-NG"/>
              </w:rPr>
              <w:t>Yorùbá</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yor</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CCCCFF"/>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8" w:tooltip="Tai-Kadai languages" w:history="1">
              <w:r>
                <w:rPr>
                  <w:rStyle w:val="a8"/>
                  <w:color w:val="0645AD"/>
                  <w:sz w:val="12"/>
                  <w:szCs w:val="12"/>
                </w:rPr>
                <w:t>Tai-Kadai</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499" w:tooltip="Zhuang language" w:history="1">
              <w:r>
                <w:rPr>
                  <w:rStyle w:val="a8"/>
                  <w:color w:val="0645AD"/>
                  <w:sz w:val="12"/>
                  <w:szCs w:val="12"/>
                </w:rPr>
                <w:t>Zhuang</w:t>
              </w:r>
            </w:hyperlink>
            <w:r>
              <w:rPr>
                <w:color w:val="000000"/>
                <w:sz w:val="12"/>
                <w:szCs w:val="12"/>
              </w:rPr>
              <w:t>, Chuang</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Sa</w:t>
            </w:r>
            <w:r>
              <w:rPr>
                <w:rFonts w:ascii="MS Mincho" w:eastAsia="MS Mincho" w:hAnsi="MS Mincho" w:cs="MS Mincho" w:hint="eastAsia"/>
                <w:color w:val="000000"/>
                <w:sz w:val="12"/>
                <w:szCs w:val="12"/>
              </w:rPr>
              <w:t>ɯ</w:t>
            </w:r>
            <w:r>
              <w:rPr>
                <w:color w:val="000000"/>
                <w:sz w:val="12"/>
                <w:szCs w:val="12"/>
              </w:rPr>
              <w:t xml:space="preserve"> cueŋ</w:t>
            </w:r>
            <w:r>
              <w:rPr>
                <w:rFonts w:ascii="Lucida Sans Unicode" w:hAnsi="Lucida Sans Unicode" w:cs="Lucida Sans Unicode"/>
                <w:color w:val="000000"/>
                <w:sz w:val="12"/>
                <w:szCs w:val="12"/>
              </w:rPr>
              <w:t>ƅ</w:t>
            </w:r>
            <w:r>
              <w:rPr>
                <w:rFonts w:ascii="굴림" w:eastAsia="굴림" w:hAnsi="굴림" w:cs="굴림" w:hint="eastAsia"/>
                <w:color w:val="000000"/>
                <w:sz w:val="12"/>
                <w:szCs w:val="12"/>
              </w:rPr>
              <w:t>, Saw cueng</w:t>
            </w:r>
            <w:r>
              <w:rPr>
                <w:color w:val="000000"/>
                <w:sz w:val="12"/>
                <w:szCs w:val="12"/>
              </w:rPr>
              <w:t>h</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zha</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zha +</w:t>
            </w:r>
            <w:r>
              <w:rPr>
                <w:rStyle w:val="apple-converted-space"/>
                <w:color w:val="000000"/>
                <w:sz w:val="12"/>
                <w:szCs w:val="12"/>
              </w:rPr>
              <w:t> </w:t>
            </w:r>
            <w:hyperlink r:id="rId500" w:anchor="zha" w:tooltip="ISO 639 macrolanguage" w:history="1">
              <w:r>
                <w:rPr>
                  <w:rStyle w:val="a8"/>
                  <w:color w:val="0645AD"/>
                  <w:sz w:val="12"/>
                  <w:szCs w:val="12"/>
                </w:rPr>
                <w:t>16</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macrolanguage</w:t>
            </w:r>
          </w:p>
        </w:tc>
      </w:tr>
      <w:tr w:rsidR="00515862" w:rsidTr="00515862">
        <w:tc>
          <w:tcPr>
            <w:tcW w:w="0" w:type="auto"/>
            <w:tcBorders>
              <w:top w:val="single" w:sz="4" w:space="0" w:color="AAAAAA"/>
              <w:left w:val="single" w:sz="4" w:space="0" w:color="AAAAAA"/>
              <w:bottom w:val="single" w:sz="4" w:space="0" w:color="AAAAAA"/>
              <w:right w:val="single" w:sz="4" w:space="0" w:color="AAAAAA"/>
            </w:tcBorders>
            <w:shd w:val="clear" w:color="auto" w:fill="FFA500"/>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501" w:tooltip="Niger-Congo languages" w:history="1">
              <w:r>
                <w:rPr>
                  <w:rStyle w:val="a8"/>
                  <w:color w:val="0645AD"/>
                  <w:sz w:val="12"/>
                  <w:szCs w:val="12"/>
                </w:rPr>
                <w:t>Niger-Congo</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hyperlink r:id="rId502" w:tooltip="Zulu language" w:history="1">
              <w:r>
                <w:rPr>
                  <w:rStyle w:val="a8"/>
                  <w:color w:val="0645AD"/>
                  <w:sz w:val="12"/>
                  <w:szCs w:val="12"/>
                </w:rPr>
                <w:t>Zulu</w:t>
              </w:r>
            </w:hyperlink>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lang w:val="zu-ZA"/>
              </w:rPr>
            </w:pPr>
            <w:r>
              <w:rPr>
                <w:color w:val="000000"/>
                <w:sz w:val="12"/>
                <w:szCs w:val="12"/>
                <w:lang w:val="zu-ZA"/>
              </w:rPr>
              <w:t>isiZulu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r>
              <w:rPr>
                <w:color w:val="000000"/>
                <w:sz w:val="12"/>
                <w:szCs w:val="12"/>
              </w:rPr>
              <w:t>zul</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515862" w:rsidRDefault="00515862">
            <w:pPr>
              <w:rPr>
                <w:rFonts w:ascii="굴림" w:eastAsia="굴림" w:hAnsi="굴림" w:cs="굴림"/>
                <w:color w:val="000000"/>
                <w:sz w:val="12"/>
                <w:szCs w:val="12"/>
              </w:rPr>
            </w:pPr>
          </w:p>
        </w:tc>
      </w:tr>
    </w:tbl>
    <w:p w:rsidR="00515862" w:rsidRDefault="00515862" w:rsidP="00515862">
      <w:pPr>
        <w:pStyle w:val="2"/>
        <w:pBdr>
          <w:bottom w:val="single" w:sz="4" w:space="2" w:color="AAAAAA"/>
        </w:pBdr>
        <w:spacing w:before="0" w:beforeAutospacing="0" w:after="144" w:afterAutospacing="0" w:line="360" w:lineRule="atLeast"/>
        <w:rPr>
          <w:rFonts w:ascii="Arial" w:hAnsi="Arial" w:cs="Arial"/>
          <w:b w:val="0"/>
          <w:bCs w:val="0"/>
          <w:color w:val="000000"/>
          <w:sz w:val="18"/>
          <w:szCs w:val="18"/>
        </w:rPr>
      </w:pPr>
      <w:r>
        <w:rPr>
          <w:rStyle w:val="editsection"/>
          <w:rFonts w:ascii="Arial" w:hAnsi="Arial" w:cs="Arial"/>
          <w:b w:val="0"/>
          <w:bCs w:val="0"/>
          <w:color w:val="000000"/>
          <w:sz w:val="12"/>
          <w:szCs w:val="12"/>
        </w:rPr>
        <w:t>[</w:t>
      </w:r>
      <w:hyperlink r:id="rId503" w:tooltip="Edit section: See also" w:history="1">
        <w:r>
          <w:rPr>
            <w:rStyle w:val="a8"/>
            <w:rFonts w:ascii="Arial" w:hAnsi="Arial" w:cs="Arial"/>
            <w:b w:val="0"/>
            <w:bCs w:val="0"/>
            <w:color w:val="0645AD"/>
            <w:sz w:val="12"/>
            <w:szCs w:val="12"/>
          </w:rPr>
          <w:t>edit</w:t>
        </w:r>
      </w:hyperlink>
      <w:r>
        <w:rPr>
          <w:rStyle w:val="editsection"/>
          <w:rFonts w:ascii="Arial" w:hAnsi="Arial" w:cs="Arial"/>
          <w:b w:val="0"/>
          <w:bCs w:val="0"/>
          <w:color w:val="000000"/>
          <w:sz w:val="12"/>
          <w:szCs w:val="12"/>
        </w:rPr>
        <w:t>]</w:t>
      </w:r>
      <w:r>
        <w:rPr>
          <w:rStyle w:val="mw-headline"/>
          <w:rFonts w:ascii="Arial" w:hAnsi="Arial" w:cs="Arial"/>
          <w:b w:val="0"/>
          <w:bCs w:val="0"/>
          <w:color w:val="000000"/>
          <w:sz w:val="18"/>
          <w:szCs w:val="18"/>
        </w:rPr>
        <w:t>See also</w:t>
      </w:r>
    </w:p>
    <w:p w:rsidR="00515862" w:rsidRDefault="00515862" w:rsidP="00515862">
      <w:pPr>
        <w:widowControl/>
        <w:numPr>
          <w:ilvl w:val="0"/>
          <w:numId w:val="14"/>
        </w:numPr>
        <w:wordWrap/>
        <w:autoSpaceDE/>
        <w:autoSpaceDN/>
        <w:spacing w:before="100" w:beforeAutospacing="1" w:after="24" w:line="360" w:lineRule="atLeast"/>
        <w:ind w:left="360"/>
        <w:jc w:val="left"/>
        <w:rPr>
          <w:rFonts w:ascii="Arial" w:hAnsi="Arial" w:cs="Arial"/>
          <w:color w:val="000000"/>
          <w:sz w:val="12"/>
          <w:szCs w:val="12"/>
        </w:rPr>
      </w:pPr>
      <w:hyperlink r:id="rId504" w:tooltip="Unicode" w:history="1">
        <w:r>
          <w:rPr>
            <w:rStyle w:val="a8"/>
            <w:rFonts w:ascii="Arial" w:hAnsi="Arial" w:cs="Arial"/>
            <w:color w:val="0645AD"/>
            <w:sz w:val="12"/>
            <w:szCs w:val="12"/>
          </w:rPr>
          <w:t>Unicode</w:t>
        </w:r>
      </w:hyperlink>
    </w:p>
    <w:p w:rsidR="00515862" w:rsidRDefault="00515862" w:rsidP="00515862">
      <w:pPr>
        <w:pStyle w:val="2"/>
        <w:pBdr>
          <w:bottom w:val="single" w:sz="4" w:space="2" w:color="AAAAAA"/>
        </w:pBdr>
        <w:spacing w:before="0" w:beforeAutospacing="0" w:after="144" w:afterAutospacing="0" w:line="360" w:lineRule="atLeast"/>
        <w:rPr>
          <w:rFonts w:ascii="Arial" w:hAnsi="Arial" w:cs="Arial"/>
          <w:b w:val="0"/>
          <w:bCs w:val="0"/>
          <w:color w:val="000000"/>
          <w:sz w:val="18"/>
          <w:szCs w:val="18"/>
        </w:rPr>
      </w:pPr>
      <w:r>
        <w:rPr>
          <w:rStyle w:val="editsection"/>
          <w:rFonts w:ascii="Arial" w:hAnsi="Arial" w:cs="Arial"/>
          <w:b w:val="0"/>
          <w:bCs w:val="0"/>
          <w:color w:val="000000"/>
          <w:sz w:val="12"/>
          <w:szCs w:val="12"/>
        </w:rPr>
        <w:t>[</w:t>
      </w:r>
      <w:hyperlink r:id="rId505" w:tooltip="Edit section: External links" w:history="1">
        <w:r>
          <w:rPr>
            <w:rStyle w:val="a8"/>
            <w:rFonts w:ascii="Arial" w:hAnsi="Arial" w:cs="Arial"/>
            <w:b w:val="0"/>
            <w:bCs w:val="0"/>
            <w:color w:val="0645AD"/>
            <w:sz w:val="12"/>
            <w:szCs w:val="12"/>
          </w:rPr>
          <w:t>edit</w:t>
        </w:r>
      </w:hyperlink>
      <w:r>
        <w:rPr>
          <w:rStyle w:val="editsection"/>
          <w:rFonts w:ascii="Arial" w:hAnsi="Arial" w:cs="Arial"/>
          <w:b w:val="0"/>
          <w:bCs w:val="0"/>
          <w:color w:val="000000"/>
          <w:sz w:val="12"/>
          <w:szCs w:val="12"/>
        </w:rPr>
        <w:t>]</w:t>
      </w:r>
      <w:r>
        <w:rPr>
          <w:rStyle w:val="mw-headline"/>
          <w:rFonts w:ascii="Arial" w:hAnsi="Arial" w:cs="Arial"/>
          <w:b w:val="0"/>
          <w:bCs w:val="0"/>
          <w:color w:val="000000"/>
          <w:sz w:val="18"/>
          <w:szCs w:val="18"/>
        </w:rPr>
        <w:t>External links</w:t>
      </w:r>
    </w:p>
    <w:p w:rsidR="00515862" w:rsidRDefault="00515862" w:rsidP="00515862">
      <w:pPr>
        <w:widowControl/>
        <w:numPr>
          <w:ilvl w:val="0"/>
          <w:numId w:val="15"/>
        </w:numPr>
        <w:wordWrap/>
        <w:autoSpaceDE/>
        <w:autoSpaceDN/>
        <w:spacing w:before="100" w:beforeAutospacing="1" w:after="24" w:line="360" w:lineRule="atLeast"/>
        <w:ind w:left="360"/>
        <w:jc w:val="left"/>
        <w:rPr>
          <w:rFonts w:ascii="Arial" w:hAnsi="Arial" w:cs="Arial"/>
          <w:color w:val="000000"/>
          <w:sz w:val="12"/>
          <w:szCs w:val="12"/>
        </w:rPr>
      </w:pPr>
      <w:hyperlink r:id="rId506" w:history="1">
        <w:r>
          <w:rPr>
            <w:rStyle w:val="a8"/>
            <w:rFonts w:ascii="Arial" w:hAnsi="Arial" w:cs="Arial"/>
            <w:color w:val="3366BB"/>
            <w:sz w:val="12"/>
            <w:szCs w:val="12"/>
          </w:rPr>
          <w:t>Official web site for ISO 639</w:t>
        </w:r>
      </w:hyperlink>
    </w:p>
    <w:p w:rsidR="00515862" w:rsidRDefault="00515862" w:rsidP="00515862">
      <w:pPr>
        <w:widowControl/>
        <w:numPr>
          <w:ilvl w:val="0"/>
          <w:numId w:val="15"/>
        </w:numPr>
        <w:wordWrap/>
        <w:autoSpaceDE/>
        <w:autoSpaceDN/>
        <w:spacing w:before="100" w:beforeAutospacing="1" w:after="24" w:line="360" w:lineRule="atLeast"/>
        <w:ind w:left="360"/>
        <w:jc w:val="left"/>
        <w:rPr>
          <w:rFonts w:ascii="Arial" w:hAnsi="Arial" w:cs="Arial"/>
          <w:color w:val="000000"/>
          <w:sz w:val="12"/>
          <w:szCs w:val="12"/>
        </w:rPr>
      </w:pPr>
      <w:hyperlink r:id="rId507" w:history="1">
        <w:r>
          <w:rPr>
            <w:rStyle w:val="a8"/>
            <w:rFonts w:ascii="Arial" w:hAnsi="Arial" w:cs="Arial"/>
            <w:color w:val="3366BB"/>
            <w:sz w:val="12"/>
            <w:szCs w:val="12"/>
          </w:rPr>
          <w:t>Official ISO 639 list</w:t>
        </w:r>
      </w:hyperlink>
    </w:p>
    <w:p w:rsidR="00515862" w:rsidRDefault="00515862" w:rsidP="00515862">
      <w:pPr>
        <w:widowControl/>
        <w:numPr>
          <w:ilvl w:val="0"/>
          <w:numId w:val="15"/>
        </w:numPr>
        <w:wordWrap/>
        <w:autoSpaceDE/>
        <w:autoSpaceDN/>
        <w:spacing w:before="100" w:beforeAutospacing="1" w:after="24" w:line="360" w:lineRule="atLeast"/>
        <w:ind w:left="360"/>
        <w:jc w:val="left"/>
        <w:rPr>
          <w:rFonts w:ascii="Arial" w:hAnsi="Arial" w:cs="Arial"/>
          <w:color w:val="000000"/>
          <w:sz w:val="12"/>
          <w:szCs w:val="12"/>
        </w:rPr>
      </w:pPr>
      <w:hyperlink r:id="rId508" w:tooltip="meta:Template:List of language names ordered by code" w:history="1">
        <w:r>
          <w:rPr>
            <w:rStyle w:val="a8"/>
            <w:rFonts w:ascii="Arial" w:hAnsi="Arial" w:cs="Arial"/>
            <w:color w:val="3366BB"/>
            <w:sz w:val="12"/>
            <w:szCs w:val="12"/>
          </w:rPr>
          <w:t>meta:Template:List of language names ordered by code</w:t>
        </w:r>
      </w:hyperlink>
    </w:p>
    <w:tbl>
      <w:tblPr>
        <w:tblW w:w="9986" w:type="dxa"/>
        <w:tblCellSpacing w:w="0" w:type="dxa"/>
        <w:tblBorders>
          <w:top w:val="single" w:sz="4" w:space="0" w:color="AAAAAA"/>
          <w:left w:val="single" w:sz="4" w:space="0" w:color="AAAAAA"/>
          <w:bottom w:val="single" w:sz="4" w:space="0" w:color="AAAAAA"/>
          <w:right w:val="single" w:sz="4" w:space="0" w:color="AAAAAA"/>
        </w:tblBorders>
        <w:shd w:val="clear" w:color="auto" w:fill="FDFDFD"/>
        <w:tblCellMar>
          <w:top w:w="9" w:type="dxa"/>
          <w:left w:w="9" w:type="dxa"/>
          <w:bottom w:w="9" w:type="dxa"/>
          <w:right w:w="9" w:type="dxa"/>
        </w:tblCellMar>
        <w:tblLook w:val="04A0"/>
      </w:tblPr>
      <w:tblGrid>
        <w:gridCol w:w="10007"/>
      </w:tblGrid>
      <w:tr w:rsidR="00515862" w:rsidTr="00515862">
        <w:trPr>
          <w:tblCellSpacing w:w="0" w:type="dxa"/>
        </w:trPr>
        <w:tc>
          <w:tcPr>
            <w:tcW w:w="0" w:type="auto"/>
            <w:shd w:val="clear" w:color="auto" w:fill="FDFDFD"/>
            <w:tcMar>
              <w:top w:w="19" w:type="dxa"/>
              <w:left w:w="19" w:type="dxa"/>
              <w:bottom w:w="19" w:type="dxa"/>
              <w:right w:w="19" w:type="dxa"/>
            </w:tcMar>
            <w:vAlign w:val="center"/>
            <w:hideMark/>
          </w:tcPr>
          <w:tbl>
            <w:tblPr>
              <w:tblW w:w="9949" w:type="dxa"/>
              <w:jc w:val="center"/>
              <w:tblCellSpacing w:w="0" w:type="dxa"/>
              <w:tblCellMar>
                <w:top w:w="15" w:type="dxa"/>
                <w:left w:w="15" w:type="dxa"/>
                <w:bottom w:w="15" w:type="dxa"/>
                <w:right w:w="15" w:type="dxa"/>
              </w:tblCellMar>
              <w:tblLook w:val="04A0"/>
            </w:tblPr>
            <w:tblGrid>
              <w:gridCol w:w="4975"/>
              <w:gridCol w:w="4974"/>
            </w:tblGrid>
            <w:tr w:rsidR="00515862">
              <w:trPr>
                <w:tblCellSpacing w:w="0" w:type="dxa"/>
                <w:jc w:val="center"/>
              </w:trPr>
              <w:tc>
                <w:tcPr>
                  <w:tcW w:w="0" w:type="auto"/>
                  <w:gridSpan w:val="2"/>
                  <w:shd w:val="clear" w:color="auto" w:fill="CCCCFF"/>
                  <w:tcMar>
                    <w:top w:w="15" w:type="dxa"/>
                    <w:left w:w="240" w:type="dxa"/>
                    <w:bottom w:w="15" w:type="dxa"/>
                    <w:right w:w="240" w:type="dxa"/>
                  </w:tcMar>
                  <w:vAlign w:val="center"/>
                  <w:hideMark/>
                </w:tcPr>
                <w:p w:rsidR="00515862" w:rsidRDefault="00515862">
                  <w:pPr>
                    <w:jc w:val="center"/>
                    <w:rPr>
                      <w:rFonts w:ascii="굴림" w:eastAsia="굴림" w:hAnsi="굴림" w:cs="굴림"/>
                      <w:b/>
                      <w:bCs/>
                      <w:sz w:val="10"/>
                      <w:szCs w:val="10"/>
                    </w:rPr>
                  </w:pPr>
                  <w:r>
                    <w:rPr>
                      <w:rStyle w:val="collapsebutton"/>
                      <w:sz w:val="10"/>
                      <w:szCs w:val="10"/>
                    </w:rPr>
                    <w:t>[</w:t>
                  </w:r>
                  <w:hyperlink r:id="rId509" w:history="1">
                    <w:r>
                      <w:rPr>
                        <w:rStyle w:val="a8"/>
                        <w:color w:val="0645AD"/>
                        <w:sz w:val="10"/>
                        <w:szCs w:val="10"/>
                      </w:rPr>
                      <w:t>hide</w:t>
                    </w:r>
                  </w:hyperlink>
                  <w:r>
                    <w:rPr>
                      <w:rStyle w:val="collapsebutton"/>
                      <w:sz w:val="10"/>
                      <w:szCs w:val="10"/>
                    </w:rPr>
                    <w:t>]</w:t>
                  </w:r>
                  <w:hyperlink r:id="rId510" w:tooltip="Template:Footer ISO 639" w:history="1">
                    <w:r>
                      <w:rPr>
                        <w:rStyle w:val="a8"/>
                        <w:color w:val="0645AD"/>
                        <w:sz w:val="10"/>
                        <w:szCs w:val="10"/>
                        <w:bdr w:val="none" w:sz="0" w:space="0" w:color="auto" w:frame="1"/>
                      </w:rPr>
                      <w:t>v</w:t>
                    </w:r>
                  </w:hyperlink>
                  <w:r>
                    <w:rPr>
                      <w:rStyle w:val="apple-converted-space"/>
                      <w:sz w:val="10"/>
                      <w:szCs w:val="10"/>
                    </w:rPr>
                    <w:t> </w:t>
                  </w:r>
                  <w:r>
                    <w:rPr>
                      <w:rStyle w:val="noprint"/>
                      <w:b/>
                      <w:bCs/>
                      <w:sz w:val="10"/>
                      <w:szCs w:val="10"/>
                      <w:bdr w:val="none" w:sz="0" w:space="0" w:color="auto" w:frame="1"/>
                    </w:rPr>
                    <w:t>·</w:t>
                  </w:r>
                  <w:r>
                    <w:rPr>
                      <w:rStyle w:val="apple-converted-space"/>
                      <w:sz w:val="10"/>
                      <w:szCs w:val="10"/>
                    </w:rPr>
                    <w:t> </w:t>
                  </w:r>
                  <w:hyperlink r:id="rId511" w:tooltip="Template talk:Footer ISO 639 (page does not exist)" w:history="1">
                    <w:r>
                      <w:rPr>
                        <w:rStyle w:val="a8"/>
                        <w:color w:val="BA0000"/>
                        <w:sz w:val="10"/>
                        <w:szCs w:val="10"/>
                        <w:bdr w:val="none" w:sz="0" w:space="0" w:color="auto" w:frame="1"/>
                      </w:rPr>
                      <w:t>d</w:t>
                    </w:r>
                  </w:hyperlink>
                  <w:r>
                    <w:rPr>
                      <w:rStyle w:val="apple-converted-space"/>
                      <w:sz w:val="10"/>
                      <w:szCs w:val="10"/>
                    </w:rPr>
                    <w:t> </w:t>
                  </w:r>
                  <w:r>
                    <w:rPr>
                      <w:rStyle w:val="noprint"/>
                      <w:b/>
                      <w:bCs/>
                      <w:sz w:val="10"/>
                      <w:szCs w:val="10"/>
                      <w:bdr w:val="none" w:sz="0" w:space="0" w:color="auto" w:frame="1"/>
                    </w:rPr>
                    <w:t>·</w:t>
                  </w:r>
                  <w:r>
                    <w:rPr>
                      <w:rStyle w:val="apple-converted-space"/>
                      <w:sz w:val="10"/>
                      <w:szCs w:val="10"/>
                    </w:rPr>
                    <w:t> </w:t>
                  </w:r>
                  <w:hyperlink r:id="rId512" w:history="1">
                    <w:r>
                      <w:rPr>
                        <w:rStyle w:val="a8"/>
                        <w:color w:val="3366BB"/>
                        <w:sz w:val="10"/>
                        <w:szCs w:val="10"/>
                        <w:bdr w:val="none" w:sz="0" w:space="0" w:color="auto" w:frame="1"/>
                      </w:rPr>
                      <w:t>e</w:t>
                    </w:r>
                  </w:hyperlink>
                  <w:hyperlink r:id="rId513" w:tooltip="ISO 639" w:history="1">
                    <w:r>
                      <w:rPr>
                        <w:rStyle w:val="a8"/>
                        <w:b/>
                        <w:bCs/>
                        <w:color w:val="0645AD"/>
                        <w:sz w:val="11"/>
                        <w:szCs w:val="11"/>
                      </w:rPr>
                      <w:t>ISO 639</w:t>
                    </w:r>
                  </w:hyperlink>
                  <w:r>
                    <w:rPr>
                      <w:rStyle w:val="apple-converted-space"/>
                      <w:b/>
                      <w:bCs/>
                      <w:sz w:val="11"/>
                      <w:szCs w:val="11"/>
                    </w:rPr>
                    <w:t> </w:t>
                  </w:r>
                  <w:r>
                    <w:rPr>
                      <w:b/>
                      <w:bCs/>
                      <w:sz w:val="11"/>
                      <w:szCs w:val="11"/>
                    </w:rPr>
                    <w:t>and</w:t>
                  </w:r>
                  <w:r>
                    <w:rPr>
                      <w:rStyle w:val="apple-converted-space"/>
                      <w:b/>
                      <w:bCs/>
                      <w:sz w:val="11"/>
                      <w:szCs w:val="11"/>
                    </w:rPr>
                    <w:t> </w:t>
                  </w:r>
                  <w:hyperlink r:id="rId514" w:tooltip="ISO 639 macrolanguage" w:history="1">
                    <w:r>
                      <w:rPr>
                        <w:rStyle w:val="a8"/>
                        <w:b/>
                        <w:bCs/>
                        <w:color w:val="0645AD"/>
                        <w:sz w:val="11"/>
                        <w:szCs w:val="11"/>
                      </w:rPr>
                      <w:t>ISO 639 macrolanguage</w:t>
                    </w:r>
                  </w:hyperlink>
                </w:p>
              </w:tc>
            </w:tr>
            <w:tr w:rsidR="00515862">
              <w:trPr>
                <w:trHeight w:val="19"/>
                <w:tblCellSpacing w:w="0" w:type="dxa"/>
                <w:jc w:val="center"/>
              </w:trPr>
              <w:tc>
                <w:tcPr>
                  <w:tcW w:w="0" w:type="auto"/>
                  <w:shd w:val="clear" w:color="auto" w:fill="auto"/>
                  <w:vAlign w:val="center"/>
                  <w:hideMark/>
                </w:tcPr>
                <w:p w:rsidR="00515862" w:rsidRDefault="00515862">
                  <w:pPr>
                    <w:rPr>
                      <w:rFonts w:ascii="굴림" w:eastAsia="굴림" w:hAnsi="굴림" w:cs="굴림"/>
                      <w:sz w:val="2"/>
                      <w:szCs w:val="10"/>
                    </w:rPr>
                  </w:pPr>
                </w:p>
              </w:tc>
              <w:tc>
                <w:tcPr>
                  <w:tcW w:w="0" w:type="auto"/>
                  <w:shd w:val="clear" w:color="auto" w:fill="auto"/>
                  <w:vAlign w:val="center"/>
                  <w:hideMark/>
                </w:tcPr>
                <w:p w:rsidR="00515862" w:rsidRDefault="00515862">
                  <w:pPr>
                    <w:rPr>
                      <w:rFonts w:ascii="Times New Roman" w:eastAsia="Times New Roman" w:hAnsi="Times New Roman" w:cs="Times New Roman"/>
                      <w:szCs w:val="20"/>
                    </w:rPr>
                  </w:pPr>
                </w:p>
              </w:tc>
            </w:tr>
            <w:tr w:rsidR="00515862">
              <w:trPr>
                <w:tblCellSpacing w:w="0" w:type="dxa"/>
                <w:jc w:val="center"/>
              </w:trPr>
              <w:tc>
                <w:tcPr>
                  <w:tcW w:w="9949" w:type="dxa"/>
                  <w:gridSpan w:val="2"/>
                  <w:tcBorders>
                    <w:top w:val="nil"/>
                    <w:left w:val="nil"/>
                    <w:bottom w:val="nil"/>
                    <w:right w:val="nil"/>
                  </w:tcBorders>
                  <w:shd w:val="clear" w:color="auto" w:fill="auto"/>
                  <w:tcMar>
                    <w:top w:w="0" w:type="dxa"/>
                    <w:left w:w="0" w:type="dxa"/>
                    <w:bottom w:w="0" w:type="dxa"/>
                    <w:right w:w="0" w:type="dxa"/>
                  </w:tcMar>
                  <w:vAlign w:val="center"/>
                  <w:hideMark/>
                </w:tcPr>
                <w:tbl>
                  <w:tblPr>
                    <w:tblW w:w="0" w:type="dxa"/>
                    <w:tblCellSpacing w:w="0" w:type="dxa"/>
                    <w:tblCellMar>
                      <w:top w:w="15" w:type="dxa"/>
                      <w:left w:w="15" w:type="dxa"/>
                      <w:bottom w:w="15" w:type="dxa"/>
                      <w:right w:w="15" w:type="dxa"/>
                    </w:tblCellMar>
                    <w:tblLook w:val="04A0"/>
                  </w:tblPr>
                  <w:tblGrid>
                    <w:gridCol w:w="1200"/>
                    <w:gridCol w:w="962"/>
                    <w:gridCol w:w="982"/>
                    <w:gridCol w:w="982"/>
                    <w:gridCol w:w="974"/>
                    <w:gridCol w:w="1224"/>
                    <w:gridCol w:w="862"/>
                  </w:tblGrid>
                  <w:tr w:rsidR="00515862" w:rsidTr="00515862">
                    <w:trPr>
                      <w:tblCellSpacing w:w="0" w:type="dxa"/>
                    </w:trPr>
                    <w:tc>
                      <w:tcPr>
                        <w:tcW w:w="1200" w:type="dxa"/>
                        <w:hideMark/>
                      </w:tcPr>
                      <w:p w:rsidR="00515862" w:rsidRDefault="00515862">
                        <w:pPr>
                          <w:rPr>
                            <w:rFonts w:ascii="굴림" w:eastAsia="굴림" w:hAnsi="굴림" w:cs="굴림"/>
                            <w:sz w:val="10"/>
                            <w:szCs w:val="10"/>
                          </w:rPr>
                        </w:pPr>
                        <w:r>
                          <w:rPr>
                            <w:sz w:val="10"/>
                            <w:szCs w:val="10"/>
                          </w:rPr>
                          <w:t>   </w:t>
                        </w:r>
                      </w:p>
                    </w:tc>
                    <w:tc>
                      <w:tcPr>
                        <w:tcW w:w="6" w:type="dxa"/>
                        <w:tcMar>
                          <w:top w:w="120" w:type="dxa"/>
                          <w:left w:w="240" w:type="dxa"/>
                          <w:bottom w:w="120" w:type="dxa"/>
                          <w:right w:w="240" w:type="dxa"/>
                        </w:tcMar>
                        <w:hideMark/>
                      </w:tcPr>
                      <w:p w:rsidR="00515862" w:rsidRDefault="00515862" w:rsidP="00515862">
                        <w:pPr>
                          <w:pStyle w:val="a9"/>
                          <w:spacing w:before="96" w:beforeAutospacing="0" w:after="120" w:afterAutospacing="0" w:line="360" w:lineRule="atLeast"/>
                          <w:jc w:val="center"/>
                          <w:rPr>
                            <w:sz w:val="10"/>
                            <w:szCs w:val="10"/>
                          </w:rPr>
                        </w:pPr>
                        <w:hyperlink r:id="rId515" w:tooltip="ISO 639-1" w:history="1">
                          <w:r>
                            <w:rPr>
                              <w:rStyle w:val="a8"/>
                              <w:color w:val="0645AD"/>
                              <w:sz w:val="10"/>
                              <w:szCs w:val="10"/>
                            </w:rPr>
                            <w:t>ISO 639-1</w:t>
                          </w:r>
                        </w:hyperlink>
                        <w:r>
                          <w:rPr>
                            <w:sz w:val="10"/>
                            <w:szCs w:val="10"/>
                          </w:rPr>
                          <w:br/>
                        </w:r>
                        <w:r>
                          <w:rPr>
                            <w:rStyle w:val="aa"/>
                            <w:sz w:val="10"/>
                            <w:szCs w:val="10"/>
                          </w:rPr>
                          <w:t>list of codes</w:t>
                        </w:r>
                        <w:r>
                          <w:rPr>
                            <w:sz w:val="10"/>
                            <w:szCs w:val="10"/>
                          </w:rPr>
                          <w:br/>
                          <w:t>languages</w:t>
                        </w:r>
                      </w:p>
                    </w:tc>
                    <w:tc>
                      <w:tcPr>
                        <w:tcW w:w="6" w:type="dxa"/>
                        <w:tcBorders>
                          <w:left w:val="single" w:sz="8" w:space="0" w:color="FDFDFD"/>
                        </w:tcBorders>
                        <w:tcMar>
                          <w:top w:w="120" w:type="dxa"/>
                          <w:left w:w="240" w:type="dxa"/>
                          <w:bottom w:w="120" w:type="dxa"/>
                          <w:right w:w="240" w:type="dxa"/>
                        </w:tcMar>
                        <w:hideMark/>
                      </w:tcPr>
                      <w:p w:rsidR="00515862" w:rsidRDefault="00515862" w:rsidP="00515862">
                        <w:pPr>
                          <w:pStyle w:val="a9"/>
                          <w:spacing w:before="96" w:beforeAutospacing="0" w:after="120" w:afterAutospacing="0" w:line="360" w:lineRule="atLeast"/>
                          <w:jc w:val="center"/>
                          <w:rPr>
                            <w:sz w:val="10"/>
                            <w:szCs w:val="10"/>
                          </w:rPr>
                        </w:pPr>
                        <w:hyperlink r:id="rId516" w:tooltip="ISO 639-2" w:history="1">
                          <w:r>
                            <w:rPr>
                              <w:rStyle w:val="a8"/>
                              <w:color w:val="0645AD"/>
                              <w:sz w:val="10"/>
                              <w:szCs w:val="10"/>
                            </w:rPr>
                            <w:t>ISO 639-2</w:t>
                          </w:r>
                        </w:hyperlink>
                        <w:r>
                          <w:rPr>
                            <w:sz w:val="10"/>
                            <w:szCs w:val="10"/>
                          </w:rPr>
                          <w:br/>
                        </w:r>
                        <w:hyperlink r:id="rId517" w:tooltip="List of ISO 639-2 codes" w:history="1">
                          <w:r>
                            <w:rPr>
                              <w:rStyle w:val="a8"/>
                              <w:color w:val="0645AD"/>
                              <w:sz w:val="10"/>
                              <w:szCs w:val="10"/>
                            </w:rPr>
                            <w:t>list of codes</w:t>
                          </w:r>
                        </w:hyperlink>
                        <w:r>
                          <w:rPr>
                            <w:sz w:val="10"/>
                            <w:szCs w:val="10"/>
                          </w:rPr>
                          <w:br/>
                          <w:t>languages</w:t>
                        </w:r>
                      </w:p>
                    </w:tc>
                    <w:tc>
                      <w:tcPr>
                        <w:tcW w:w="6" w:type="dxa"/>
                        <w:tcBorders>
                          <w:left w:val="single" w:sz="8" w:space="0" w:color="FDFDFD"/>
                        </w:tcBorders>
                        <w:tcMar>
                          <w:top w:w="120" w:type="dxa"/>
                          <w:left w:w="240" w:type="dxa"/>
                          <w:bottom w:w="120" w:type="dxa"/>
                          <w:right w:w="240" w:type="dxa"/>
                        </w:tcMar>
                        <w:hideMark/>
                      </w:tcPr>
                      <w:p w:rsidR="00515862" w:rsidRDefault="00515862" w:rsidP="00515862">
                        <w:pPr>
                          <w:pStyle w:val="a9"/>
                          <w:spacing w:before="96" w:beforeAutospacing="0" w:after="120" w:afterAutospacing="0" w:line="360" w:lineRule="atLeast"/>
                          <w:jc w:val="center"/>
                          <w:rPr>
                            <w:sz w:val="10"/>
                            <w:szCs w:val="10"/>
                          </w:rPr>
                        </w:pPr>
                        <w:hyperlink r:id="rId518" w:tooltip="ISO 639-3" w:history="1">
                          <w:r>
                            <w:rPr>
                              <w:rStyle w:val="a8"/>
                              <w:color w:val="0645AD"/>
                              <w:sz w:val="10"/>
                              <w:szCs w:val="10"/>
                            </w:rPr>
                            <w:t>ISO 639-3</w:t>
                          </w:r>
                        </w:hyperlink>
                        <w:r>
                          <w:rPr>
                            <w:sz w:val="10"/>
                            <w:szCs w:val="10"/>
                          </w:rPr>
                          <w:br/>
                        </w:r>
                        <w:hyperlink r:id="rId519" w:tooltip="List of ISO 639-3 codes" w:history="1">
                          <w:r>
                            <w:rPr>
                              <w:rStyle w:val="a8"/>
                              <w:color w:val="0645AD"/>
                              <w:sz w:val="10"/>
                              <w:szCs w:val="10"/>
                            </w:rPr>
                            <w:t>list of codes</w:t>
                          </w:r>
                        </w:hyperlink>
                        <w:r>
                          <w:rPr>
                            <w:sz w:val="10"/>
                            <w:szCs w:val="10"/>
                          </w:rPr>
                          <w:br/>
                          <w:t>languages</w:t>
                        </w:r>
                      </w:p>
                    </w:tc>
                    <w:tc>
                      <w:tcPr>
                        <w:tcW w:w="6" w:type="dxa"/>
                        <w:tcBorders>
                          <w:left w:val="single" w:sz="8" w:space="0" w:color="FDFDFD"/>
                        </w:tcBorders>
                        <w:tcMar>
                          <w:top w:w="120" w:type="dxa"/>
                          <w:left w:w="240" w:type="dxa"/>
                          <w:bottom w:w="120" w:type="dxa"/>
                          <w:right w:w="240" w:type="dxa"/>
                        </w:tcMar>
                        <w:hideMark/>
                      </w:tcPr>
                      <w:p w:rsidR="00515862" w:rsidRDefault="00515862" w:rsidP="00515862">
                        <w:pPr>
                          <w:pStyle w:val="a9"/>
                          <w:spacing w:before="96" w:beforeAutospacing="0" w:after="120" w:afterAutospacing="0" w:line="360" w:lineRule="atLeast"/>
                          <w:jc w:val="center"/>
                          <w:rPr>
                            <w:sz w:val="10"/>
                            <w:szCs w:val="10"/>
                          </w:rPr>
                        </w:pPr>
                        <w:hyperlink r:id="rId520" w:tooltip="ISO 639" w:history="1">
                          <w:r>
                            <w:rPr>
                              <w:rStyle w:val="a8"/>
                              <w:color w:val="0645AD"/>
                              <w:sz w:val="10"/>
                              <w:szCs w:val="10"/>
                            </w:rPr>
                            <w:t>ISO 639-4</w:t>
                          </w:r>
                        </w:hyperlink>
                        <w:r>
                          <w:rPr>
                            <w:sz w:val="10"/>
                            <w:szCs w:val="10"/>
                          </w:rPr>
                          <w:br/>
                          <w:t>—</w:t>
                        </w:r>
                        <w:r>
                          <w:rPr>
                            <w:sz w:val="10"/>
                            <w:szCs w:val="10"/>
                          </w:rPr>
                          <w:br/>
                          <w:t>guidelines</w:t>
                        </w:r>
                      </w:p>
                    </w:tc>
                    <w:tc>
                      <w:tcPr>
                        <w:tcW w:w="6" w:type="dxa"/>
                        <w:tcBorders>
                          <w:left w:val="single" w:sz="8" w:space="0" w:color="FDFDFD"/>
                        </w:tcBorders>
                        <w:tcMar>
                          <w:top w:w="120" w:type="dxa"/>
                          <w:left w:w="240" w:type="dxa"/>
                          <w:bottom w:w="120" w:type="dxa"/>
                          <w:right w:w="240" w:type="dxa"/>
                        </w:tcMar>
                        <w:hideMark/>
                      </w:tcPr>
                      <w:p w:rsidR="00515862" w:rsidRDefault="00515862" w:rsidP="00515862">
                        <w:pPr>
                          <w:pStyle w:val="a9"/>
                          <w:spacing w:before="96" w:beforeAutospacing="0" w:after="120" w:afterAutospacing="0" w:line="360" w:lineRule="atLeast"/>
                          <w:jc w:val="center"/>
                          <w:rPr>
                            <w:sz w:val="10"/>
                            <w:szCs w:val="10"/>
                          </w:rPr>
                        </w:pPr>
                        <w:hyperlink r:id="rId521" w:tooltip="ISO 639-5" w:history="1">
                          <w:r>
                            <w:rPr>
                              <w:rStyle w:val="a8"/>
                              <w:color w:val="0645AD"/>
                              <w:sz w:val="10"/>
                              <w:szCs w:val="10"/>
                            </w:rPr>
                            <w:t>ISO 639-5</w:t>
                          </w:r>
                        </w:hyperlink>
                        <w:r>
                          <w:rPr>
                            <w:sz w:val="10"/>
                            <w:szCs w:val="10"/>
                          </w:rPr>
                          <w:br/>
                        </w:r>
                        <w:hyperlink r:id="rId522" w:tooltip="List of ISO 639-5 codes" w:history="1">
                          <w:r>
                            <w:rPr>
                              <w:rStyle w:val="a8"/>
                              <w:color w:val="0645AD"/>
                              <w:sz w:val="10"/>
                              <w:szCs w:val="10"/>
                            </w:rPr>
                            <w:t>list of codes</w:t>
                          </w:r>
                        </w:hyperlink>
                        <w:r>
                          <w:rPr>
                            <w:sz w:val="10"/>
                            <w:szCs w:val="10"/>
                          </w:rPr>
                          <w:br/>
                          <w:t>families/groups</w:t>
                        </w:r>
                      </w:p>
                    </w:tc>
                    <w:tc>
                      <w:tcPr>
                        <w:tcW w:w="6" w:type="dxa"/>
                        <w:tcBorders>
                          <w:left w:val="single" w:sz="8" w:space="0" w:color="FDFDFD"/>
                        </w:tcBorders>
                        <w:tcMar>
                          <w:top w:w="120" w:type="dxa"/>
                          <w:left w:w="240" w:type="dxa"/>
                          <w:bottom w:w="120" w:type="dxa"/>
                          <w:right w:w="240" w:type="dxa"/>
                        </w:tcMar>
                        <w:hideMark/>
                      </w:tcPr>
                      <w:p w:rsidR="00515862" w:rsidRDefault="00515862" w:rsidP="00515862">
                        <w:pPr>
                          <w:pStyle w:val="a9"/>
                          <w:spacing w:before="96" w:beforeAutospacing="0" w:after="120" w:afterAutospacing="0" w:line="360" w:lineRule="atLeast"/>
                          <w:jc w:val="center"/>
                          <w:rPr>
                            <w:sz w:val="10"/>
                            <w:szCs w:val="10"/>
                          </w:rPr>
                        </w:pPr>
                        <w:hyperlink r:id="rId523" w:tooltip="ISO 639-6" w:history="1">
                          <w:r>
                            <w:rPr>
                              <w:rStyle w:val="a8"/>
                              <w:color w:val="0645AD"/>
                              <w:sz w:val="10"/>
                              <w:szCs w:val="10"/>
                            </w:rPr>
                            <w:t>ISO 639-6</w:t>
                          </w:r>
                        </w:hyperlink>
                        <w:r>
                          <w:rPr>
                            <w:sz w:val="10"/>
                            <w:szCs w:val="10"/>
                          </w:rPr>
                          <w:br/>
                          <w:t>—</w:t>
                        </w:r>
                        <w:r>
                          <w:rPr>
                            <w:sz w:val="10"/>
                            <w:szCs w:val="10"/>
                          </w:rPr>
                          <w:br/>
                          <w:t>variants</w:t>
                        </w:r>
                      </w:p>
                    </w:tc>
                  </w:tr>
                </w:tbl>
                <w:p w:rsidR="00515862" w:rsidRDefault="00515862">
                  <w:pPr>
                    <w:rPr>
                      <w:rFonts w:ascii="굴림" w:eastAsia="굴림" w:hAnsi="굴림" w:cs="굴림"/>
                      <w:sz w:val="10"/>
                      <w:szCs w:val="10"/>
                    </w:rPr>
                  </w:pPr>
                </w:p>
              </w:tc>
            </w:tr>
          </w:tbl>
          <w:p w:rsidR="00515862" w:rsidRDefault="00515862">
            <w:pPr>
              <w:spacing w:before="100" w:beforeAutospacing="1" w:after="100" w:afterAutospacing="1"/>
              <w:jc w:val="center"/>
              <w:rPr>
                <w:rFonts w:ascii="굴림" w:eastAsia="굴림" w:hAnsi="굴림" w:cs="굴림"/>
                <w:sz w:val="10"/>
                <w:szCs w:val="10"/>
              </w:rPr>
            </w:pPr>
          </w:p>
        </w:tc>
      </w:tr>
    </w:tbl>
    <w:p w:rsidR="000950AB" w:rsidRPr="00FB3F3E" w:rsidRDefault="00515862" w:rsidP="00211DAA">
      <w:pPr>
        <w:wordWrap/>
        <w:adjustRightInd w:val="0"/>
        <w:jc w:val="left"/>
        <w:rPr>
          <w:rFonts w:ascii="Courier New" w:hAnsi="Courier New" w:cs="Courier New"/>
          <w:kern w:val="0"/>
          <w:sz w:val="14"/>
          <w:szCs w:val="20"/>
        </w:rPr>
      </w:pPr>
      <w:r>
        <w:rPr>
          <w:rFonts w:ascii="Courier New" w:hAnsi="Courier New" w:cs="Courier New" w:hint="eastAsia"/>
          <w:kern w:val="0"/>
          <w:sz w:val="14"/>
          <w:szCs w:val="20"/>
        </w:rPr>
        <w:t>다국어</w:t>
      </w:r>
    </w:p>
    <w:sectPr w:rsidR="000950AB" w:rsidRPr="00FB3F3E" w:rsidSect="00A460D3">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51C6" w:rsidRDefault="000751C6" w:rsidP="00FC4100">
      <w:r>
        <w:separator/>
      </w:r>
    </w:p>
  </w:endnote>
  <w:endnote w:type="continuationSeparator" w:id="1">
    <w:p w:rsidR="000751C6" w:rsidRDefault="000751C6" w:rsidP="00FC4100">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dotum">
    <w:altName w:val="Times New Roman"/>
    <w:panose1 w:val="00000000000000000000"/>
    <w:charset w:val="00"/>
    <w:family w:val="roman"/>
    <w:notTrueType/>
    <w:pitch w:val="default"/>
    <w:sig w:usb0="00000000" w:usb1="00000000" w:usb2="00000000" w:usb3="00000000" w:csb0="00000000" w:csb1="00000000"/>
  </w:font>
  <w:font w:name="HelveticaNeue">
    <w:altName w:val="Times New Roman"/>
    <w:charset w:val="00"/>
    <w:family w:val="auto"/>
    <w:pitch w:val="variable"/>
    <w:sig w:usb0="00000001" w:usb1="00000000" w:usb2="00000000" w:usb3="00000000" w:csb0="00000009"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한컴돋움">
    <w:panose1 w:val="02030600000101010101"/>
    <w:charset w:val="81"/>
    <w:family w:val="roman"/>
    <w:pitch w:val="variable"/>
    <w:sig w:usb0="F7FFAFFF" w:usb1="FBDFFFFF" w:usb2="00FFFFFF" w:usb3="00000000" w:csb0="803F01FF" w:csb1="00000000"/>
  </w:font>
  <w:font w:name="Sylfaen">
    <w:panose1 w:val="010A0502050306030303"/>
    <w:charset w:val="00"/>
    <w:family w:val="roman"/>
    <w:pitch w:val="variable"/>
    <w:sig w:usb0="04000687" w:usb1="00000000" w:usb2="00000000" w:usb3="00000000" w:csb0="0000009F" w:csb1="00000000"/>
  </w:font>
  <w:font w:name="Vrinda">
    <w:panose1 w:val="01010600010101010101"/>
    <w:charset w:val="00"/>
    <w:family w:val="auto"/>
    <w:pitch w:val="variable"/>
    <w:sig w:usb0="00010003" w:usb1="00000000" w:usb2="00000000" w:usb3="00000000" w:csb0="00000001" w:csb1="00000000"/>
  </w:font>
  <w:font w:name="Mangal">
    <w:panose1 w:val="00000400000000000000"/>
    <w:charset w:val="00"/>
    <w:family w:val="auto"/>
    <w:pitch w:val="variable"/>
    <w:sig w:usb0="00008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MV Boli">
    <w:charset w:val="00"/>
    <w:family w:val="auto"/>
    <w:pitch w:val="variable"/>
    <w:sig w:usb0="00000003" w:usb1="00000000" w:usb2="00000100" w:usb3="00000000" w:csb0="00000001" w:csb1="00000000"/>
  </w:font>
  <w:font w:name="Arial Unicode MS">
    <w:panose1 w:val="020B0604020202020204"/>
    <w:charset w:val="81"/>
    <w:family w:val="modern"/>
    <w:pitch w:val="variable"/>
    <w:sig w:usb0="F7FFAFFF" w:usb1="E9DFFFFF" w:usb2="0000003F" w:usb3="00000000" w:csb0="003F01FF" w:csb1="00000000"/>
  </w:font>
  <w:font w:name="Shruti">
    <w:panose1 w:val="02000500000000000000"/>
    <w:charset w:val="00"/>
    <w:family w:val="auto"/>
    <w:pitch w:val="variable"/>
    <w:sig w:usb0="00040003" w:usb1="00000000" w:usb2="00000000" w:usb3="00000000" w:csb0="00000001" w:csb1="00000000"/>
  </w:font>
  <w:font w:name="Tunga">
    <w:panose1 w:val="00000400000000000000"/>
    <w:charset w:val="00"/>
    <w:family w:val="auto"/>
    <w:pitch w:val="variable"/>
    <w:sig w:usb0="00400003" w:usb1="00000000" w:usb2="00000000" w:usb3="00000000" w:csb0="00000001"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Raavi">
    <w:panose1 w:val="02000500000000000000"/>
    <w:charset w:val="00"/>
    <w:family w:val="auto"/>
    <w:pitch w:val="variable"/>
    <w:sig w:usb0="00020003" w:usb1="00000000" w:usb2="00000000" w:usb3="00000000" w:csb0="00000001" w:csb1="00000000"/>
  </w:font>
  <w:font w:name="Latha">
    <w:panose1 w:val="02000400000000000000"/>
    <w:charset w:val="00"/>
    <w:family w:val="auto"/>
    <w:pitch w:val="variable"/>
    <w:sig w:usb0="00100003" w:usb1="00000000" w:usb2="00000000" w:usb3="00000000" w:csb0="00000001" w:csb1="00000000"/>
  </w:font>
  <w:font w:name="Gautami">
    <w:panose1 w:val="02000500000000000000"/>
    <w:charset w:val="00"/>
    <w:family w:val="auto"/>
    <w:pitch w:val="variable"/>
    <w:sig w:usb0="002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51C6" w:rsidRDefault="000751C6" w:rsidP="00FC4100">
      <w:r>
        <w:separator/>
      </w:r>
    </w:p>
  </w:footnote>
  <w:footnote w:type="continuationSeparator" w:id="1">
    <w:p w:rsidR="000751C6" w:rsidRDefault="000751C6" w:rsidP="00FC410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E396C"/>
    <w:multiLevelType w:val="hybridMultilevel"/>
    <w:tmpl w:val="04463982"/>
    <w:lvl w:ilvl="0" w:tplc="2C7E3B9A">
      <w:numFmt w:val="bullet"/>
      <w:lvlText w:val="-"/>
      <w:lvlJc w:val="left"/>
      <w:pPr>
        <w:ind w:left="760" w:hanging="360"/>
      </w:pPr>
      <w:rPr>
        <w:rFonts w:ascii="Courier New" w:eastAsiaTheme="minorEastAsia" w:hAnsi="Courier New" w:cs="Courier New" w:hint="default"/>
        <w:b/>
        <w:color w:val="005032"/>
        <w:sz w:val="20"/>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10B51A40"/>
    <w:multiLevelType w:val="hybridMultilevel"/>
    <w:tmpl w:val="AAB0D3EC"/>
    <w:lvl w:ilvl="0" w:tplc="65A8653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54B1250"/>
    <w:multiLevelType w:val="hybridMultilevel"/>
    <w:tmpl w:val="94840EC0"/>
    <w:lvl w:ilvl="0" w:tplc="BBF415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16BE2103"/>
    <w:multiLevelType w:val="multilevel"/>
    <w:tmpl w:val="344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627334"/>
    <w:multiLevelType w:val="multilevel"/>
    <w:tmpl w:val="C582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0D2D0A"/>
    <w:multiLevelType w:val="hybridMultilevel"/>
    <w:tmpl w:val="DE4C8608"/>
    <w:lvl w:ilvl="0" w:tplc="334433EA">
      <w:numFmt w:val="bullet"/>
      <w:lvlText w:val="-"/>
      <w:lvlJc w:val="left"/>
      <w:pPr>
        <w:ind w:left="760" w:hanging="360"/>
      </w:pPr>
      <w:rPr>
        <w:rFonts w:ascii="Courier New" w:eastAsiaTheme="minorEastAsia" w:hAnsi="Courier New" w:cs="Courier New"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D032E7A"/>
    <w:multiLevelType w:val="multilevel"/>
    <w:tmpl w:val="9946B8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E774FE"/>
    <w:multiLevelType w:val="multilevel"/>
    <w:tmpl w:val="2ED05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05FA3"/>
    <w:multiLevelType w:val="multilevel"/>
    <w:tmpl w:val="5FE4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BC28F3"/>
    <w:multiLevelType w:val="multilevel"/>
    <w:tmpl w:val="46966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67175A"/>
    <w:multiLevelType w:val="multilevel"/>
    <w:tmpl w:val="0C20A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A10899"/>
    <w:multiLevelType w:val="multilevel"/>
    <w:tmpl w:val="FB6A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9F6995"/>
    <w:multiLevelType w:val="multilevel"/>
    <w:tmpl w:val="7DA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D470BC6"/>
    <w:multiLevelType w:val="hybridMultilevel"/>
    <w:tmpl w:val="FB64EB48"/>
    <w:lvl w:ilvl="0" w:tplc="251CFAD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728233D0"/>
    <w:multiLevelType w:val="hybridMultilevel"/>
    <w:tmpl w:val="58808A2E"/>
    <w:lvl w:ilvl="0" w:tplc="EDD215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0"/>
  </w:num>
  <w:num w:numId="3">
    <w:abstractNumId w:val="14"/>
  </w:num>
  <w:num w:numId="4">
    <w:abstractNumId w:val="13"/>
  </w:num>
  <w:num w:numId="5">
    <w:abstractNumId w:val="12"/>
  </w:num>
  <w:num w:numId="6">
    <w:abstractNumId w:val="1"/>
  </w:num>
  <w:num w:numId="7">
    <w:abstractNumId w:val="2"/>
  </w:num>
  <w:num w:numId="8">
    <w:abstractNumId w:val="4"/>
  </w:num>
  <w:num w:numId="9">
    <w:abstractNumId w:val="8"/>
  </w:num>
  <w:num w:numId="10">
    <w:abstractNumId w:val="3"/>
  </w:num>
  <w:num w:numId="11">
    <w:abstractNumId w:val="11"/>
  </w:num>
  <w:num w:numId="12">
    <w:abstractNumId w:val="9"/>
  </w:num>
  <w:num w:numId="13">
    <w:abstractNumId w:val="7"/>
  </w:num>
  <w:num w:numId="14">
    <w:abstractNumId w:val="6"/>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80898">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67EBB"/>
    <w:rsid w:val="000018D3"/>
    <w:rsid w:val="0001190B"/>
    <w:rsid w:val="00012CC7"/>
    <w:rsid w:val="000138F4"/>
    <w:rsid w:val="000166BE"/>
    <w:rsid w:val="000172EC"/>
    <w:rsid w:val="00017A02"/>
    <w:rsid w:val="00036550"/>
    <w:rsid w:val="00041A69"/>
    <w:rsid w:val="00043124"/>
    <w:rsid w:val="00044951"/>
    <w:rsid w:val="00044ADE"/>
    <w:rsid w:val="00053757"/>
    <w:rsid w:val="0005455E"/>
    <w:rsid w:val="000713D8"/>
    <w:rsid w:val="00072FCA"/>
    <w:rsid w:val="000731AB"/>
    <w:rsid w:val="000751C6"/>
    <w:rsid w:val="00077AE2"/>
    <w:rsid w:val="000817ED"/>
    <w:rsid w:val="00081A47"/>
    <w:rsid w:val="00082BA6"/>
    <w:rsid w:val="0008370E"/>
    <w:rsid w:val="00086348"/>
    <w:rsid w:val="00092208"/>
    <w:rsid w:val="0009227A"/>
    <w:rsid w:val="000950AB"/>
    <w:rsid w:val="00096AC6"/>
    <w:rsid w:val="000A06C3"/>
    <w:rsid w:val="000A1DE1"/>
    <w:rsid w:val="000A3FC5"/>
    <w:rsid w:val="000A6717"/>
    <w:rsid w:val="000B0188"/>
    <w:rsid w:val="000B199D"/>
    <w:rsid w:val="000B1AF1"/>
    <w:rsid w:val="000B3FE6"/>
    <w:rsid w:val="000C0D62"/>
    <w:rsid w:val="000C130A"/>
    <w:rsid w:val="000C7937"/>
    <w:rsid w:val="000D15BD"/>
    <w:rsid w:val="000E0DED"/>
    <w:rsid w:val="000E1C52"/>
    <w:rsid w:val="000E368D"/>
    <w:rsid w:val="000E7B66"/>
    <w:rsid w:val="000F167C"/>
    <w:rsid w:val="000F33C9"/>
    <w:rsid w:val="000F507F"/>
    <w:rsid w:val="0010101C"/>
    <w:rsid w:val="00110287"/>
    <w:rsid w:val="00124EF2"/>
    <w:rsid w:val="0012654C"/>
    <w:rsid w:val="00126A0F"/>
    <w:rsid w:val="00126EFF"/>
    <w:rsid w:val="0012764B"/>
    <w:rsid w:val="0013317F"/>
    <w:rsid w:val="00133AD7"/>
    <w:rsid w:val="00133D14"/>
    <w:rsid w:val="00137F29"/>
    <w:rsid w:val="00140B05"/>
    <w:rsid w:val="0014247A"/>
    <w:rsid w:val="00145BE4"/>
    <w:rsid w:val="00150BD3"/>
    <w:rsid w:val="0015167C"/>
    <w:rsid w:val="001523B4"/>
    <w:rsid w:val="00156A76"/>
    <w:rsid w:val="00160EF8"/>
    <w:rsid w:val="001635D6"/>
    <w:rsid w:val="00163EEC"/>
    <w:rsid w:val="001642A9"/>
    <w:rsid w:val="00170FDE"/>
    <w:rsid w:val="00172E71"/>
    <w:rsid w:val="00173696"/>
    <w:rsid w:val="00175D5A"/>
    <w:rsid w:val="0017729D"/>
    <w:rsid w:val="00183234"/>
    <w:rsid w:val="00192431"/>
    <w:rsid w:val="00193771"/>
    <w:rsid w:val="00194B26"/>
    <w:rsid w:val="001A3875"/>
    <w:rsid w:val="001A6F33"/>
    <w:rsid w:val="001B215A"/>
    <w:rsid w:val="001B3942"/>
    <w:rsid w:val="001B6B75"/>
    <w:rsid w:val="001C32A4"/>
    <w:rsid w:val="001C43A6"/>
    <w:rsid w:val="001D36A2"/>
    <w:rsid w:val="001D78F3"/>
    <w:rsid w:val="001E0DFF"/>
    <w:rsid w:val="001F09FF"/>
    <w:rsid w:val="001F2345"/>
    <w:rsid w:val="001F2B6B"/>
    <w:rsid w:val="002023FB"/>
    <w:rsid w:val="00206D64"/>
    <w:rsid w:val="00211DAA"/>
    <w:rsid w:val="00212112"/>
    <w:rsid w:val="002204BC"/>
    <w:rsid w:val="00220520"/>
    <w:rsid w:val="00222B71"/>
    <w:rsid w:val="00224A59"/>
    <w:rsid w:val="0022524D"/>
    <w:rsid w:val="00225D79"/>
    <w:rsid w:val="00226427"/>
    <w:rsid w:val="002377E4"/>
    <w:rsid w:val="0024070A"/>
    <w:rsid w:val="0024414C"/>
    <w:rsid w:val="00244E21"/>
    <w:rsid w:val="00252E1C"/>
    <w:rsid w:val="002535B5"/>
    <w:rsid w:val="00254D0F"/>
    <w:rsid w:val="00272349"/>
    <w:rsid w:val="00282762"/>
    <w:rsid w:val="00283536"/>
    <w:rsid w:val="002860C6"/>
    <w:rsid w:val="00290C08"/>
    <w:rsid w:val="00292B03"/>
    <w:rsid w:val="00293716"/>
    <w:rsid w:val="002940B4"/>
    <w:rsid w:val="002A0CFE"/>
    <w:rsid w:val="002A4CBF"/>
    <w:rsid w:val="002A5400"/>
    <w:rsid w:val="002A6BE4"/>
    <w:rsid w:val="002B06E0"/>
    <w:rsid w:val="002B1355"/>
    <w:rsid w:val="002B6654"/>
    <w:rsid w:val="002B67C8"/>
    <w:rsid w:val="002C1895"/>
    <w:rsid w:val="002C3CDF"/>
    <w:rsid w:val="002C6616"/>
    <w:rsid w:val="002D1E23"/>
    <w:rsid w:val="002D23BB"/>
    <w:rsid w:val="002D399F"/>
    <w:rsid w:val="002D748C"/>
    <w:rsid w:val="002E0943"/>
    <w:rsid w:val="002E1FDD"/>
    <w:rsid w:val="002E3945"/>
    <w:rsid w:val="002E4848"/>
    <w:rsid w:val="002E55F5"/>
    <w:rsid w:val="002E6917"/>
    <w:rsid w:val="002E7854"/>
    <w:rsid w:val="002F1B64"/>
    <w:rsid w:val="002F1D65"/>
    <w:rsid w:val="003046B6"/>
    <w:rsid w:val="00306828"/>
    <w:rsid w:val="00311C25"/>
    <w:rsid w:val="00313383"/>
    <w:rsid w:val="00314651"/>
    <w:rsid w:val="00314A1F"/>
    <w:rsid w:val="00314DD0"/>
    <w:rsid w:val="003229DE"/>
    <w:rsid w:val="0032360B"/>
    <w:rsid w:val="003367EF"/>
    <w:rsid w:val="003372AF"/>
    <w:rsid w:val="003379DC"/>
    <w:rsid w:val="00340BCF"/>
    <w:rsid w:val="00342DE0"/>
    <w:rsid w:val="003448F0"/>
    <w:rsid w:val="003502C3"/>
    <w:rsid w:val="00351B87"/>
    <w:rsid w:val="003577C5"/>
    <w:rsid w:val="0036182E"/>
    <w:rsid w:val="0036248E"/>
    <w:rsid w:val="00363197"/>
    <w:rsid w:val="003666D8"/>
    <w:rsid w:val="003666F5"/>
    <w:rsid w:val="00367269"/>
    <w:rsid w:val="00370755"/>
    <w:rsid w:val="00372AF0"/>
    <w:rsid w:val="003753EB"/>
    <w:rsid w:val="003768B9"/>
    <w:rsid w:val="00382F8B"/>
    <w:rsid w:val="00383A4F"/>
    <w:rsid w:val="00384DC3"/>
    <w:rsid w:val="0038564A"/>
    <w:rsid w:val="00387ED4"/>
    <w:rsid w:val="0039054B"/>
    <w:rsid w:val="0039362C"/>
    <w:rsid w:val="00397936"/>
    <w:rsid w:val="003A217B"/>
    <w:rsid w:val="003A521E"/>
    <w:rsid w:val="003A70D7"/>
    <w:rsid w:val="003B12BB"/>
    <w:rsid w:val="003C3FA2"/>
    <w:rsid w:val="003C40D8"/>
    <w:rsid w:val="003C47A6"/>
    <w:rsid w:val="003C776D"/>
    <w:rsid w:val="003D1346"/>
    <w:rsid w:val="003D3555"/>
    <w:rsid w:val="003D6BDB"/>
    <w:rsid w:val="003D790F"/>
    <w:rsid w:val="003E0BAD"/>
    <w:rsid w:val="003E1E71"/>
    <w:rsid w:val="003E4DE0"/>
    <w:rsid w:val="003F0546"/>
    <w:rsid w:val="003F2FC4"/>
    <w:rsid w:val="0040631C"/>
    <w:rsid w:val="00414A28"/>
    <w:rsid w:val="00415086"/>
    <w:rsid w:val="0041767F"/>
    <w:rsid w:val="004207F0"/>
    <w:rsid w:val="00422B46"/>
    <w:rsid w:val="0042505B"/>
    <w:rsid w:val="00433304"/>
    <w:rsid w:val="0044127B"/>
    <w:rsid w:val="00442A54"/>
    <w:rsid w:val="00443DFF"/>
    <w:rsid w:val="00451D71"/>
    <w:rsid w:val="00452912"/>
    <w:rsid w:val="0045415A"/>
    <w:rsid w:val="00454B1F"/>
    <w:rsid w:val="00454E0E"/>
    <w:rsid w:val="004577D2"/>
    <w:rsid w:val="0046009F"/>
    <w:rsid w:val="00460C10"/>
    <w:rsid w:val="00463C77"/>
    <w:rsid w:val="0047487A"/>
    <w:rsid w:val="00474D95"/>
    <w:rsid w:val="004801F0"/>
    <w:rsid w:val="004936A2"/>
    <w:rsid w:val="00493942"/>
    <w:rsid w:val="004940E4"/>
    <w:rsid w:val="004970B0"/>
    <w:rsid w:val="004A5184"/>
    <w:rsid w:val="004A6854"/>
    <w:rsid w:val="004B152B"/>
    <w:rsid w:val="004B4D04"/>
    <w:rsid w:val="004B598B"/>
    <w:rsid w:val="004C0AF0"/>
    <w:rsid w:val="004C77FA"/>
    <w:rsid w:val="004D29A2"/>
    <w:rsid w:val="004D7621"/>
    <w:rsid w:val="004E0AE7"/>
    <w:rsid w:val="004E0E13"/>
    <w:rsid w:val="004E3C04"/>
    <w:rsid w:val="004E5E4D"/>
    <w:rsid w:val="004E75DD"/>
    <w:rsid w:val="004F5FB3"/>
    <w:rsid w:val="00500989"/>
    <w:rsid w:val="005022DC"/>
    <w:rsid w:val="00503A60"/>
    <w:rsid w:val="00505D46"/>
    <w:rsid w:val="00507844"/>
    <w:rsid w:val="00513C8D"/>
    <w:rsid w:val="00515862"/>
    <w:rsid w:val="00522311"/>
    <w:rsid w:val="00525111"/>
    <w:rsid w:val="00525A30"/>
    <w:rsid w:val="005260C9"/>
    <w:rsid w:val="00530F4A"/>
    <w:rsid w:val="0053372C"/>
    <w:rsid w:val="00536350"/>
    <w:rsid w:val="00541A7D"/>
    <w:rsid w:val="0054263F"/>
    <w:rsid w:val="00542B38"/>
    <w:rsid w:val="00543B5D"/>
    <w:rsid w:val="00547583"/>
    <w:rsid w:val="00550237"/>
    <w:rsid w:val="00551BD3"/>
    <w:rsid w:val="00553128"/>
    <w:rsid w:val="005533FE"/>
    <w:rsid w:val="0055457C"/>
    <w:rsid w:val="0055775C"/>
    <w:rsid w:val="00560FA8"/>
    <w:rsid w:val="00561772"/>
    <w:rsid w:val="00561AAD"/>
    <w:rsid w:val="005627AA"/>
    <w:rsid w:val="00563467"/>
    <w:rsid w:val="0056479C"/>
    <w:rsid w:val="00565486"/>
    <w:rsid w:val="0056694C"/>
    <w:rsid w:val="0057177B"/>
    <w:rsid w:val="005726E9"/>
    <w:rsid w:val="00573BD6"/>
    <w:rsid w:val="005813DD"/>
    <w:rsid w:val="00581CC8"/>
    <w:rsid w:val="005858CE"/>
    <w:rsid w:val="00586C1B"/>
    <w:rsid w:val="00590F0F"/>
    <w:rsid w:val="0059424D"/>
    <w:rsid w:val="0059539E"/>
    <w:rsid w:val="00597365"/>
    <w:rsid w:val="00597710"/>
    <w:rsid w:val="005A19D3"/>
    <w:rsid w:val="005A210F"/>
    <w:rsid w:val="005A4CE4"/>
    <w:rsid w:val="005A5126"/>
    <w:rsid w:val="005A5C4B"/>
    <w:rsid w:val="005B09C0"/>
    <w:rsid w:val="005B3DD6"/>
    <w:rsid w:val="005B4DFB"/>
    <w:rsid w:val="005B512C"/>
    <w:rsid w:val="005B7714"/>
    <w:rsid w:val="005C0960"/>
    <w:rsid w:val="005C204F"/>
    <w:rsid w:val="005D0C63"/>
    <w:rsid w:val="005D32ED"/>
    <w:rsid w:val="005E2CC7"/>
    <w:rsid w:val="005E3B7C"/>
    <w:rsid w:val="005E537C"/>
    <w:rsid w:val="005E5C5F"/>
    <w:rsid w:val="005E6EDE"/>
    <w:rsid w:val="005F2BFE"/>
    <w:rsid w:val="005F485E"/>
    <w:rsid w:val="005F5708"/>
    <w:rsid w:val="00610434"/>
    <w:rsid w:val="006127FB"/>
    <w:rsid w:val="00612F8A"/>
    <w:rsid w:val="006148D2"/>
    <w:rsid w:val="00615A74"/>
    <w:rsid w:val="0063077B"/>
    <w:rsid w:val="00631BDB"/>
    <w:rsid w:val="00635B5B"/>
    <w:rsid w:val="00635BAD"/>
    <w:rsid w:val="00637BDC"/>
    <w:rsid w:val="00642D67"/>
    <w:rsid w:val="00643C00"/>
    <w:rsid w:val="00650A92"/>
    <w:rsid w:val="0065538B"/>
    <w:rsid w:val="00661CBA"/>
    <w:rsid w:val="00673268"/>
    <w:rsid w:val="00681494"/>
    <w:rsid w:val="00685416"/>
    <w:rsid w:val="0069222D"/>
    <w:rsid w:val="0069553B"/>
    <w:rsid w:val="00697083"/>
    <w:rsid w:val="006A3659"/>
    <w:rsid w:val="006A438B"/>
    <w:rsid w:val="006A6D4E"/>
    <w:rsid w:val="006A73D4"/>
    <w:rsid w:val="006B0069"/>
    <w:rsid w:val="006B1F99"/>
    <w:rsid w:val="006B2063"/>
    <w:rsid w:val="006B6A99"/>
    <w:rsid w:val="006D3CE2"/>
    <w:rsid w:val="006E150F"/>
    <w:rsid w:val="006E45CD"/>
    <w:rsid w:val="006E756D"/>
    <w:rsid w:val="006F2B3D"/>
    <w:rsid w:val="006F4E6E"/>
    <w:rsid w:val="006F50D3"/>
    <w:rsid w:val="00700052"/>
    <w:rsid w:val="00700CE6"/>
    <w:rsid w:val="00700E2E"/>
    <w:rsid w:val="00703C1A"/>
    <w:rsid w:val="00704B1D"/>
    <w:rsid w:val="00716E83"/>
    <w:rsid w:val="00724A07"/>
    <w:rsid w:val="00727D87"/>
    <w:rsid w:val="00732663"/>
    <w:rsid w:val="00736D42"/>
    <w:rsid w:val="00742B23"/>
    <w:rsid w:val="00744855"/>
    <w:rsid w:val="00745FC2"/>
    <w:rsid w:val="0074621F"/>
    <w:rsid w:val="00753428"/>
    <w:rsid w:val="007612B4"/>
    <w:rsid w:val="00764590"/>
    <w:rsid w:val="00767EBB"/>
    <w:rsid w:val="00772E59"/>
    <w:rsid w:val="00783213"/>
    <w:rsid w:val="00783C87"/>
    <w:rsid w:val="0078467A"/>
    <w:rsid w:val="00784F1B"/>
    <w:rsid w:val="007A025C"/>
    <w:rsid w:val="007A312E"/>
    <w:rsid w:val="007A3EA8"/>
    <w:rsid w:val="007C4ACE"/>
    <w:rsid w:val="007D0CD1"/>
    <w:rsid w:val="007D2D38"/>
    <w:rsid w:val="007E2C54"/>
    <w:rsid w:val="007E3322"/>
    <w:rsid w:val="007F02CC"/>
    <w:rsid w:val="007F125C"/>
    <w:rsid w:val="007F2021"/>
    <w:rsid w:val="008031D2"/>
    <w:rsid w:val="008049E7"/>
    <w:rsid w:val="008149BD"/>
    <w:rsid w:val="0081622B"/>
    <w:rsid w:val="00821563"/>
    <w:rsid w:val="00823AEC"/>
    <w:rsid w:val="0082431B"/>
    <w:rsid w:val="00826116"/>
    <w:rsid w:val="00827A98"/>
    <w:rsid w:val="008306FB"/>
    <w:rsid w:val="00831576"/>
    <w:rsid w:val="0084241E"/>
    <w:rsid w:val="00844779"/>
    <w:rsid w:val="0084572B"/>
    <w:rsid w:val="008507CA"/>
    <w:rsid w:val="00862F97"/>
    <w:rsid w:val="0086783D"/>
    <w:rsid w:val="00867871"/>
    <w:rsid w:val="00875234"/>
    <w:rsid w:val="008756B4"/>
    <w:rsid w:val="00875D5E"/>
    <w:rsid w:val="0088561D"/>
    <w:rsid w:val="008919ED"/>
    <w:rsid w:val="00891BCA"/>
    <w:rsid w:val="008921DF"/>
    <w:rsid w:val="0089357B"/>
    <w:rsid w:val="008965BD"/>
    <w:rsid w:val="008971F0"/>
    <w:rsid w:val="008A00AC"/>
    <w:rsid w:val="008A0672"/>
    <w:rsid w:val="008A280E"/>
    <w:rsid w:val="008A4737"/>
    <w:rsid w:val="008A7E48"/>
    <w:rsid w:val="008B0C26"/>
    <w:rsid w:val="008B1E7F"/>
    <w:rsid w:val="008B4F8F"/>
    <w:rsid w:val="008B5BBE"/>
    <w:rsid w:val="008C57A7"/>
    <w:rsid w:val="008C6B22"/>
    <w:rsid w:val="008D2F88"/>
    <w:rsid w:val="008E4450"/>
    <w:rsid w:val="008E7A75"/>
    <w:rsid w:val="008F1B66"/>
    <w:rsid w:val="008F25B4"/>
    <w:rsid w:val="008F2626"/>
    <w:rsid w:val="008F5E84"/>
    <w:rsid w:val="009011EB"/>
    <w:rsid w:val="00904BF9"/>
    <w:rsid w:val="00906178"/>
    <w:rsid w:val="00912A20"/>
    <w:rsid w:val="00913FDA"/>
    <w:rsid w:val="0091709E"/>
    <w:rsid w:val="0091745B"/>
    <w:rsid w:val="00920DB0"/>
    <w:rsid w:val="00922921"/>
    <w:rsid w:val="009231F9"/>
    <w:rsid w:val="00923B15"/>
    <w:rsid w:val="009253C7"/>
    <w:rsid w:val="00933CBC"/>
    <w:rsid w:val="00941B92"/>
    <w:rsid w:val="00944821"/>
    <w:rsid w:val="00953158"/>
    <w:rsid w:val="009557E8"/>
    <w:rsid w:val="0096037E"/>
    <w:rsid w:val="00962DCE"/>
    <w:rsid w:val="00966A06"/>
    <w:rsid w:val="00980ABF"/>
    <w:rsid w:val="009814A2"/>
    <w:rsid w:val="00984AAA"/>
    <w:rsid w:val="00992642"/>
    <w:rsid w:val="009933D7"/>
    <w:rsid w:val="009966D4"/>
    <w:rsid w:val="009A23F3"/>
    <w:rsid w:val="009B684D"/>
    <w:rsid w:val="009C2973"/>
    <w:rsid w:val="009C480A"/>
    <w:rsid w:val="009D3BD4"/>
    <w:rsid w:val="009D4CE5"/>
    <w:rsid w:val="009D6DAD"/>
    <w:rsid w:val="009E1355"/>
    <w:rsid w:val="009E1505"/>
    <w:rsid w:val="009E47C9"/>
    <w:rsid w:val="009E5897"/>
    <w:rsid w:val="009E70E5"/>
    <w:rsid w:val="009F1291"/>
    <w:rsid w:val="009F723C"/>
    <w:rsid w:val="00A026DE"/>
    <w:rsid w:val="00A0536E"/>
    <w:rsid w:val="00A06882"/>
    <w:rsid w:val="00A10A94"/>
    <w:rsid w:val="00A12786"/>
    <w:rsid w:val="00A132CF"/>
    <w:rsid w:val="00A20004"/>
    <w:rsid w:val="00A251D8"/>
    <w:rsid w:val="00A32751"/>
    <w:rsid w:val="00A33844"/>
    <w:rsid w:val="00A33E38"/>
    <w:rsid w:val="00A366BB"/>
    <w:rsid w:val="00A3716B"/>
    <w:rsid w:val="00A423D4"/>
    <w:rsid w:val="00A44356"/>
    <w:rsid w:val="00A460D3"/>
    <w:rsid w:val="00A461CA"/>
    <w:rsid w:val="00A62C81"/>
    <w:rsid w:val="00A62FAD"/>
    <w:rsid w:val="00A65CD9"/>
    <w:rsid w:val="00A67BEC"/>
    <w:rsid w:val="00A707DB"/>
    <w:rsid w:val="00A70E69"/>
    <w:rsid w:val="00A7210A"/>
    <w:rsid w:val="00A76C44"/>
    <w:rsid w:val="00A77A99"/>
    <w:rsid w:val="00A857CA"/>
    <w:rsid w:val="00A858D8"/>
    <w:rsid w:val="00A874C2"/>
    <w:rsid w:val="00A87C28"/>
    <w:rsid w:val="00A90895"/>
    <w:rsid w:val="00A94D84"/>
    <w:rsid w:val="00AA3AF6"/>
    <w:rsid w:val="00AA71BC"/>
    <w:rsid w:val="00AB0124"/>
    <w:rsid w:val="00AB06F9"/>
    <w:rsid w:val="00AB4E93"/>
    <w:rsid w:val="00AC4919"/>
    <w:rsid w:val="00AC5997"/>
    <w:rsid w:val="00AD46CC"/>
    <w:rsid w:val="00AE23C0"/>
    <w:rsid w:val="00AE308C"/>
    <w:rsid w:val="00AE4CA3"/>
    <w:rsid w:val="00AF3EF5"/>
    <w:rsid w:val="00AF75B6"/>
    <w:rsid w:val="00AF795F"/>
    <w:rsid w:val="00B00053"/>
    <w:rsid w:val="00B01538"/>
    <w:rsid w:val="00B0660E"/>
    <w:rsid w:val="00B07EDB"/>
    <w:rsid w:val="00B12064"/>
    <w:rsid w:val="00B14E54"/>
    <w:rsid w:val="00B16BF0"/>
    <w:rsid w:val="00B252C4"/>
    <w:rsid w:val="00B30CC9"/>
    <w:rsid w:val="00B32899"/>
    <w:rsid w:val="00B346CD"/>
    <w:rsid w:val="00B417F3"/>
    <w:rsid w:val="00B4371B"/>
    <w:rsid w:val="00B45F7C"/>
    <w:rsid w:val="00B514D2"/>
    <w:rsid w:val="00B5191B"/>
    <w:rsid w:val="00B63E4C"/>
    <w:rsid w:val="00B64F56"/>
    <w:rsid w:val="00B74207"/>
    <w:rsid w:val="00B75992"/>
    <w:rsid w:val="00B759E8"/>
    <w:rsid w:val="00B75FD7"/>
    <w:rsid w:val="00B839D1"/>
    <w:rsid w:val="00B90310"/>
    <w:rsid w:val="00B9456D"/>
    <w:rsid w:val="00B94AFC"/>
    <w:rsid w:val="00B9587B"/>
    <w:rsid w:val="00BA33BB"/>
    <w:rsid w:val="00BB1E3D"/>
    <w:rsid w:val="00BB6B5A"/>
    <w:rsid w:val="00BB7B47"/>
    <w:rsid w:val="00BC5F00"/>
    <w:rsid w:val="00BC643E"/>
    <w:rsid w:val="00BD230E"/>
    <w:rsid w:val="00BD3095"/>
    <w:rsid w:val="00BD3C99"/>
    <w:rsid w:val="00BE29FC"/>
    <w:rsid w:val="00BE2ED5"/>
    <w:rsid w:val="00BE67DC"/>
    <w:rsid w:val="00BE6BD8"/>
    <w:rsid w:val="00BE744D"/>
    <w:rsid w:val="00BF0C4F"/>
    <w:rsid w:val="00BF1F75"/>
    <w:rsid w:val="00BF25C1"/>
    <w:rsid w:val="00BF29A8"/>
    <w:rsid w:val="00C011AD"/>
    <w:rsid w:val="00C01830"/>
    <w:rsid w:val="00C030D4"/>
    <w:rsid w:val="00C07BE5"/>
    <w:rsid w:val="00C115DF"/>
    <w:rsid w:val="00C200BD"/>
    <w:rsid w:val="00C3053D"/>
    <w:rsid w:val="00C30EE8"/>
    <w:rsid w:val="00C321A2"/>
    <w:rsid w:val="00C3242F"/>
    <w:rsid w:val="00C330B2"/>
    <w:rsid w:val="00C418D9"/>
    <w:rsid w:val="00C42F2D"/>
    <w:rsid w:val="00C463B9"/>
    <w:rsid w:val="00C62BFC"/>
    <w:rsid w:val="00C6471A"/>
    <w:rsid w:val="00C66351"/>
    <w:rsid w:val="00C66D40"/>
    <w:rsid w:val="00C70075"/>
    <w:rsid w:val="00C70B46"/>
    <w:rsid w:val="00C70F9D"/>
    <w:rsid w:val="00C71FAF"/>
    <w:rsid w:val="00C747AA"/>
    <w:rsid w:val="00C755EE"/>
    <w:rsid w:val="00C81C5E"/>
    <w:rsid w:val="00C8273B"/>
    <w:rsid w:val="00C83ABA"/>
    <w:rsid w:val="00C90722"/>
    <w:rsid w:val="00C907B1"/>
    <w:rsid w:val="00C97614"/>
    <w:rsid w:val="00CA0EBD"/>
    <w:rsid w:val="00CA48B9"/>
    <w:rsid w:val="00CB200A"/>
    <w:rsid w:val="00CB2B7F"/>
    <w:rsid w:val="00CB2EEB"/>
    <w:rsid w:val="00CD261B"/>
    <w:rsid w:val="00CD3ECD"/>
    <w:rsid w:val="00CE3331"/>
    <w:rsid w:val="00CE7931"/>
    <w:rsid w:val="00CF3B5E"/>
    <w:rsid w:val="00CF3E35"/>
    <w:rsid w:val="00D00ADE"/>
    <w:rsid w:val="00D00DA0"/>
    <w:rsid w:val="00D05152"/>
    <w:rsid w:val="00D07698"/>
    <w:rsid w:val="00D10136"/>
    <w:rsid w:val="00D101D7"/>
    <w:rsid w:val="00D168E2"/>
    <w:rsid w:val="00D171A1"/>
    <w:rsid w:val="00D205C6"/>
    <w:rsid w:val="00D220D0"/>
    <w:rsid w:val="00D23866"/>
    <w:rsid w:val="00D26EF3"/>
    <w:rsid w:val="00D30AEF"/>
    <w:rsid w:val="00D33641"/>
    <w:rsid w:val="00D33871"/>
    <w:rsid w:val="00D440CB"/>
    <w:rsid w:val="00D4789F"/>
    <w:rsid w:val="00D518BE"/>
    <w:rsid w:val="00D549F6"/>
    <w:rsid w:val="00D55B71"/>
    <w:rsid w:val="00D5743E"/>
    <w:rsid w:val="00D60575"/>
    <w:rsid w:val="00D63A60"/>
    <w:rsid w:val="00D705D0"/>
    <w:rsid w:val="00D70E3C"/>
    <w:rsid w:val="00D72796"/>
    <w:rsid w:val="00D72D98"/>
    <w:rsid w:val="00D730FC"/>
    <w:rsid w:val="00D73D16"/>
    <w:rsid w:val="00D73D52"/>
    <w:rsid w:val="00D75F37"/>
    <w:rsid w:val="00D801AD"/>
    <w:rsid w:val="00D80A6B"/>
    <w:rsid w:val="00D833FB"/>
    <w:rsid w:val="00D850E8"/>
    <w:rsid w:val="00D923AF"/>
    <w:rsid w:val="00D93519"/>
    <w:rsid w:val="00D96A48"/>
    <w:rsid w:val="00D979F6"/>
    <w:rsid w:val="00DA0433"/>
    <w:rsid w:val="00DA05DF"/>
    <w:rsid w:val="00DA0F8D"/>
    <w:rsid w:val="00DA51B8"/>
    <w:rsid w:val="00DA6B2A"/>
    <w:rsid w:val="00DA7F85"/>
    <w:rsid w:val="00DB4C06"/>
    <w:rsid w:val="00DB4D2C"/>
    <w:rsid w:val="00DB7C01"/>
    <w:rsid w:val="00DC378D"/>
    <w:rsid w:val="00DC6871"/>
    <w:rsid w:val="00DD1A90"/>
    <w:rsid w:val="00DD609E"/>
    <w:rsid w:val="00DE0A28"/>
    <w:rsid w:val="00DE14F8"/>
    <w:rsid w:val="00DE2342"/>
    <w:rsid w:val="00DE7B24"/>
    <w:rsid w:val="00DF20A8"/>
    <w:rsid w:val="00DF2739"/>
    <w:rsid w:val="00DF6D9A"/>
    <w:rsid w:val="00DF7A5A"/>
    <w:rsid w:val="00E05E9B"/>
    <w:rsid w:val="00E067F9"/>
    <w:rsid w:val="00E07D7E"/>
    <w:rsid w:val="00E14EBD"/>
    <w:rsid w:val="00E15936"/>
    <w:rsid w:val="00E17AF6"/>
    <w:rsid w:val="00E203AD"/>
    <w:rsid w:val="00E21916"/>
    <w:rsid w:val="00E21CF5"/>
    <w:rsid w:val="00E24BD8"/>
    <w:rsid w:val="00E26FDF"/>
    <w:rsid w:val="00E31FB0"/>
    <w:rsid w:val="00E32C7F"/>
    <w:rsid w:val="00E35280"/>
    <w:rsid w:val="00E35C05"/>
    <w:rsid w:val="00E35D15"/>
    <w:rsid w:val="00E362EB"/>
    <w:rsid w:val="00E4731D"/>
    <w:rsid w:val="00E51152"/>
    <w:rsid w:val="00E5400E"/>
    <w:rsid w:val="00E56BFC"/>
    <w:rsid w:val="00E60AEF"/>
    <w:rsid w:val="00E60CAF"/>
    <w:rsid w:val="00E61551"/>
    <w:rsid w:val="00E64446"/>
    <w:rsid w:val="00E71681"/>
    <w:rsid w:val="00E7213C"/>
    <w:rsid w:val="00E7376A"/>
    <w:rsid w:val="00E7512F"/>
    <w:rsid w:val="00E77250"/>
    <w:rsid w:val="00E847CA"/>
    <w:rsid w:val="00E849D1"/>
    <w:rsid w:val="00E860EF"/>
    <w:rsid w:val="00E87CEA"/>
    <w:rsid w:val="00E92B21"/>
    <w:rsid w:val="00E9337B"/>
    <w:rsid w:val="00EA3AEC"/>
    <w:rsid w:val="00EA4CF7"/>
    <w:rsid w:val="00EA6553"/>
    <w:rsid w:val="00EB08C5"/>
    <w:rsid w:val="00EB1B64"/>
    <w:rsid w:val="00EB1D9B"/>
    <w:rsid w:val="00EB3838"/>
    <w:rsid w:val="00EB5D91"/>
    <w:rsid w:val="00EB5EE0"/>
    <w:rsid w:val="00EC0116"/>
    <w:rsid w:val="00EC0E39"/>
    <w:rsid w:val="00EC3F83"/>
    <w:rsid w:val="00ED3F96"/>
    <w:rsid w:val="00ED59A4"/>
    <w:rsid w:val="00ED7876"/>
    <w:rsid w:val="00EE0401"/>
    <w:rsid w:val="00EE46E5"/>
    <w:rsid w:val="00EE4712"/>
    <w:rsid w:val="00EF36C7"/>
    <w:rsid w:val="00EF6B4D"/>
    <w:rsid w:val="00EF77A3"/>
    <w:rsid w:val="00F0121C"/>
    <w:rsid w:val="00F02C53"/>
    <w:rsid w:val="00F03C2F"/>
    <w:rsid w:val="00F0665B"/>
    <w:rsid w:val="00F134E7"/>
    <w:rsid w:val="00F13B62"/>
    <w:rsid w:val="00F141D8"/>
    <w:rsid w:val="00F170B6"/>
    <w:rsid w:val="00F226B1"/>
    <w:rsid w:val="00F246FA"/>
    <w:rsid w:val="00F31A7F"/>
    <w:rsid w:val="00F42231"/>
    <w:rsid w:val="00F505E7"/>
    <w:rsid w:val="00F5441E"/>
    <w:rsid w:val="00F564EF"/>
    <w:rsid w:val="00F6375B"/>
    <w:rsid w:val="00F64FC5"/>
    <w:rsid w:val="00F665DA"/>
    <w:rsid w:val="00F70726"/>
    <w:rsid w:val="00F720AD"/>
    <w:rsid w:val="00F77622"/>
    <w:rsid w:val="00F80764"/>
    <w:rsid w:val="00F808A2"/>
    <w:rsid w:val="00FA3C3C"/>
    <w:rsid w:val="00FA4789"/>
    <w:rsid w:val="00FA50D6"/>
    <w:rsid w:val="00FB3F3E"/>
    <w:rsid w:val="00FB67F8"/>
    <w:rsid w:val="00FC4100"/>
    <w:rsid w:val="00FD0267"/>
    <w:rsid w:val="00FD17E3"/>
    <w:rsid w:val="00FD2810"/>
    <w:rsid w:val="00FD2F06"/>
    <w:rsid w:val="00FD3CE7"/>
    <w:rsid w:val="00FD3FEB"/>
    <w:rsid w:val="00FD621B"/>
    <w:rsid w:val="00FE1B54"/>
    <w:rsid w:val="00FF1582"/>
    <w:rsid w:val="00FF28B0"/>
    <w:rsid w:val="00FF563D"/>
    <w:rsid w:val="00FF793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0898">
      <o:colormenu v:ext="edit" fillcolor="none" strokecolor="red"/>
    </o:shapedefaults>
    <o:shapelayout v:ext="edit">
      <o:idmap v:ext="edit" data="1"/>
      <o:rules v:ext="edit">
        <o:r id="V:Rule21" type="connector" idref="#_x0000_s1078"/>
        <o:r id="V:Rule22" type="connector" idref="#_x0000_s1134"/>
        <o:r id="V:Rule23" type="connector" idref="#_x0000_s1119"/>
        <o:r id="V:Rule24" type="connector" idref="#_x0000_s1081"/>
        <o:r id="V:Rule25" type="connector" idref="#_x0000_s1072"/>
        <o:r id="V:Rule26" type="connector" idref="#_x0000_s1056"/>
        <o:r id="V:Rule27" type="connector" idref="#_x0000_s1100"/>
        <o:r id="V:Rule28" type="connector" idref="#_x0000_s1095"/>
        <o:r id="V:Rule29" type="connector" idref="#_x0000_s1104"/>
        <o:r id="V:Rule30" type="connector" idref="#_x0000_s1102"/>
        <o:r id="V:Rule31" type="connector" idref="#_x0000_s1108"/>
        <o:r id="V:Rule32" type="connector" idref="#_x0000_s1106"/>
        <o:r id="V:Rule33" type="connector" idref="#_x0000_s1101"/>
        <o:r id="V:Rule34" type="connector" idref="#_x0000_s1044"/>
        <o:r id="V:Rule35" type="connector" idref="#_x0000_s1087"/>
        <o:r id="V:Rule36" type="connector" idref="#_x0000_s1116"/>
        <o:r id="V:Rule37" type="connector" idref="#_x0000_s1039"/>
        <o:r id="V:Rule38" type="connector" idref="#_x0000_s1057"/>
        <o:r id="V:Rule39" type="connector" idref="#_x0000_s1088"/>
        <o:r id="V:Rule40"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457C"/>
    <w:pPr>
      <w:widowControl w:val="0"/>
      <w:wordWrap w:val="0"/>
      <w:autoSpaceDE w:val="0"/>
      <w:autoSpaceDN w:val="0"/>
      <w:jc w:val="both"/>
    </w:pPr>
  </w:style>
  <w:style w:type="paragraph" w:styleId="1">
    <w:name w:val="heading 1"/>
    <w:basedOn w:val="a"/>
    <w:next w:val="a"/>
    <w:link w:val="1Char"/>
    <w:uiPriority w:val="9"/>
    <w:qFormat/>
    <w:rsid w:val="00515862"/>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DE7B24"/>
    <w:pPr>
      <w:widowControl/>
      <w:wordWrap/>
      <w:autoSpaceDE/>
      <w:autoSpaceDN/>
      <w:spacing w:before="100" w:beforeAutospacing="1" w:after="100" w:afterAutospacing="1"/>
      <w:jc w:val="left"/>
      <w:outlineLvl w:val="1"/>
    </w:pPr>
    <w:rPr>
      <w:rFonts w:ascii="굴림" w:eastAsia="굴림" w:hAnsi="굴림" w:cs="굴림"/>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05152"/>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D05152"/>
    <w:rPr>
      <w:rFonts w:asciiTheme="majorHAnsi" w:eastAsiaTheme="majorEastAsia" w:hAnsiTheme="majorHAnsi" w:cstheme="majorBidi"/>
      <w:sz w:val="18"/>
      <w:szCs w:val="18"/>
    </w:rPr>
  </w:style>
  <w:style w:type="table" w:styleId="a4">
    <w:name w:val="Table Grid"/>
    <w:basedOn w:val="a1"/>
    <w:uiPriority w:val="59"/>
    <w:rsid w:val="00D0515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header"/>
    <w:basedOn w:val="a"/>
    <w:link w:val="Char0"/>
    <w:uiPriority w:val="99"/>
    <w:semiHidden/>
    <w:unhideWhenUsed/>
    <w:rsid w:val="00FC4100"/>
    <w:pPr>
      <w:tabs>
        <w:tab w:val="center" w:pos="4513"/>
        <w:tab w:val="right" w:pos="9026"/>
      </w:tabs>
      <w:snapToGrid w:val="0"/>
    </w:pPr>
  </w:style>
  <w:style w:type="character" w:customStyle="1" w:styleId="Char0">
    <w:name w:val="머리글 Char"/>
    <w:basedOn w:val="a0"/>
    <w:link w:val="a5"/>
    <w:uiPriority w:val="99"/>
    <w:semiHidden/>
    <w:rsid w:val="00FC4100"/>
  </w:style>
  <w:style w:type="paragraph" w:styleId="a6">
    <w:name w:val="footer"/>
    <w:basedOn w:val="a"/>
    <w:link w:val="Char1"/>
    <w:uiPriority w:val="99"/>
    <w:semiHidden/>
    <w:unhideWhenUsed/>
    <w:rsid w:val="00FC4100"/>
    <w:pPr>
      <w:tabs>
        <w:tab w:val="center" w:pos="4513"/>
        <w:tab w:val="right" w:pos="9026"/>
      </w:tabs>
      <w:snapToGrid w:val="0"/>
    </w:pPr>
  </w:style>
  <w:style w:type="character" w:customStyle="1" w:styleId="Char1">
    <w:name w:val="바닥글 Char"/>
    <w:basedOn w:val="a0"/>
    <w:link w:val="a6"/>
    <w:uiPriority w:val="99"/>
    <w:semiHidden/>
    <w:rsid w:val="00FC4100"/>
  </w:style>
  <w:style w:type="paragraph" w:styleId="a7">
    <w:name w:val="List Paragraph"/>
    <w:basedOn w:val="a"/>
    <w:uiPriority w:val="34"/>
    <w:qFormat/>
    <w:rsid w:val="00D4789F"/>
    <w:pPr>
      <w:ind w:leftChars="400" w:left="800"/>
    </w:pPr>
  </w:style>
  <w:style w:type="character" w:styleId="a8">
    <w:name w:val="Hyperlink"/>
    <w:basedOn w:val="a0"/>
    <w:uiPriority w:val="99"/>
    <w:unhideWhenUsed/>
    <w:rsid w:val="00B252C4"/>
    <w:rPr>
      <w:color w:val="0000FF" w:themeColor="hyperlink"/>
      <w:u w:val="single"/>
    </w:rPr>
  </w:style>
  <w:style w:type="character" w:customStyle="1" w:styleId="2Char">
    <w:name w:val="제목 2 Char"/>
    <w:basedOn w:val="a0"/>
    <w:link w:val="2"/>
    <w:uiPriority w:val="9"/>
    <w:rsid w:val="00DE7B24"/>
    <w:rPr>
      <w:rFonts w:ascii="굴림" w:eastAsia="굴림" w:hAnsi="굴림" w:cs="굴림"/>
      <w:b/>
      <w:bCs/>
      <w:kern w:val="0"/>
      <w:sz w:val="36"/>
      <w:szCs w:val="36"/>
    </w:rPr>
  </w:style>
  <w:style w:type="character" w:customStyle="1" w:styleId="entry-title">
    <w:name w:val="entry-title"/>
    <w:basedOn w:val="a0"/>
    <w:rsid w:val="00DE7B24"/>
  </w:style>
  <w:style w:type="character" w:customStyle="1" w:styleId="apple-converted-space">
    <w:name w:val="apple-converted-space"/>
    <w:basedOn w:val="a0"/>
    <w:rsid w:val="00DE7B24"/>
  </w:style>
  <w:style w:type="paragraph" w:styleId="a9">
    <w:name w:val="Normal (Web)"/>
    <w:basedOn w:val="a"/>
    <w:uiPriority w:val="99"/>
    <w:unhideWhenUsed/>
    <w:rsid w:val="0005375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a">
    <w:name w:val="Strong"/>
    <w:basedOn w:val="a0"/>
    <w:uiPriority w:val="22"/>
    <w:qFormat/>
    <w:rsid w:val="00053757"/>
    <w:rPr>
      <w:b/>
      <w:bCs/>
    </w:rPr>
  </w:style>
  <w:style w:type="paragraph" w:customStyle="1" w:styleId="morelessfold">
    <w:name w:val="moreless_fold"/>
    <w:basedOn w:val="a"/>
    <w:rsid w:val="0005375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b">
    <w:name w:val="FollowedHyperlink"/>
    <w:basedOn w:val="a0"/>
    <w:uiPriority w:val="99"/>
    <w:semiHidden/>
    <w:unhideWhenUsed/>
    <w:rsid w:val="00673268"/>
    <w:rPr>
      <w:color w:val="800080" w:themeColor="followedHyperlink"/>
      <w:u w:val="single"/>
    </w:rPr>
  </w:style>
  <w:style w:type="character" w:customStyle="1" w:styleId="apple-style-span">
    <w:name w:val="apple-style-span"/>
    <w:basedOn w:val="a0"/>
    <w:rsid w:val="00783213"/>
  </w:style>
  <w:style w:type="character" w:customStyle="1" w:styleId="1Char">
    <w:name w:val="제목 1 Char"/>
    <w:basedOn w:val="a0"/>
    <w:link w:val="1"/>
    <w:uiPriority w:val="9"/>
    <w:rsid w:val="00515862"/>
    <w:rPr>
      <w:rFonts w:asciiTheme="majorHAnsi" w:eastAsiaTheme="majorEastAsia" w:hAnsiTheme="majorHAnsi" w:cstheme="majorBidi"/>
      <w:sz w:val="28"/>
      <w:szCs w:val="28"/>
    </w:rPr>
  </w:style>
  <w:style w:type="character" w:customStyle="1" w:styleId="editsection">
    <w:name w:val="editsection"/>
    <w:basedOn w:val="a0"/>
    <w:rsid w:val="00515862"/>
  </w:style>
  <w:style w:type="character" w:customStyle="1" w:styleId="mw-headline">
    <w:name w:val="mw-headline"/>
    <w:basedOn w:val="a0"/>
    <w:rsid w:val="00515862"/>
  </w:style>
  <w:style w:type="character" w:customStyle="1" w:styleId="sortarrow">
    <w:name w:val="sortarrow"/>
    <w:basedOn w:val="a0"/>
    <w:rsid w:val="00515862"/>
  </w:style>
  <w:style w:type="character" w:customStyle="1" w:styleId="collapsebutton">
    <w:name w:val="collapsebutton"/>
    <w:basedOn w:val="a0"/>
    <w:rsid w:val="00515862"/>
  </w:style>
  <w:style w:type="character" w:customStyle="1" w:styleId="noprint">
    <w:name w:val="noprint"/>
    <w:basedOn w:val="a0"/>
    <w:rsid w:val="00515862"/>
  </w:style>
</w:styles>
</file>

<file path=word/webSettings.xml><?xml version="1.0" encoding="utf-8"?>
<w:webSettings xmlns:r="http://schemas.openxmlformats.org/officeDocument/2006/relationships" xmlns:w="http://schemas.openxmlformats.org/wordprocessingml/2006/main">
  <w:divs>
    <w:div w:id="301812478">
      <w:bodyDiv w:val="1"/>
      <w:marLeft w:val="0"/>
      <w:marRight w:val="0"/>
      <w:marTop w:val="0"/>
      <w:marBottom w:val="0"/>
      <w:divBdr>
        <w:top w:val="none" w:sz="0" w:space="0" w:color="auto"/>
        <w:left w:val="none" w:sz="0" w:space="0" w:color="auto"/>
        <w:bottom w:val="none" w:sz="0" w:space="0" w:color="auto"/>
        <w:right w:val="none" w:sz="0" w:space="0" w:color="auto"/>
      </w:divBdr>
      <w:divsChild>
        <w:div w:id="756902846">
          <w:marLeft w:val="0"/>
          <w:marRight w:val="0"/>
          <w:marTop w:val="0"/>
          <w:marBottom w:val="0"/>
          <w:divBdr>
            <w:top w:val="none" w:sz="0" w:space="0" w:color="auto"/>
            <w:left w:val="none" w:sz="0" w:space="0" w:color="auto"/>
            <w:bottom w:val="none" w:sz="0" w:space="0" w:color="auto"/>
            <w:right w:val="none" w:sz="0" w:space="0" w:color="auto"/>
          </w:divBdr>
        </w:div>
        <w:div w:id="1411347705">
          <w:marLeft w:val="0"/>
          <w:marRight w:val="0"/>
          <w:marTop w:val="0"/>
          <w:marBottom w:val="0"/>
          <w:divBdr>
            <w:top w:val="none" w:sz="0" w:space="6" w:color="auto"/>
            <w:left w:val="none" w:sz="0" w:space="12" w:color="auto"/>
            <w:bottom w:val="none" w:sz="0" w:space="10" w:color="auto"/>
            <w:right w:val="none" w:sz="0" w:space="12" w:color="auto"/>
          </w:divBdr>
          <w:divsChild>
            <w:div w:id="1541355069">
              <w:marLeft w:val="0"/>
              <w:marRight w:val="0"/>
              <w:marTop w:val="0"/>
              <w:marBottom w:val="0"/>
              <w:divBdr>
                <w:top w:val="none" w:sz="0" w:space="0" w:color="auto"/>
                <w:left w:val="none" w:sz="0" w:space="0" w:color="auto"/>
                <w:bottom w:val="none" w:sz="0" w:space="0" w:color="auto"/>
                <w:right w:val="none" w:sz="0" w:space="0" w:color="auto"/>
              </w:divBdr>
              <w:divsChild>
                <w:div w:id="1924024049">
                  <w:marLeft w:val="0"/>
                  <w:marRight w:val="0"/>
                  <w:marTop w:val="0"/>
                  <w:marBottom w:val="0"/>
                  <w:divBdr>
                    <w:top w:val="double" w:sz="4" w:space="6" w:color="9FD331"/>
                    <w:left w:val="double" w:sz="4" w:space="6" w:color="9FD331"/>
                    <w:bottom w:val="double" w:sz="4" w:space="6" w:color="9FD331"/>
                    <w:right w:val="double" w:sz="4" w:space="6" w:color="9FD331"/>
                  </w:divBdr>
                </w:div>
                <w:div w:id="704597098">
                  <w:marLeft w:val="0"/>
                  <w:marRight w:val="0"/>
                  <w:marTop w:val="58"/>
                  <w:marBottom w:val="58"/>
                  <w:divBdr>
                    <w:top w:val="none" w:sz="0" w:space="0" w:color="auto"/>
                    <w:left w:val="none" w:sz="0" w:space="0" w:color="auto"/>
                    <w:bottom w:val="none" w:sz="0" w:space="0" w:color="auto"/>
                    <w:right w:val="none" w:sz="0" w:space="0" w:color="auto"/>
                  </w:divBdr>
                </w:div>
                <w:div w:id="1363359407">
                  <w:marLeft w:val="0"/>
                  <w:marRight w:val="0"/>
                  <w:marTop w:val="0"/>
                  <w:marBottom w:val="0"/>
                  <w:divBdr>
                    <w:top w:val="single" w:sz="4" w:space="6" w:color="79A5E4"/>
                    <w:left w:val="single" w:sz="4" w:space="6" w:color="79A5E4"/>
                    <w:bottom w:val="single" w:sz="4" w:space="6" w:color="79A5E4"/>
                    <w:right w:val="single" w:sz="4" w:space="6" w:color="79A5E4"/>
                  </w:divBdr>
                </w:div>
                <w:div w:id="1688093593">
                  <w:marLeft w:val="0"/>
                  <w:marRight w:val="0"/>
                  <w:marTop w:val="0"/>
                  <w:marBottom w:val="0"/>
                  <w:divBdr>
                    <w:top w:val="single" w:sz="4" w:space="6" w:color="79A5E4"/>
                    <w:left w:val="single" w:sz="4" w:space="6" w:color="79A5E4"/>
                    <w:bottom w:val="single" w:sz="4" w:space="6" w:color="79A5E4"/>
                    <w:right w:val="single" w:sz="4" w:space="6" w:color="79A5E4"/>
                  </w:divBdr>
                </w:div>
                <w:div w:id="585187098">
                  <w:marLeft w:val="0"/>
                  <w:marRight w:val="0"/>
                  <w:marTop w:val="0"/>
                  <w:marBottom w:val="0"/>
                  <w:divBdr>
                    <w:top w:val="double" w:sz="4" w:space="6" w:color="9FD331"/>
                    <w:left w:val="double" w:sz="4" w:space="6" w:color="9FD331"/>
                    <w:bottom w:val="double" w:sz="4" w:space="6" w:color="9FD331"/>
                    <w:right w:val="double" w:sz="4" w:space="6" w:color="9FD331"/>
                  </w:divBdr>
                </w:div>
              </w:divsChild>
            </w:div>
          </w:divsChild>
        </w:div>
      </w:divsChild>
    </w:div>
    <w:div w:id="610281600">
      <w:bodyDiv w:val="1"/>
      <w:marLeft w:val="0"/>
      <w:marRight w:val="0"/>
      <w:marTop w:val="0"/>
      <w:marBottom w:val="0"/>
      <w:divBdr>
        <w:top w:val="none" w:sz="0" w:space="0" w:color="auto"/>
        <w:left w:val="none" w:sz="0" w:space="0" w:color="auto"/>
        <w:bottom w:val="none" w:sz="0" w:space="0" w:color="auto"/>
        <w:right w:val="none" w:sz="0" w:space="0" w:color="auto"/>
      </w:divBdr>
      <w:divsChild>
        <w:div w:id="992484318">
          <w:marLeft w:val="0"/>
          <w:marRight w:val="0"/>
          <w:marTop w:val="0"/>
          <w:marBottom w:val="0"/>
          <w:divBdr>
            <w:top w:val="none" w:sz="0" w:space="0" w:color="auto"/>
            <w:left w:val="none" w:sz="0" w:space="0" w:color="auto"/>
            <w:bottom w:val="none" w:sz="0" w:space="0" w:color="auto"/>
            <w:right w:val="none" w:sz="0" w:space="0" w:color="auto"/>
          </w:divBdr>
          <w:divsChild>
            <w:div w:id="1105224621">
              <w:marLeft w:val="0"/>
              <w:marRight w:val="0"/>
              <w:marTop w:val="0"/>
              <w:marBottom w:val="0"/>
              <w:divBdr>
                <w:top w:val="none" w:sz="0" w:space="0" w:color="auto"/>
                <w:left w:val="none" w:sz="0" w:space="0" w:color="auto"/>
                <w:bottom w:val="none" w:sz="0" w:space="0" w:color="auto"/>
                <w:right w:val="none" w:sz="0" w:space="0" w:color="auto"/>
              </w:divBdr>
            </w:div>
            <w:div w:id="814109">
              <w:marLeft w:val="0"/>
              <w:marRight w:val="0"/>
              <w:marTop w:val="0"/>
              <w:marBottom w:val="0"/>
              <w:divBdr>
                <w:top w:val="none" w:sz="0" w:space="0" w:color="auto"/>
                <w:left w:val="none" w:sz="0" w:space="0" w:color="auto"/>
                <w:bottom w:val="none" w:sz="0" w:space="0" w:color="auto"/>
                <w:right w:val="none" w:sz="0" w:space="0" w:color="auto"/>
              </w:divBdr>
            </w:div>
            <w:div w:id="1334797638">
              <w:marLeft w:val="0"/>
              <w:marRight w:val="0"/>
              <w:marTop w:val="0"/>
              <w:marBottom w:val="0"/>
              <w:divBdr>
                <w:top w:val="none" w:sz="0" w:space="0" w:color="auto"/>
                <w:left w:val="none" w:sz="0" w:space="0" w:color="auto"/>
                <w:bottom w:val="none" w:sz="0" w:space="0" w:color="auto"/>
                <w:right w:val="none" w:sz="0" w:space="0" w:color="auto"/>
              </w:divBdr>
            </w:div>
            <w:div w:id="936905480">
              <w:marLeft w:val="0"/>
              <w:marRight w:val="0"/>
              <w:marTop w:val="0"/>
              <w:marBottom w:val="0"/>
              <w:divBdr>
                <w:top w:val="none" w:sz="0" w:space="0" w:color="auto"/>
                <w:left w:val="none" w:sz="0" w:space="0" w:color="auto"/>
                <w:bottom w:val="none" w:sz="0" w:space="0" w:color="auto"/>
                <w:right w:val="none" w:sz="0" w:space="0" w:color="auto"/>
              </w:divBdr>
              <w:divsChild>
                <w:div w:id="1254433706">
                  <w:marLeft w:val="0"/>
                  <w:marRight w:val="0"/>
                  <w:marTop w:val="0"/>
                  <w:marBottom w:val="0"/>
                  <w:divBdr>
                    <w:top w:val="none" w:sz="0" w:space="0" w:color="auto"/>
                    <w:left w:val="none" w:sz="0" w:space="0" w:color="auto"/>
                    <w:bottom w:val="none" w:sz="0" w:space="0" w:color="auto"/>
                    <w:right w:val="none" w:sz="0" w:space="0" w:color="auto"/>
                  </w:divBdr>
                </w:div>
                <w:div w:id="1125930851">
                  <w:marLeft w:val="0"/>
                  <w:marRight w:val="0"/>
                  <w:marTop w:val="0"/>
                  <w:marBottom w:val="0"/>
                  <w:divBdr>
                    <w:top w:val="none" w:sz="0" w:space="0" w:color="auto"/>
                    <w:left w:val="none" w:sz="0" w:space="0" w:color="auto"/>
                    <w:bottom w:val="none" w:sz="0" w:space="0" w:color="auto"/>
                    <w:right w:val="none" w:sz="0" w:space="0" w:color="auto"/>
                  </w:divBdr>
                </w:div>
                <w:div w:id="187107301">
                  <w:marLeft w:val="0"/>
                  <w:marRight w:val="0"/>
                  <w:marTop w:val="0"/>
                  <w:marBottom w:val="0"/>
                  <w:divBdr>
                    <w:top w:val="none" w:sz="0" w:space="0" w:color="auto"/>
                    <w:left w:val="none" w:sz="0" w:space="0" w:color="auto"/>
                    <w:bottom w:val="none" w:sz="0" w:space="0" w:color="auto"/>
                    <w:right w:val="none" w:sz="0" w:space="0" w:color="auto"/>
                  </w:divBdr>
                </w:div>
                <w:div w:id="1812361176">
                  <w:marLeft w:val="0"/>
                  <w:marRight w:val="0"/>
                  <w:marTop w:val="0"/>
                  <w:marBottom w:val="0"/>
                  <w:divBdr>
                    <w:top w:val="none" w:sz="0" w:space="0" w:color="auto"/>
                    <w:left w:val="none" w:sz="0" w:space="0" w:color="auto"/>
                    <w:bottom w:val="none" w:sz="0" w:space="0" w:color="auto"/>
                    <w:right w:val="none" w:sz="0" w:space="0" w:color="auto"/>
                  </w:divBdr>
                </w:div>
                <w:div w:id="1778789391">
                  <w:marLeft w:val="0"/>
                  <w:marRight w:val="0"/>
                  <w:marTop w:val="0"/>
                  <w:marBottom w:val="0"/>
                  <w:divBdr>
                    <w:top w:val="none" w:sz="0" w:space="0" w:color="auto"/>
                    <w:left w:val="none" w:sz="0" w:space="0" w:color="auto"/>
                    <w:bottom w:val="none" w:sz="0" w:space="0" w:color="auto"/>
                    <w:right w:val="none" w:sz="0" w:space="0" w:color="auto"/>
                  </w:divBdr>
                </w:div>
                <w:div w:id="16658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7188">
      <w:bodyDiv w:val="1"/>
      <w:marLeft w:val="0"/>
      <w:marRight w:val="0"/>
      <w:marTop w:val="0"/>
      <w:marBottom w:val="0"/>
      <w:divBdr>
        <w:top w:val="none" w:sz="0" w:space="0" w:color="auto"/>
        <w:left w:val="none" w:sz="0" w:space="0" w:color="auto"/>
        <w:bottom w:val="none" w:sz="0" w:space="0" w:color="auto"/>
        <w:right w:val="none" w:sz="0" w:space="0" w:color="auto"/>
      </w:divBdr>
      <w:divsChild>
        <w:div w:id="905259010">
          <w:marLeft w:val="0"/>
          <w:marRight w:val="0"/>
          <w:marTop w:val="0"/>
          <w:marBottom w:val="115"/>
          <w:divBdr>
            <w:top w:val="none" w:sz="0" w:space="0" w:color="auto"/>
            <w:left w:val="none" w:sz="0" w:space="0" w:color="auto"/>
            <w:bottom w:val="none" w:sz="0" w:space="0" w:color="auto"/>
            <w:right w:val="none" w:sz="0" w:space="0" w:color="auto"/>
          </w:divBdr>
        </w:div>
        <w:div w:id="1161703142">
          <w:marLeft w:val="0"/>
          <w:marRight w:val="0"/>
          <w:marTop w:val="240"/>
          <w:marBottom w:val="432"/>
          <w:divBdr>
            <w:top w:val="none" w:sz="0" w:space="0" w:color="auto"/>
            <w:left w:val="none" w:sz="0" w:space="0" w:color="auto"/>
            <w:bottom w:val="none" w:sz="0" w:space="0" w:color="auto"/>
            <w:right w:val="none" w:sz="0" w:space="0" w:color="auto"/>
          </w:divBdr>
          <w:divsChild>
            <w:div w:id="1585604717">
              <w:marLeft w:val="346"/>
              <w:marRight w:val="0"/>
              <w:marTop w:val="0"/>
              <w:marBottom w:val="0"/>
              <w:divBdr>
                <w:top w:val="none" w:sz="0" w:space="0" w:color="auto"/>
                <w:left w:val="none" w:sz="0" w:space="0" w:color="auto"/>
                <w:bottom w:val="none" w:sz="0" w:space="0" w:color="auto"/>
                <w:right w:val="none" w:sz="0" w:space="0" w:color="auto"/>
              </w:divBdr>
            </w:div>
            <w:div w:id="114105885">
              <w:marLeft w:val="0"/>
              <w:marRight w:val="0"/>
              <w:marTop w:val="0"/>
              <w:marBottom w:val="0"/>
              <w:divBdr>
                <w:top w:val="none" w:sz="0" w:space="0" w:color="auto"/>
                <w:left w:val="none" w:sz="0" w:space="0" w:color="auto"/>
                <w:bottom w:val="none" w:sz="0" w:space="0" w:color="auto"/>
                <w:right w:val="none" w:sz="0" w:space="0" w:color="auto"/>
              </w:divBdr>
              <w:divsChild>
                <w:div w:id="871117973">
                  <w:marLeft w:val="0"/>
                  <w:marRight w:val="0"/>
                  <w:marTop w:val="0"/>
                  <w:marBottom w:val="360"/>
                  <w:divBdr>
                    <w:top w:val="none" w:sz="0" w:space="0" w:color="auto"/>
                    <w:left w:val="none" w:sz="0" w:space="0" w:color="auto"/>
                    <w:bottom w:val="none" w:sz="0" w:space="0" w:color="auto"/>
                    <w:right w:val="none" w:sz="0" w:space="0" w:color="auto"/>
                  </w:divBdr>
                </w:div>
                <w:div w:id="1438451236">
                  <w:marLeft w:val="0"/>
                  <w:marRight w:val="0"/>
                  <w:marTop w:val="0"/>
                  <w:marBottom w:val="360"/>
                  <w:divBdr>
                    <w:top w:val="none" w:sz="0" w:space="0" w:color="auto"/>
                    <w:left w:val="none" w:sz="0" w:space="0" w:color="auto"/>
                    <w:bottom w:val="none" w:sz="0" w:space="0" w:color="auto"/>
                    <w:right w:val="none" w:sz="0" w:space="0" w:color="auto"/>
                  </w:divBdr>
                </w:div>
                <w:div w:id="591857706">
                  <w:marLeft w:val="0"/>
                  <w:marRight w:val="0"/>
                  <w:marTop w:val="0"/>
                  <w:marBottom w:val="360"/>
                  <w:divBdr>
                    <w:top w:val="none" w:sz="0" w:space="0" w:color="auto"/>
                    <w:left w:val="none" w:sz="0" w:space="0" w:color="auto"/>
                    <w:bottom w:val="none" w:sz="0" w:space="0" w:color="auto"/>
                    <w:right w:val="none" w:sz="0" w:space="0" w:color="auto"/>
                  </w:divBdr>
                </w:div>
                <w:div w:id="9782626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Turkic_languages" TargetMode="External"/><Relationship Id="rId299" Type="http://schemas.openxmlformats.org/officeDocument/2006/relationships/hyperlink" Target="http://en.wikipedia.org/wiki/Tai-Kadai_languages" TargetMode="External"/><Relationship Id="rId21" Type="http://schemas.openxmlformats.org/officeDocument/2006/relationships/image" Target="media/image14.png"/><Relationship Id="rId63" Type="http://schemas.openxmlformats.org/officeDocument/2006/relationships/hyperlink" Target="http://en.wikipedia.org/wiki/ISO_639-2" TargetMode="External"/><Relationship Id="rId159" Type="http://schemas.openxmlformats.org/officeDocument/2006/relationships/hyperlink" Target="http://en.wikipedia.org/wiki/Algonquian_languages" TargetMode="External"/><Relationship Id="rId324" Type="http://schemas.openxmlformats.org/officeDocument/2006/relationships/hyperlink" Target="http://en.wikipedia.org/wiki/M%C4%81ori_language" TargetMode="External"/><Relationship Id="rId366" Type="http://schemas.openxmlformats.org/officeDocument/2006/relationships/hyperlink" Target="http://en.wikipedia.org/wiki/ISO_639_macrolanguage" TargetMode="External"/><Relationship Id="rId170" Type="http://schemas.openxmlformats.org/officeDocument/2006/relationships/hyperlink" Target="http://en.wikipedia.org/wiki/Dhivehi_language" TargetMode="External"/><Relationship Id="rId226" Type="http://schemas.openxmlformats.org/officeDocument/2006/relationships/hyperlink" Target="http://en.wikipedia.org/wiki/Constructed_languages" TargetMode="External"/><Relationship Id="rId433" Type="http://schemas.openxmlformats.org/officeDocument/2006/relationships/hyperlink" Target="http://en.wikipedia.org/wiki/Niger-Congo_languages" TargetMode="External"/><Relationship Id="rId268" Type="http://schemas.openxmlformats.org/officeDocument/2006/relationships/hyperlink" Target="http://en.wikipedia.org/wiki/Austro-Asiatic_languages" TargetMode="External"/><Relationship Id="rId475" Type="http://schemas.openxmlformats.org/officeDocument/2006/relationships/hyperlink" Target="http://en.wikipedia.org/wiki/Uzbek_language" TargetMode="External"/><Relationship Id="rId32" Type="http://schemas.openxmlformats.org/officeDocument/2006/relationships/image" Target="media/image22.png"/><Relationship Id="rId74" Type="http://schemas.openxmlformats.org/officeDocument/2006/relationships/hyperlink" Target="http://en.wikipedia.org/wiki/Abkhaz_language" TargetMode="External"/><Relationship Id="rId128" Type="http://schemas.openxmlformats.org/officeDocument/2006/relationships/hyperlink" Target="http://en.wikipedia.org/wiki/Magahi_language" TargetMode="External"/><Relationship Id="rId335" Type="http://schemas.openxmlformats.org/officeDocument/2006/relationships/hyperlink" Target="http://en.wikipedia.org/wiki/Navajo_language" TargetMode="External"/><Relationship Id="rId377" Type="http://schemas.openxmlformats.org/officeDocument/2006/relationships/hyperlink" Target="http://en.wikipedia.org/wiki/ISO_639_macrolanguage" TargetMode="External"/><Relationship Id="rId500" Type="http://schemas.openxmlformats.org/officeDocument/2006/relationships/hyperlink" Target="http://en.wikipedia.org/wiki/ISO_639_macrolanguage" TargetMode="External"/><Relationship Id="rId5" Type="http://schemas.openxmlformats.org/officeDocument/2006/relationships/webSettings" Target="webSettings.xml"/><Relationship Id="rId181" Type="http://schemas.openxmlformats.org/officeDocument/2006/relationships/hyperlink" Target="http://en.wikipedia.org/wiki/Estonian_language" TargetMode="External"/><Relationship Id="rId237" Type="http://schemas.openxmlformats.org/officeDocument/2006/relationships/hyperlink" Target="http://en.wikipedia.org/wiki/Niger-Congo_languages" TargetMode="External"/><Relationship Id="rId402" Type="http://schemas.openxmlformats.org/officeDocument/2006/relationships/hyperlink" Target="http://en.wikipedia.org/wiki/Indo-European_languages" TargetMode="External"/><Relationship Id="rId279" Type="http://schemas.openxmlformats.org/officeDocument/2006/relationships/hyperlink" Target="http://en.wikipedia.org/wiki/Niger-Congo_languages" TargetMode="External"/><Relationship Id="rId444" Type="http://schemas.openxmlformats.org/officeDocument/2006/relationships/hyperlink" Target="http://en.wikipedia.org/wiki/Thai_language" TargetMode="External"/><Relationship Id="rId486" Type="http://schemas.openxmlformats.org/officeDocument/2006/relationships/hyperlink" Target="http://en.wikipedia.org/wiki/Welsh_language" TargetMode="External"/><Relationship Id="rId43" Type="http://schemas.openxmlformats.org/officeDocument/2006/relationships/hyperlink" Target="http://code.google.com/android/maps-api-signup.html" TargetMode="External"/><Relationship Id="rId139" Type="http://schemas.openxmlformats.org/officeDocument/2006/relationships/hyperlink" Target="http://en.wikipedia.org/wiki/Burmese_language" TargetMode="External"/><Relationship Id="rId290" Type="http://schemas.openxmlformats.org/officeDocument/2006/relationships/hyperlink" Target="http://en.wikipedia.org/wiki/Latin" TargetMode="External"/><Relationship Id="rId304" Type="http://schemas.openxmlformats.org/officeDocument/2006/relationships/hyperlink" Target="http://en.wikipedia.org/wiki/Tshiluba_language" TargetMode="External"/><Relationship Id="rId346" Type="http://schemas.openxmlformats.org/officeDocument/2006/relationships/hyperlink" Target="http://en.wikipedia.org/wiki/Indo-European_languages" TargetMode="External"/><Relationship Id="rId388" Type="http://schemas.openxmlformats.org/officeDocument/2006/relationships/hyperlink" Target="http://en.wikipedia.org/wiki/Indo-European_languages" TargetMode="External"/><Relationship Id="rId511" Type="http://schemas.openxmlformats.org/officeDocument/2006/relationships/hyperlink" Target="http://en.wikipedia.org/w/index.php?title=Template_talk:Footer_ISO_639&amp;action=edit&amp;redlink=1" TargetMode="External"/><Relationship Id="rId85" Type="http://schemas.openxmlformats.org/officeDocument/2006/relationships/hyperlink" Target="http://en.wikipedia.org/wiki/Indo-European_languages" TargetMode="External"/><Relationship Id="rId150" Type="http://schemas.openxmlformats.org/officeDocument/2006/relationships/hyperlink" Target="http://en.wikipedia.org/wiki/Chinese_language" TargetMode="External"/><Relationship Id="rId192" Type="http://schemas.openxmlformats.org/officeDocument/2006/relationships/hyperlink" Target="http://en.wikipedia.org/wiki/Indo-European_languages" TargetMode="External"/><Relationship Id="rId206" Type="http://schemas.openxmlformats.org/officeDocument/2006/relationships/hyperlink" Target="http://en.wikipedia.org/wiki/Tupi-Guarani_languages" TargetMode="External"/><Relationship Id="rId413" Type="http://schemas.openxmlformats.org/officeDocument/2006/relationships/hyperlink" Target="http://en.wikipedia.org/wiki/Scottish_Gaelic_language" TargetMode="External"/><Relationship Id="rId248" Type="http://schemas.openxmlformats.org/officeDocument/2006/relationships/hyperlink" Target="http://en.wikipedia.org/wiki/Italian_language" TargetMode="External"/><Relationship Id="rId455" Type="http://schemas.openxmlformats.org/officeDocument/2006/relationships/hyperlink" Target="http://en.wikipedia.org/wiki/Tswana_language" TargetMode="External"/><Relationship Id="rId497" Type="http://schemas.openxmlformats.org/officeDocument/2006/relationships/hyperlink" Target="http://en.wikipedia.org/wiki/Yoruba_language" TargetMode="External"/><Relationship Id="rId12" Type="http://schemas.openxmlformats.org/officeDocument/2006/relationships/image" Target="media/image5.png"/><Relationship Id="rId108" Type="http://schemas.openxmlformats.org/officeDocument/2006/relationships/hyperlink" Target="http://en.wikipedia.org/wiki/Aymara_language" TargetMode="External"/><Relationship Id="rId315" Type="http://schemas.openxmlformats.org/officeDocument/2006/relationships/hyperlink" Target="http://en.wikipedia.org/wiki/Malay_language" TargetMode="External"/><Relationship Id="rId357" Type="http://schemas.openxmlformats.org/officeDocument/2006/relationships/hyperlink" Target="http://en.wikipedia.org/wiki/Occitan_language" TargetMode="External"/><Relationship Id="rId522" Type="http://schemas.openxmlformats.org/officeDocument/2006/relationships/hyperlink" Target="http://en.wikipedia.org/wiki/List_of_ISO_639-5_codes" TargetMode="External"/><Relationship Id="rId54" Type="http://schemas.openxmlformats.org/officeDocument/2006/relationships/image" Target="media/image30.png"/><Relationship Id="rId96" Type="http://schemas.openxmlformats.org/officeDocument/2006/relationships/hyperlink" Target="http://en.wikipedia.org/wiki/Indo-European_languages" TargetMode="External"/><Relationship Id="rId161" Type="http://schemas.openxmlformats.org/officeDocument/2006/relationships/hyperlink" Target="http://en.wikipedia.org/wiki/ISO_639_macrolanguage" TargetMode="External"/><Relationship Id="rId217" Type="http://schemas.openxmlformats.org/officeDocument/2006/relationships/hyperlink" Target="http://en.wikipedia.org/wiki/Hebrew_language" TargetMode="External"/><Relationship Id="rId399" Type="http://schemas.openxmlformats.org/officeDocument/2006/relationships/hyperlink" Target="http://en.wikipedia.org/wiki/Indo-European_languages" TargetMode="External"/><Relationship Id="rId259" Type="http://schemas.openxmlformats.org/officeDocument/2006/relationships/hyperlink" Target="http://en.wikipedia.org/wiki/Kannada_language" TargetMode="External"/><Relationship Id="rId424" Type="http://schemas.openxmlformats.org/officeDocument/2006/relationships/hyperlink" Target="http://en.wikipedia.org/wiki/Niger-Congo_languages" TargetMode="External"/><Relationship Id="rId466" Type="http://schemas.openxmlformats.org/officeDocument/2006/relationships/hyperlink" Target="http://en.wikipedia.org/wiki/Austronesian_languages" TargetMode="External"/><Relationship Id="rId23" Type="http://schemas.openxmlformats.org/officeDocument/2006/relationships/image" Target="media/image16.jpeg"/><Relationship Id="rId119" Type="http://schemas.openxmlformats.org/officeDocument/2006/relationships/hyperlink" Target="http://en.wikipedia.org/wiki/Language_isolate" TargetMode="External"/><Relationship Id="rId270" Type="http://schemas.openxmlformats.org/officeDocument/2006/relationships/hyperlink" Target="http://en.wikipedia.org/wiki/Niger-Congo_languages" TargetMode="External"/><Relationship Id="rId326" Type="http://schemas.openxmlformats.org/officeDocument/2006/relationships/hyperlink" Target="http://en.wikipedia.org/wiki/Marathi_language" TargetMode="External"/><Relationship Id="rId65" Type="http://schemas.openxmlformats.org/officeDocument/2006/relationships/hyperlink" Target="http://en.wikipedia.org/wiki/Boldface" TargetMode="External"/><Relationship Id="rId130" Type="http://schemas.openxmlformats.org/officeDocument/2006/relationships/hyperlink" Target="http://en.wikipedia.org/wiki/Creole_languages" TargetMode="External"/><Relationship Id="rId368" Type="http://schemas.openxmlformats.org/officeDocument/2006/relationships/hyperlink" Target="http://en.wikipedia.org/wiki/Oriya_language" TargetMode="External"/><Relationship Id="rId172" Type="http://schemas.openxmlformats.org/officeDocument/2006/relationships/hyperlink" Target="http://en.wikipedia.org/wiki/Dutch_language" TargetMode="External"/><Relationship Id="rId228" Type="http://schemas.openxmlformats.org/officeDocument/2006/relationships/hyperlink" Target="http://en.wikipedia.org/wiki/International_Auxiliary_Language_Association" TargetMode="External"/><Relationship Id="rId435" Type="http://schemas.openxmlformats.org/officeDocument/2006/relationships/hyperlink" Target="http://en.wikipedia.org/wiki/Indo-European_languages" TargetMode="External"/><Relationship Id="rId477" Type="http://schemas.openxmlformats.org/officeDocument/2006/relationships/hyperlink" Target="http://en.wikipedia.org/wiki/Niger-Congo_languages" TargetMode="External"/><Relationship Id="rId281" Type="http://schemas.openxmlformats.org/officeDocument/2006/relationships/hyperlink" Target="http://en.wikipedia.org/wiki/ISO_639_macrolanguage" TargetMode="External"/><Relationship Id="rId337" Type="http://schemas.openxmlformats.org/officeDocument/2006/relationships/hyperlink" Target="http://en.wikipedia.org/wiki/Bokm%C3%A5l" TargetMode="External"/><Relationship Id="rId502" Type="http://schemas.openxmlformats.org/officeDocument/2006/relationships/hyperlink" Target="http://en.wikipedia.org/wiki/Zulu_language" TargetMode="External"/><Relationship Id="rId34" Type="http://schemas.openxmlformats.org/officeDocument/2006/relationships/image" Target="media/image24.png"/><Relationship Id="rId76" Type="http://schemas.openxmlformats.org/officeDocument/2006/relationships/hyperlink" Target="http://en.wikipedia.org/wiki/Afar_language" TargetMode="External"/><Relationship Id="rId141" Type="http://schemas.openxmlformats.org/officeDocument/2006/relationships/hyperlink" Target="http://en.wikipedia.org/wiki/Catalan_language" TargetMode="External"/><Relationship Id="rId379" Type="http://schemas.openxmlformats.org/officeDocument/2006/relationships/hyperlink" Target="http://en.wikipedia.org/wiki/Polish_language" TargetMode="External"/><Relationship Id="rId7" Type="http://schemas.openxmlformats.org/officeDocument/2006/relationships/endnotes" Target="endnotes.xml"/><Relationship Id="rId183" Type="http://schemas.openxmlformats.org/officeDocument/2006/relationships/hyperlink" Target="http://en.wikipedia.org/wiki/Macrolanguage" TargetMode="External"/><Relationship Id="rId239" Type="http://schemas.openxmlformats.org/officeDocument/2006/relationships/hyperlink" Target="http://en.wikipedia.org/wiki/Eskimo-Aleut_languages" TargetMode="External"/><Relationship Id="rId390" Type="http://schemas.openxmlformats.org/officeDocument/2006/relationships/hyperlink" Target="http://en.wikipedia.org/wiki/Niger-Congo_languages" TargetMode="External"/><Relationship Id="rId404" Type="http://schemas.openxmlformats.org/officeDocument/2006/relationships/hyperlink" Target="http://en.wikipedia.org/wiki/Uralic_languages" TargetMode="External"/><Relationship Id="rId446" Type="http://schemas.openxmlformats.org/officeDocument/2006/relationships/hyperlink" Target="http://en.wikipedia.org/wiki/Tigrinya_language" TargetMode="External"/><Relationship Id="rId250" Type="http://schemas.openxmlformats.org/officeDocument/2006/relationships/hyperlink" Target="http://en.wikipedia.org/wiki/Inuktitut" TargetMode="External"/><Relationship Id="rId292" Type="http://schemas.openxmlformats.org/officeDocument/2006/relationships/hyperlink" Target="http://en.wikipedia.org/wiki/Luxembourgish_language" TargetMode="External"/><Relationship Id="rId306" Type="http://schemas.openxmlformats.org/officeDocument/2006/relationships/hyperlink" Target="http://en.wikipedia.org/wiki/Latvian_language" TargetMode="External"/><Relationship Id="rId488" Type="http://schemas.openxmlformats.org/officeDocument/2006/relationships/hyperlink" Target="http://en.wikipedia.org/wiki/Wolof_language" TargetMode="External"/><Relationship Id="rId45" Type="http://schemas.openxmlformats.org/officeDocument/2006/relationships/image" Target="media/image28.jpeg"/><Relationship Id="rId87" Type="http://schemas.openxmlformats.org/officeDocument/2006/relationships/hyperlink" Target="http://en.wikipedia.org/wiki/ISO_639_macrolanguage" TargetMode="External"/><Relationship Id="rId110" Type="http://schemas.openxmlformats.org/officeDocument/2006/relationships/hyperlink" Target="http://en.wikipedia.org/wiki/Macrolanguage" TargetMode="External"/><Relationship Id="rId348" Type="http://schemas.openxmlformats.org/officeDocument/2006/relationships/hyperlink" Target="http://en.wikipedia.org/wiki/ISO_639_macrolanguage" TargetMode="External"/><Relationship Id="rId513" Type="http://schemas.openxmlformats.org/officeDocument/2006/relationships/hyperlink" Target="http://en.wikipedia.org/wiki/ISO_639" TargetMode="External"/><Relationship Id="rId152" Type="http://schemas.openxmlformats.org/officeDocument/2006/relationships/hyperlink" Target="http://en.wikipedia.org/wiki/Macrolanguage" TargetMode="External"/><Relationship Id="rId194" Type="http://schemas.openxmlformats.org/officeDocument/2006/relationships/hyperlink" Target="http://en.wikipedia.org/wiki/Niger-Congo_languages" TargetMode="External"/><Relationship Id="rId208" Type="http://schemas.openxmlformats.org/officeDocument/2006/relationships/hyperlink" Target="http://en.wikipedia.org/wiki/ISO_639_macrolanguage" TargetMode="External"/><Relationship Id="rId415" Type="http://schemas.openxmlformats.org/officeDocument/2006/relationships/hyperlink" Target="http://en.wikipedia.org/wiki/Shona_language" TargetMode="External"/><Relationship Id="rId457" Type="http://schemas.openxmlformats.org/officeDocument/2006/relationships/hyperlink" Target="http://en.wikipedia.org/wiki/Tongan_language" TargetMode="External"/><Relationship Id="rId261" Type="http://schemas.openxmlformats.org/officeDocument/2006/relationships/hyperlink" Target="http://en.wikipedia.org/wiki/Kanuri_language" TargetMode="External"/><Relationship Id="rId499" Type="http://schemas.openxmlformats.org/officeDocument/2006/relationships/hyperlink" Target="http://en.wikipedia.org/wiki/Zhuang_language" TargetMode="External"/><Relationship Id="rId14" Type="http://schemas.openxmlformats.org/officeDocument/2006/relationships/image" Target="media/image7.png"/><Relationship Id="rId56" Type="http://schemas.openxmlformats.org/officeDocument/2006/relationships/hyperlink" Target="http://en.wikipedia.org/wiki/Wikipedia:Merging" TargetMode="External"/><Relationship Id="rId317" Type="http://schemas.openxmlformats.org/officeDocument/2006/relationships/hyperlink" Target="http://en.wikipedia.org/wiki/Malaysian_language" TargetMode="External"/><Relationship Id="rId359" Type="http://schemas.openxmlformats.org/officeDocument/2006/relationships/hyperlink" Target="http://en.wikipedia.org/wiki/Ojibwe_language" TargetMode="External"/><Relationship Id="rId524"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hyperlink" Target="http://en.wikipedia.org/wiki/Indo-European_languages" TargetMode="External"/><Relationship Id="rId121" Type="http://schemas.openxmlformats.org/officeDocument/2006/relationships/hyperlink" Target="http://en.wikipedia.org/wiki/Indo-European_languages" TargetMode="External"/><Relationship Id="rId142" Type="http://schemas.openxmlformats.org/officeDocument/2006/relationships/hyperlink" Target="http://en.wikipedia.org/wiki/Valencian" TargetMode="External"/><Relationship Id="rId163" Type="http://schemas.openxmlformats.org/officeDocument/2006/relationships/hyperlink" Target="http://en.wikipedia.org/wiki/Indo-European_languages" TargetMode="External"/><Relationship Id="rId184" Type="http://schemas.openxmlformats.org/officeDocument/2006/relationships/hyperlink" Target="http://en.wikipedia.org/wiki/Niger-Congo_languages" TargetMode="External"/><Relationship Id="rId219" Type="http://schemas.openxmlformats.org/officeDocument/2006/relationships/hyperlink" Target="http://en.wikipedia.org/wiki/Herero_language" TargetMode="External"/><Relationship Id="rId370" Type="http://schemas.openxmlformats.org/officeDocument/2006/relationships/hyperlink" Target="http://en.wikipedia.org/wiki/Ossetic_language" TargetMode="External"/><Relationship Id="rId391" Type="http://schemas.openxmlformats.org/officeDocument/2006/relationships/hyperlink" Target="http://en.wikipedia.org/wiki/Kirundi" TargetMode="External"/><Relationship Id="rId405" Type="http://schemas.openxmlformats.org/officeDocument/2006/relationships/hyperlink" Target="http://en.wikipedia.org/wiki/Northern_Sami" TargetMode="External"/><Relationship Id="rId426" Type="http://schemas.openxmlformats.org/officeDocument/2006/relationships/hyperlink" Target="http://en.wikipedia.org/wiki/Indo-European_languages" TargetMode="External"/><Relationship Id="rId447" Type="http://schemas.openxmlformats.org/officeDocument/2006/relationships/hyperlink" Target="http://en.wikipedia.org/wiki/Sino-Tibetan_languages" TargetMode="External"/><Relationship Id="rId230" Type="http://schemas.openxmlformats.org/officeDocument/2006/relationships/hyperlink" Target="http://en.wikipedia.org/wiki/Indonesian_language" TargetMode="External"/><Relationship Id="rId251" Type="http://schemas.openxmlformats.org/officeDocument/2006/relationships/hyperlink" Target="http://en.wikipedia.org/wiki/ISO_639_macrolanguage" TargetMode="External"/><Relationship Id="rId468" Type="http://schemas.openxmlformats.org/officeDocument/2006/relationships/hyperlink" Target="http://en.wikipedia.org/wiki/Turkic_languages" TargetMode="External"/><Relationship Id="rId489" Type="http://schemas.openxmlformats.org/officeDocument/2006/relationships/hyperlink" Target="http://en.wikipedia.org/wiki/Indo-European_languages" TargetMode="External"/><Relationship Id="rId25" Type="http://schemas.openxmlformats.org/officeDocument/2006/relationships/image" Target="media/image18.jpeg"/><Relationship Id="rId46" Type="http://schemas.openxmlformats.org/officeDocument/2006/relationships/image" Target="media/image29.png"/><Relationship Id="rId67" Type="http://schemas.openxmlformats.org/officeDocument/2006/relationships/hyperlink" Target="http://en.wikipedia.org/wiki/Language_family" TargetMode="External"/><Relationship Id="rId272" Type="http://schemas.openxmlformats.org/officeDocument/2006/relationships/hyperlink" Target="http://en.wikipedia.org/wiki/Niger-Congo_languages" TargetMode="External"/><Relationship Id="rId293" Type="http://schemas.openxmlformats.org/officeDocument/2006/relationships/hyperlink" Target="http://en.wikipedia.org/wiki/Niger-Congo_languages" TargetMode="External"/><Relationship Id="rId307" Type="http://schemas.openxmlformats.org/officeDocument/2006/relationships/hyperlink" Target="http://en.wikipedia.org/wiki/Indo-European_languages" TargetMode="External"/><Relationship Id="rId328" Type="http://schemas.openxmlformats.org/officeDocument/2006/relationships/hyperlink" Target="http://en.wikipedia.org/wiki/Marshallese_language" TargetMode="External"/><Relationship Id="rId349" Type="http://schemas.openxmlformats.org/officeDocument/2006/relationships/hyperlink" Target="http://en.wikipedia.org/wiki/Bokm%C3%A5l" TargetMode="External"/><Relationship Id="rId514" Type="http://schemas.openxmlformats.org/officeDocument/2006/relationships/hyperlink" Target="http://en.wikipedia.org/wiki/ISO_639_macrolanguage" TargetMode="External"/><Relationship Id="rId88" Type="http://schemas.openxmlformats.org/officeDocument/2006/relationships/hyperlink" Target="http://en.wikipedia.org/wiki/Macrolanguage" TargetMode="External"/><Relationship Id="rId111" Type="http://schemas.openxmlformats.org/officeDocument/2006/relationships/hyperlink" Target="http://en.wikipedia.org/wiki/Turkic_languages" TargetMode="External"/><Relationship Id="rId132" Type="http://schemas.openxmlformats.org/officeDocument/2006/relationships/hyperlink" Target="http://en.wikipedia.org/wiki/Indo-European_languages" TargetMode="External"/><Relationship Id="rId153" Type="http://schemas.openxmlformats.org/officeDocument/2006/relationships/hyperlink" Target="http://en.wikipedia.org/wiki/Turkic_languages" TargetMode="External"/><Relationship Id="rId174" Type="http://schemas.openxmlformats.org/officeDocument/2006/relationships/hyperlink" Target="http://en.wikipedia.org/wiki/Dzongkha_language" TargetMode="External"/><Relationship Id="rId195" Type="http://schemas.openxmlformats.org/officeDocument/2006/relationships/hyperlink" Target="http://en.wikipedia.org/wiki/Fula_language" TargetMode="External"/><Relationship Id="rId209" Type="http://schemas.openxmlformats.org/officeDocument/2006/relationships/hyperlink" Target="http://en.wikipedia.org/wiki/Macrolanguage" TargetMode="External"/><Relationship Id="rId360" Type="http://schemas.openxmlformats.org/officeDocument/2006/relationships/hyperlink" Target="http://en.wikipedia.org/wiki/ISO_639_macrolanguage" TargetMode="External"/><Relationship Id="rId381" Type="http://schemas.openxmlformats.org/officeDocument/2006/relationships/hyperlink" Target="http://en.wikipedia.org/wiki/Pashto_language" TargetMode="External"/><Relationship Id="rId416" Type="http://schemas.openxmlformats.org/officeDocument/2006/relationships/hyperlink" Target="http://en.wikipedia.org/wiki/Indo-European_languages" TargetMode="External"/><Relationship Id="rId220" Type="http://schemas.openxmlformats.org/officeDocument/2006/relationships/hyperlink" Target="http://en.wikipedia.org/wiki/Indo-European_languages" TargetMode="External"/><Relationship Id="rId241" Type="http://schemas.openxmlformats.org/officeDocument/2006/relationships/hyperlink" Target="http://en.wikipedia.org/wiki/ISO_639_macrolanguage" TargetMode="External"/><Relationship Id="rId437" Type="http://schemas.openxmlformats.org/officeDocument/2006/relationships/hyperlink" Target="http://en.wikipedia.org/wiki/Dravidian_languages" TargetMode="External"/><Relationship Id="rId458" Type="http://schemas.openxmlformats.org/officeDocument/2006/relationships/hyperlink" Target="http://en.wikipedia.org/wiki/Turkic_languages" TargetMode="External"/><Relationship Id="rId479" Type="http://schemas.openxmlformats.org/officeDocument/2006/relationships/hyperlink" Target="http://en.wikipedia.org/wiki/Austro-Asiatic_languages" TargetMode="External"/><Relationship Id="rId15" Type="http://schemas.openxmlformats.org/officeDocument/2006/relationships/image" Target="media/image8.png"/><Relationship Id="rId36" Type="http://schemas.openxmlformats.org/officeDocument/2006/relationships/hyperlink" Target="http://darkroid.textcube.com/category/Android%3F" TargetMode="External"/><Relationship Id="rId57" Type="http://schemas.openxmlformats.org/officeDocument/2006/relationships/hyperlink" Target="http://en.wikipedia.org/wiki/Talk:List_of_ISO_639-1_codes" TargetMode="External"/><Relationship Id="rId262" Type="http://schemas.openxmlformats.org/officeDocument/2006/relationships/hyperlink" Target="http://en.wikipedia.org/wiki/ISO_639_macrolanguage" TargetMode="External"/><Relationship Id="rId283" Type="http://schemas.openxmlformats.org/officeDocument/2006/relationships/hyperlink" Target="http://en.wikipedia.org/wiki/Korean_language" TargetMode="External"/><Relationship Id="rId318" Type="http://schemas.openxmlformats.org/officeDocument/2006/relationships/hyperlink" Target="http://en.wikipedia.org/wiki/Indonesian_language" TargetMode="External"/><Relationship Id="rId339" Type="http://schemas.openxmlformats.org/officeDocument/2006/relationships/hyperlink" Target="http://en.wikipedia.org/wiki/Northern_Ndebele_language" TargetMode="External"/><Relationship Id="rId490" Type="http://schemas.openxmlformats.org/officeDocument/2006/relationships/hyperlink" Target="http://en.wikipedia.org/wiki/West_Frisian_language" TargetMode="External"/><Relationship Id="rId504" Type="http://schemas.openxmlformats.org/officeDocument/2006/relationships/hyperlink" Target="http://en.wikipedia.org/wiki/Unicode" TargetMode="External"/><Relationship Id="rId525" Type="http://schemas.openxmlformats.org/officeDocument/2006/relationships/theme" Target="theme/theme1.xml"/><Relationship Id="rId78" Type="http://schemas.openxmlformats.org/officeDocument/2006/relationships/hyperlink" Target="http://en.wikipedia.org/wiki/Afrikaans_language" TargetMode="External"/><Relationship Id="rId99" Type="http://schemas.openxmlformats.org/officeDocument/2006/relationships/hyperlink" Target="http://en.wikipedia.org/wiki/Armenian_language" TargetMode="External"/><Relationship Id="rId101" Type="http://schemas.openxmlformats.org/officeDocument/2006/relationships/hyperlink" Target="http://en.wikipedia.org/wiki/Assamese_language" TargetMode="External"/><Relationship Id="rId122" Type="http://schemas.openxmlformats.org/officeDocument/2006/relationships/hyperlink" Target="http://en.wikipedia.org/wiki/Belarusian_language" TargetMode="External"/><Relationship Id="rId143" Type="http://schemas.openxmlformats.org/officeDocument/2006/relationships/hyperlink" Target="http://en.wikipedia.org/wiki/Austronesian_languages" TargetMode="External"/><Relationship Id="rId164" Type="http://schemas.openxmlformats.org/officeDocument/2006/relationships/hyperlink" Target="http://en.wikipedia.org/wiki/Croatian_language" TargetMode="External"/><Relationship Id="rId185" Type="http://schemas.openxmlformats.org/officeDocument/2006/relationships/hyperlink" Target="http://en.wikipedia.org/wiki/Ewe_language" TargetMode="External"/><Relationship Id="rId350" Type="http://schemas.openxmlformats.org/officeDocument/2006/relationships/hyperlink" Target="http://en.wikipedia.org/wiki/Nynorsk" TargetMode="External"/><Relationship Id="rId371" Type="http://schemas.openxmlformats.org/officeDocument/2006/relationships/hyperlink" Target="http://en.wikipedia.org/wiki/Indo-European_languages" TargetMode="External"/><Relationship Id="rId406" Type="http://schemas.openxmlformats.org/officeDocument/2006/relationships/hyperlink" Target="http://en.wikipedia.org/wiki/Austronesian_Languages" TargetMode="External"/><Relationship Id="rId9" Type="http://schemas.openxmlformats.org/officeDocument/2006/relationships/image" Target="media/image2.png"/><Relationship Id="rId210" Type="http://schemas.openxmlformats.org/officeDocument/2006/relationships/hyperlink" Target="http://en.wikipedia.org/wiki/Indo-European_languages" TargetMode="External"/><Relationship Id="rId392" Type="http://schemas.openxmlformats.org/officeDocument/2006/relationships/hyperlink" Target="http://en.wikipedia.org/wiki/Indo-European_languages" TargetMode="External"/><Relationship Id="rId427" Type="http://schemas.openxmlformats.org/officeDocument/2006/relationships/hyperlink" Target="http://en.wikipedia.org/wiki/Spanish_language" TargetMode="External"/><Relationship Id="rId448" Type="http://schemas.openxmlformats.org/officeDocument/2006/relationships/hyperlink" Target="http://en.wikipedia.org/wiki/Standard_Tibetan" TargetMode="External"/><Relationship Id="rId469" Type="http://schemas.openxmlformats.org/officeDocument/2006/relationships/hyperlink" Target="http://en.wikipedia.org/wiki/Uyghur_language" TargetMode="External"/><Relationship Id="rId26" Type="http://schemas.openxmlformats.org/officeDocument/2006/relationships/image" Target="media/image19.jpeg"/><Relationship Id="rId231" Type="http://schemas.openxmlformats.org/officeDocument/2006/relationships/hyperlink" Target="http://en.wikipedia.org/wiki/Constructed_languages" TargetMode="External"/><Relationship Id="rId252" Type="http://schemas.openxmlformats.org/officeDocument/2006/relationships/hyperlink" Target="http://en.wikipedia.org/wiki/Japonic" TargetMode="External"/><Relationship Id="rId273" Type="http://schemas.openxmlformats.org/officeDocument/2006/relationships/hyperlink" Target="http://en.wikipedia.org/wiki/Kinyarwanda" TargetMode="External"/><Relationship Id="rId294" Type="http://schemas.openxmlformats.org/officeDocument/2006/relationships/hyperlink" Target="http://en.wikipedia.org/wiki/Luganda" TargetMode="External"/><Relationship Id="rId308" Type="http://schemas.openxmlformats.org/officeDocument/2006/relationships/hyperlink" Target="http://en.wikipedia.org/wiki/Manx_language" TargetMode="External"/><Relationship Id="rId329" Type="http://schemas.openxmlformats.org/officeDocument/2006/relationships/hyperlink" Target="http://en.wikipedia.org/wiki/Mongolic_languages" TargetMode="External"/><Relationship Id="rId480" Type="http://schemas.openxmlformats.org/officeDocument/2006/relationships/hyperlink" Target="http://en.wikipedia.org/wiki/Vietnamese_language" TargetMode="External"/><Relationship Id="rId515" Type="http://schemas.openxmlformats.org/officeDocument/2006/relationships/hyperlink" Target="http://en.wikipedia.org/wiki/ISO_639-1" TargetMode="External"/><Relationship Id="rId47" Type="http://schemas.openxmlformats.org/officeDocument/2006/relationships/hyperlink" Target="http://en.wikipedia.org/wiki/Wikipedia:Citing_sources" TargetMode="External"/><Relationship Id="rId68" Type="http://schemas.openxmlformats.org/officeDocument/2006/relationships/hyperlink" Target="http://en.wikipedia.org/wiki/List_of_ISO_639-1_codes" TargetMode="External"/><Relationship Id="rId89" Type="http://schemas.openxmlformats.org/officeDocument/2006/relationships/hyperlink" Target="http://en.wikipedia.org/wiki/Afro-Asiatic_languages" TargetMode="External"/><Relationship Id="rId112" Type="http://schemas.openxmlformats.org/officeDocument/2006/relationships/hyperlink" Target="http://en.wikipedia.org/wiki/Azerbaijani_language" TargetMode="External"/><Relationship Id="rId133" Type="http://schemas.openxmlformats.org/officeDocument/2006/relationships/hyperlink" Target="http://en.wikipedia.org/wiki/Bosnian_language" TargetMode="External"/><Relationship Id="rId154" Type="http://schemas.openxmlformats.org/officeDocument/2006/relationships/hyperlink" Target="http://en.wikipedia.org/wiki/Chuvash_language" TargetMode="External"/><Relationship Id="rId175" Type="http://schemas.openxmlformats.org/officeDocument/2006/relationships/hyperlink" Target="http://en.wikipedia.org/wiki/Indo-European_languages" TargetMode="External"/><Relationship Id="rId340" Type="http://schemas.openxmlformats.org/officeDocument/2006/relationships/hyperlink" Target="http://en.wikipedia.org/wiki/Indo-European_languages" TargetMode="External"/><Relationship Id="rId361" Type="http://schemas.openxmlformats.org/officeDocument/2006/relationships/hyperlink" Target="http://en.wikipedia.org/wiki/Indo-European_languages" TargetMode="External"/><Relationship Id="rId196" Type="http://schemas.openxmlformats.org/officeDocument/2006/relationships/hyperlink" Target="http://en.wikipedia.org/wiki/ISO_639_macrolanguage" TargetMode="External"/><Relationship Id="rId200" Type="http://schemas.openxmlformats.org/officeDocument/2006/relationships/hyperlink" Target="http://en.wikipedia.org/wiki/South_Caucasian_languages" TargetMode="External"/><Relationship Id="rId382" Type="http://schemas.openxmlformats.org/officeDocument/2006/relationships/hyperlink" Target="http://en.wikipedia.org/wiki/ISO_639_macrolanguage" TargetMode="External"/><Relationship Id="rId417" Type="http://schemas.openxmlformats.org/officeDocument/2006/relationships/hyperlink" Target="http://en.wikipedia.org/wiki/Sinhala_language" TargetMode="External"/><Relationship Id="rId438" Type="http://schemas.openxmlformats.org/officeDocument/2006/relationships/hyperlink" Target="http://en.wikipedia.org/wiki/Tamil_language" TargetMode="External"/><Relationship Id="rId459" Type="http://schemas.openxmlformats.org/officeDocument/2006/relationships/hyperlink" Target="http://en.wikipedia.org/wiki/Turkish_language" TargetMode="External"/><Relationship Id="rId16" Type="http://schemas.openxmlformats.org/officeDocument/2006/relationships/image" Target="media/image9.png"/><Relationship Id="rId221" Type="http://schemas.openxmlformats.org/officeDocument/2006/relationships/hyperlink" Target="http://en.wikipedia.org/wiki/Hindi" TargetMode="External"/><Relationship Id="rId242" Type="http://schemas.openxmlformats.org/officeDocument/2006/relationships/hyperlink" Target="http://en.wikipedia.org/wiki/Macrolanguage" TargetMode="External"/><Relationship Id="rId263" Type="http://schemas.openxmlformats.org/officeDocument/2006/relationships/hyperlink" Target="http://en.wikipedia.org/wiki/Macrolanguage" TargetMode="External"/><Relationship Id="rId284" Type="http://schemas.openxmlformats.org/officeDocument/2006/relationships/hyperlink" Target="http://en.wikipedia.org/wiki/Indo-European_languages" TargetMode="External"/><Relationship Id="rId319" Type="http://schemas.openxmlformats.org/officeDocument/2006/relationships/hyperlink" Target="http://en.wikipedia.org/wiki/Dravidian_languages" TargetMode="External"/><Relationship Id="rId470" Type="http://schemas.openxmlformats.org/officeDocument/2006/relationships/hyperlink" Target="http://en.wikipedia.org/wiki/Indo-European_languages" TargetMode="External"/><Relationship Id="rId491" Type="http://schemas.openxmlformats.org/officeDocument/2006/relationships/hyperlink" Target="http://en.wikipedia.org/wiki/Niger-Congo_languages" TargetMode="External"/><Relationship Id="rId505" Type="http://schemas.openxmlformats.org/officeDocument/2006/relationships/hyperlink" Target="http://en.wikipedia.org/w/index.php?title=List_of_ISO_639-1_codes&amp;action=edit&amp;section=3" TargetMode="External"/><Relationship Id="rId37" Type="http://schemas.openxmlformats.org/officeDocument/2006/relationships/hyperlink" Target="http://fs.textcube.com/blog/6/67465/attach/XQisWVHwoZ.jpg" TargetMode="External"/><Relationship Id="rId58" Type="http://schemas.openxmlformats.org/officeDocument/2006/relationships/hyperlink" Target="http://en.wikipedia.org/wiki/ISO_639" TargetMode="External"/><Relationship Id="rId79" Type="http://schemas.openxmlformats.org/officeDocument/2006/relationships/hyperlink" Target="http://en.wikipedia.org/wiki/Niger-Congo_languages" TargetMode="External"/><Relationship Id="rId102" Type="http://schemas.openxmlformats.org/officeDocument/2006/relationships/hyperlink" Target="http://en.wikipedia.org/wiki/Northeast_Caucasian_languages" TargetMode="External"/><Relationship Id="rId123" Type="http://schemas.openxmlformats.org/officeDocument/2006/relationships/hyperlink" Target="http://en.wikipedia.org/wiki/Indo-European_languages" TargetMode="External"/><Relationship Id="rId144" Type="http://schemas.openxmlformats.org/officeDocument/2006/relationships/hyperlink" Target="http://en.wikipedia.org/wiki/Chamorro_language" TargetMode="External"/><Relationship Id="rId330" Type="http://schemas.openxmlformats.org/officeDocument/2006/relationships/hyperlink" Target="http://en.wikipedia.org/wiki/Mongolian_language" TargetMode="External"/><Relationship Id="rId90" Type="http://schemas.openxmlformats.org/officeDocument/2006/relationships/hyperlink" Target="http://en.wikipedia.org/wiki/Amharic_language" TargetMode="External"/><Relationship Id="rId165" Type="http://schemas.openxmlformats.org/officeDocument/2006/relationships/hyperlink" Target="http://en.wikipedia.org/wiki/Indo-European_languages" TargetMode="External"/><Relationship Id="rId186" Type="http://schemas.openxmlformats.org/officeDocument/2006/relationships/hyperlink" Target="http://en.wikipedia.org/wiki/Indo-European_languages" TargetMode="External"/><Relationship Id="rId351" Type="http://schemas.openxmlformats.org/officeDocument/2006/relationships/hyperlink" Target="http://en.wikipedia.org/wiki/Sino-Tibetan_languages" TargetMode="External"/><Relationship Id="rId372" Type="http://schemas.openxmlformats.org/officeDocument/2006/relationships/hyperlink" Target="http://en.wikipedia.org/wiki/Punjabi_language" TargetMode="External"/><Relationship Id="rId393" Type="http://schemas.openxmlformats.org/officeDocument/2006/relationships/hyperlink" Target="http://en.wikipedia.org/wiki/Romanian_language" TargetMode="External"/><Relationship Id="rId407" Type="http://schemas.openxmlformats.org/officeDocument/2006/relationships/hyperlink" Target="http://en.wikipedia.org/wiki/Samoan_language" TargetMode="External"/><Relationship Id="rId428" Type="http://schemas.openxmlformats.org/officeDocument/2006/relationships/hyperlink" Target="http://en.wikipedia.org/wiki/Austronesian_languages" TargetMode="External"/><Relationship Id="rId449" Type="http://schemas.openxmlformats.org/officeDocument/2006/relationships/hyperlink" Target="http://en.wikipedia.org/wiki/Turkic_languages" TargetMode="External"/><Relationship Id="rId211" Type="http://schemas.openxmlformats.org/officeDocument/2006/relationships/hyperlink" Target="http://en.wikipedia.org/wiki/Gujarati_language" TargetMode="External"/><Relationship Id="rId232" Type="http://schemas.openxmlformats.org/officeDocument/2006/relationships/hyperlink" Target="http://en.wikipedia.org/wiki/Interlingue_language" TargetMode="External"/><Relationship Id="rId253" Type="http://schemas.openxmlformats.org/officeDocument/2006/relationships/hyperlink" Target="http://en.wikipedia.org/wiki/Japanese_language" TargetMode="External"/><Relationship Id="rId274" Type="http://schemas.openxmlformats.org/officeDocument/2006/relationships/hyperlink" Target="http://en.wikipedia.org/wiki/Turkic_languages" TargetMode="External"/><Relationship Id="rId295" Type="http://schemas.openxmlformats.org/officeDocument/2006/relationships/hyperlink" Target="http://en.wikipedia.org/wiki/Indo-European_languages" TargetMode="External"/><Relationship Id="rId309" Type="http://schemas.openxmlformats.org/officeDocument/2006/relationships/hyperlink" Target="http://en.wikipedia.org/wiki/Indo-European_languages" TargetMode="External"/><Relationship Id="rId460" Type="http://schemas.openxmlformats.org/officeDocument/2006/relationships/hyperlink" Target="http://en.wikipedia.org/wiki/Niger-Congo_languages" TargetMode="External"/><Relationship Id="rId481" Type="http://schemas.openxmlformats.org/officeDocument/2006/relationships/hyperlink" Target="http://en.wikipedia.org/wiki/Constructed_languages" TargetMode="External"/><Relationship Id="rId516" Type="http://schemas.openxmlformats.org/officeDocument/2006/relationships/hyperlink" Target="http://en.wikipedia.org/wiki/ISO_639-2" TargetMode="External"/><Relationship Id="rId27" Type="http://schemas.openxmlformats.org/officeDocument/2006/relationships/hyperlink" Target="http://tigerwoods.tistory.com/28" TargetMode="External"/><Relationship Id="rId48" Type="http://schemas.openxmlformats.org/officeDocument/2006/relationships/hyperlink" Target="http://en.wikipedia.org/wiki/Wikipedia:Verifiability" TargetMode="External"/><Relationship Id="rId69" Type="http://schemas.openxmlformats.org/officeDocument/2006/relationships/image" Target="media/image31.gif"/><Relationship Id="rId113" Type="http://schemas.openxmlformats.org/officeDocument/2006/relationships/hyperlink" Target="http://en.wikipedia.org/wiki/ISO_639_macrolanguage" TargetMode="External"/><Relationship Id="rId134" Type="http://schemas.openxmlformats.org/officeDocument/2006/relationships/hyperlink" Target="http://en.wikipedia.org/wiki/Indo-European_languages" TargetMode="External"/><Relationship Id="rId320" Type="http://schemas.openxmlformats.org/officeDocument/2006/relationships/hyperlink" Target="http://en.wikipedia.org/wiki/Malayalam_language" TargetMode="External"/><Relationship Id="rId80" Type="http://schemas.openxmlformats.org/officeDocument/2006/relationships/hyperlink" Target="http://en.wikipedia.org/wiki/Akan_language" TargetMode="External"/><Relationship Id="rId155" Type="http://schemas.openxmlformats.org/officeDocument/2006/relationships/hyperlink" Target="http://en.wikipedia.org/wiki/Indo-European_languages" TargetMode="External"/><Relationship Id="rId176" Type="http://schemas.openxmlformats.org/officeDocument/2006/relationships/hyperlink" Target="http://en.wikipedia.org/wiki/English_language" TargetMode="External"/><Relationship Id="rId197" Type="http://schemas.openxmlformats.org/officeDocument/2006/relationships/hyperlink" Target="http://en.wikipedia.org/wiki/Macrolanguage" TargetMode="External"/><Relationship Id="rId341" Type="http://schemas.openxmlformats.org/officeDocument/2006/relationships/hyperlink" Target="http://en.wikipedia.org/wiki/Nepali_language" TargetMode="External"/><Relationship Id="rId362" Type="http://schemas.openxmlformats.org/officeDocument/2006/relationships/hyperlink" Target="http://en.wikipedia.org/wiki/Old_Church_Slavonic" TargetMode="External"/><Relationship Id="rId383" Type="http://schemas.openxmlformats.org/officeDocument/2006/relationships/hyperlink" Target="http://en.wikipedia.org/wiki/Indo-European_languages" TargetMode="External"/><Relationship Id="rId418" Type="http://schemas.openxmlformats.org/officeDocument/2006/relationships/hyperlink" Target="http://en.wikipedia.org/wiki/Indo-European_languages" TargetMode="External"/><Relationship Id="rId439" Type="http://schemas.openxmlformats.org/officeDocument/2006/relationships/hyperlink" Target="http://en.wikipedia.org/wiki/Dravidian_languages" TargetMode="External"/><Relationship Id="rId201" Type="http://schemas.openxmlformats.org/officeDocument/2006/relationships/hyperlink" Target="http://en.wikipedia.org/wiki/Georgian_language" TargetMode="External"/><Relationship Id="rId222" Type="http://schemas.openxmlformats.org/officeDocument/2006/relationships/hyperlink" Target="http://en.wikipedia.org/wiki/Austronesian_languages" TargetMode="External"/><Relationship Id="rId243" Type="http://schemas.openxmlformats.org/officeDocument/2006/relationships/hyperlink" Target="http://en.wikipedia.org/wiki/Constructed_languages" TargetMode="External"/><Relationship Id="rId264" Type="http://schemas.openxmlformats.org/officeDocument/2006/relationships/hyperlink" Target="http://en.wikipedia.org/wiki/Indo-European_languages" TargetMode="External"/><Relationship Id="rId285" Type="http://schemas.openxmlformats.org/officeDocument/2006/relationships/hyperlink" Target="http://en.wikipedia.org/wiki/Kurdish_language" TargetMode="External"/><Relationship Id="rId450" Type="http://schemas.openxmlformats.org/officeDocument/2006/relationships/hyperlink" Target="http://en.wikipedia.org/wiki/Turkmen_language" TargetMode="External"/><Relationship Id="rId471" Type="http://schemas.openxmlformats.org/officeDocument/2006/relationships/hyperlink" Target="http://en.wikipedia.org/wiki/Ukrainian_language" TargetMode="External"/><Relationship Id="rId506" Type="http://schemas.openxmlformats.org/officeDocument/2006/relationships/hyperlink" Target="http://www.loc.gov/standards/iso639-2/" TargetMode="External"/><Relationship Id="rId17" Type="http://schemas.openxmlformats.org/officeDocument/2006/relationships/image" Target="media/image10.png"/><Relationship Id="rId38" Type="http://schemas.openxmlformats.org/officeDocument/2006/relationships/image" Target="media/image25.jpeg"/><Relationship Id="rId59" Type="http://schemas.openxmlformats.org/officeDocument/2006/relationships/hyperlink" Target="http://en.wikipedia.org/wiki/Lexicostatistics" TargetMode="External"/><Relationship Id="rId103" Type="http://schemas.openxmlformats.org/officeDocument/2006/relationships/hyperlink" Target="http://en.wikipedia.org/wiki/Avar_language" TargetMode="External"/><Relationship Id="rId124" Type="http://schemas.openxmlformats.org/officeDocument/2006/relationships/hyperlink" Target="http://en.wikipedia.org/wiki/Bengali_language" TargetMode="External"/><Relationship Id="rId310" Type="http://schemas.openxmlformats.org/officeDocument/2006/relationships/hyperlink" Target="http://en.wikipedia.org/wiki/Macedonian_language" TargetMode="External"/><Relationship Id="rId492" Type="http://schemas.openxmlformats.org/officeDocument/2006/relationships/hyperlink" Target="http://en.wikipedia.org/wiki/Xhosa_language" TargetMode="External"/><Relationship Id="rId70" Type="http://schemas.openxmlformats.org/officeDocument/2006/relationships/hyperlink" Target="http://en.wikipedia.org/wiki/ISO_639-1" TargetMode="External"/><Relationship Id="rId91" Type="http://schemas.openxmlformats.org/officeDocument/2006/relationships/hyperlink" Target="http://en.wikipedia.org/wiki/Afro-Asiatic_languages" TargetMode="External"/><Relationship Id="rId145" Type="http://schemas.openxmlformats.org/officeDocument/2006/relationships/hyperlink" Target="http://en.wikipedia.org/wiki/Northeast_Caucasian_languages" TargetMode="External"/><Relationship Id="rId166" Type="http://schemas.openxmlformats.org/officeDocument/2006/relationships/hyperlink" Target="http://en.wikipedia.org/wiki/Czech_language" TargetMode="External"/><Relationship Id="rId187" Type="http://schemas.openxmlformats.org/officeDocument/2006/relationships/hyperlink" Target="http://en.wikipedia.org/wiki/Faroese_language" TargetMode="External"/><Relationship Id="rId331" Type="http://schemas.openxmlformats.org/officeDocument/2006/relationships/hyperlink" Target="http://en.wikipedia.org/wiki/ISO_639_macrolanguage" TargetMode="External"/><Relationship Id="rId352" Type="http://schemas.openxmlformats.org/officeDocument/2006/relationships/hyperlink" Target="http://en.wikipedia.org/wiki/Nuosu_language" TargetMode="External"/><Relationship Id="rId373" Type="http://schemas.openxmlformats.org/officeDocument/2006/relationships/hyperlink" Target="http://en.wikipedia.org/wiki/Indo-European_languages" TargetMode="External"/><Relationship Id="rId394" Type="http://schemas.openxmlformats.org/officeDocument/2006/relationships/hyperlink" Target="http://en.wikipedia.org/wiki/Moldavian_language" TargetMode="External"/><Relationship Id="rId408" Type="http://schemas.openxmlformats.org/officeDocument/2006/relationships/hyperlink" Target="http://en.wikipedia.org/wiki/Creole_languages" TargetMode="External"/><Relationship Id="rId429" Type="http://schemas.openxmlformats.org/officeDocument/2006/relationships/hyperlink" Target="http://en.wikipedia.org/wiki/Sundanese_language" TargetMode="External"/><Relationship Id="rId1" Type="http://schemas.openxmlformats.org/officeDocument/2006/relationships/customXml" Target="../customXml/item1.xml"/><Relationship Id="rId212" Type="http://schemas.openxmlformats.org/officeDocument/2006/relationships/hyperlink" Target="http://en.wikipedia.org/wiki/Creole_languages" TargetMode="External"/><Relationship Id="rId233" Type="http://schemas.openxmlformats.org/officeDocument/2006/relationships/hyperlink" Target="http://en.wikipedia.org/wiki/Occidental_language" TargetMode="External"/><Relationship Id="rId254" Type="http://schemas.openxmlformats.org/officeDocument/2006/relationships/hyperlink" Target="http://en.wikipedia.org/wiki/Austronesian_languages" TargetMode="External"/><Relationship Id="rId440" Type="http://schemas.openxmlformats.org/officeDocument/2006/relationships/hyperlink" Target="http://en.wikipedia.org/wiki/Telugu_language" TargetMode="External"/><Relationship Id="rId28" Type="http://schemas.openxmlformats.org/officeDocument/2006/relationships/hyperlink" Target="http://tigerwoods.tistory.com/28" TargetMode="External"/><Relationship Id="rId49" Type="http://schemas.openxmlformats.org/officeDocument/2006/relationships/hyperlink" Target="http://en.wikipedia.org/w/index.php?title=List_of_ISO_639-1_codes&amp;action=edit" TargetMode="External"/><Relationship Id="rId114" Type="http://schemas.openxmlformats.org/officeDocument/2006/relationships/hyperlink" Target="http://en.wikipedia.org/wiki/Macrolanguage" TargetMode="External"/><Relationship Id="rId275" Type="http://schemas.openxmlformats.org/officeDocument/2006/relationships/hyperlink" Target="http://en.wikipedia.org/wiki/Kyrgyz_language" TargetMode="External"/><Relationship Id="rId296" Type="http://schemas.openxmlformats.org/officeDocument/2006/relationships/hyperlink" Target="http://en.wikipedia.org/wiki/Limburgish_language" TargetMode="External"/><Relationship Id="rId300" Type="http://schemas.openxmlformats.org/officeDocument/2006/relationships/hyperlink" Target="http://en.wikipedia.org/wiki/Lao_language" TargetMode="External"/><Relationship Id="rId461" Type="http://schemas.openxmlformats.org/officeDocument/2006/relationships/hyperlink" Target="http://en.wikipedia.org/wiki/Tsonga_language" TargetMode="External"/><Relationship Id="rId482" Type="http://schemas.openxmlformats.org/officeDocument/2006/relationships/hyperlink" Target="http://en.wikipedia.org/wiki/Volap%C3%BCk" TargetMode="External"/><Relationship Id="rId517" Type="http://schemas.openxmlformats.org/officeDocument/2006/relationships/hyperlink" Target="http://en.wikipedia.org/wiki/List_of_ISO_639-2_codes" TargetMode="External"/><Relationship Id="rId60" Type="http://schemas.openxmlformats.org/officeDocument/2006/relationships/hyperlink" Target="http://en.wikipedia.org/w/index.php?title=List_of_ISO_639-1_codes&amp;action=edit&amp;section=1" TargetMode="External"/><Relationship Id="rId81" Type="http://schemas.openxmlformats.org/officeDocument/2006/relationships/hyperlink" Target="http://en.wikipedia.org/wiki/ISO_639_macrolanguage" TargetMode="External"/><Relationship Id="rId135" Type="http://schemas.openxmlformats.org/officeDocument/2006/relationships/hyperlink" Target="http://en.wikipedia.org/wiki/Breton_language" TargetMode="External"/><Relationship Id="rId156" Type="http://schemas.openxmlformats.org/officeDocument/2006/relationships/hyperlink" Target="http://en.wikipedia.org/wiki/Cornish_language" TargetMode="External"/><Relationship Id="rId177" Type="http://schemas.openxmlformats.org/officeDocument/2006/relationships/hyperlink" Target="http://en.wikipedia.org/wiki/Constructed_languages" TargetMode="External"/><Relationship Id="rId198" Type="http://schemas.openxmlformats.org/officeDocument/2006/relationships/hyperlink" Target="http://en.wikipedia.org/wiki/Indo-European_languages" TargetMode="External"/><Relationship Id="rId321" Type="http://schemas.openxmlformats.org/officeDocument/2006/relationships/hyperlink" Target="http://en.wikipedia.org/wiki/Afro-Asiatic_languages" TargetMode="External"/><Relationship Id="rId342" Type="http://schemas.openxmlformats.org/officeDocument/2006/relationships/hyperlink" Target="http://en.wikipedia.org/wiki/Niger-Congo_languages" TargetMode="External"/><Relationship Id="rId363" Type="http://schemas.openxmlformats.org/officeDocument/2006/relationships/hyperlink" Target="http://en.wikipedia.org/wiki/Ancient_languages" TargetMode="External"/><Relationship Id="rId384" Type="http://schemas.openxmlformats.org/officeDocument/2006/relationships/hyperlink" Target="http://en.wikipedia.org/wiki/Portuguese_language" TargetMode="External"/><Relationship Id="rId419" Type="http://schemas.openxmlformats.org/officeDocument/2006/relationships/hyperlink" Target="http://en.wikipedia.org/wiki/Slovak_language" TargetMode="External"/><Relationship Id="rId202" Type="http://schemas.openxmlformats.org/officeDocument/2006/relationships/hyperlink" Target="http://en.wikipedia.org/wiki/Indo-European_languages" TargetMode="External"/><Relationship Id="rId223" Type="http://schemas.openxmlformats.org/officeDocument/2006/relationships/hyperlink" Target="http://en.wikipedia.org/wiki/Hiri_Motu_language" TargetMode="External"/><Relationship Id="rId244" Type="http://schemas.openxmlformats.org/officeDocument/2006/relationships/hyperlink" Target="http://en.wikipedia.org/wiki/Ido" TargetMode="External"/><Relationship Id="rId430" Type="http://schemas.openxmlformats.org/officeDocument/2006/relationships/hyperlink" Target="http://en.wikipedia.org/wiki/Niger-Congo_languages" TargetMode="External"/><Relationship Id="rId18" Type="http://schemas.openxmlformats.org/officeDocument/2006/relationships/image" Target="media/image11.png"/><Relationship Id="rId39" Type="http://schemas.openxmlformats.org/officeDocument/2006/relationships/hyperlink" Target="http://fs.textcube.com/blog/6/67465/attach/XA1raDFZIo.jpg" TargetMode="External"/><Relationship Id="rId265" Type="http://schemas.openxmlformats.org/officeDocument/2006/relationships/hyperlink" Target="http://en.wikipedia.org/wiki/Kashmiri_language" TargetMode="External"/><Relationship Id="rId286" Type="http://schemas.openxmlformats.org/officeDocument/2006/relationships/hyperlink" Target="http://en.wikipedia.org/wiki/ISO_639_macrolanguage" TargetMode="External"/><Relationship Id="rId451" Type="http://schemas.openxmlformats.org/officeDocument/2006/relationships/hyperlink" Target="http://en.wikipedia.org/wiki/Austronesian_languages" TargetMode="External"/><Relationship Id="rId472" Type="http://schemas.openxmlformats.org/officeDocument/2006/relationships/hyperlink" Target="http://en.wikipedia.org/wiki/Indo-European_languages" TargetMode="External"/><Relationship Id="rId493" Type="http://schemas.openxmlformats.org/officeDocument/2006/relationships/hyperlink" Target="http://en.wikipedia.org/wiki/Indo-European_languages" TargetMode="External"/><Relationship Id="rId507" Type="http://schemas.openxmlformats.org/officeDocument/2006/relationships/hyperlink" Target="http://www.loc.gov/standards/iso639-2/php/English_list.php" TargetMode="External"/><Relationship Id="rId50" Type="http://schemas.openxmlformats.org/officeDocument/2006/relationships/hyperlink" Target="http://en.wikipedia.org/wiki/Wikipedia:Identifying_reliable_sources" TargetMode="External"/><Relationship Id="rId104" Type="http://schemas.openxmlformats.org/officeDocument/2006/relationships/hyperlink" Target="http://en.wikipedia.org/wiki/Indo-European_languages" TargetMode="External"/><Relationship Id="rId125" Type="http://schemas.openxmlformats.org/officeDocument/2006/relationships/hyperlink" Target="http://en.wikipedia.org/wiki/Indo-European_languages" TargetMode="External"/><Relationship Id="rId146" Type="http://schemas.openxmlformats.org/officeDocument/2006/relationships/hyperlink" Target="http://en.wikipedia.org/wiki/Chechen_language" TargetMode="External"/><Relationship Id="rId167" Type="http://schemas.openxmlformats.org/officeDocument/2006/relationships/hyperlink" Target="http://en.wikipedia.org/wiki/Indo-European_languages" TargetMode="External"/><Relationship Id="rId188" Type="http://schemas.openxmlformats.org/officeDocument/2006/relationships/hyperlink" Target="http://en.wikipedia.org/wiki/Austronesian_languages" TargetMode="External"/><Relationship Id="rId311" Type="http://schemas.openxmlformats.org/officeDocument/2006/relationships/hyperlink" Target="http://en.wikipedia.org/wiki/Austronesian_languages" TargetMode="External"/><Relationship Id="rId332" Type="http://schemas.openxmlformats.org/officeDocument/2006/relationships/hyperlink" Target="http://en.wikipedia.org/wiki/Austronesian_languages" TargetMode="External"/><Relationship Id="rId353" Type="http://schemas.openxmlformats.org/officeDocument/2006/relationships/hyperlink" Target="http://en.wikipedia.org/wiki/Yi_language" TargetMode="External"/><Relationship Id="rId374" Type="http://schemas.openxmlformats.org/officeDocument/2006/relationships/hyperlink" Target="http://en.wikipedia.org/wiki/P%C4%81li_language" TargetMode="External"/><Relationship Id="rId395" Type="http://schemas.openxmlformats.org/officeDocument/2006/relationships/hyperlink" Target="http://en.wikipedia.org/wiki/Indo-European_languages" TargetMode="External"/><Relationship Id="rId409" Type="http://schemas.openxmlformats.org/officeDocument/2006/relationships/hyperlink" Target="http://en.wikipedia.org/wiki/Sango_language" TargetMode="External"/><Relationship Id="rId71" Type="http://schemas.openxmlformats.org/officeDocument/2006/relationships/hyperlink" Target="http://en.wikipedia.org/wiki/ISO_639-2" TargetMode="External"/><Relationship Id="rId92" Type="http://schemas.openxmlformats.org/officeDocument/2006/relationships/hyperlink" Target="http://en.wikipedia.org/wiki/Arabic_language" TargetMode="External"/><Relationship Id="rId213" Type="http://schemas.openxmlformats.org/officeDocument/2006/relationships/hyperlink" Target="http://en.wikipedia.org/wiki/Haitian_Creole_language" TargetMode="External"/><Relationship Id="rId234" Type="http://schemas.openxmlformats.org/officeDocument/2006/relationships/hyperlink" Target="http://en.wikipedia.org/wiki/Edgar_de_Wahl" TargetMode="External"/><Relationship Id="rId420" Type="http://schemas.openxmlformats.org/officeDocument/2006/relationships/hyperlink" Target="http://en.wikipedia.org/wiki/Indo-European_languages" TargetMode="External"/><Relationship Id="rId2" Type="http://schemas.openxmlformats.org/officeDocument/2006/relationships/numbering" Target="numbering.xml"/><Relationship Id="rId29" Type="http://schemas.openxmlformats.org/officeDocument/2006/relationships/hyperlink" Target="http://tigerwoods.tistory.com/attachment/cfile25.uf@1350220D4B988EC90CEC3F.zip" TargetMode="External"/><Relationship Id="rId255" Type="http://schemas.openxmlformats.org/officeDocument/2006/relationships/hyperlink" Target="http://en.wikipedia.org/wiki/Javanese_language" TargetMode="External"/><Relationship Id="rId276" Type="http://schemas.openxmlformats.org/officeDocument/2006/relationships/hyperlink" Target="http://en.wikipedia.org/wiki/Uralic_languages" TargetMode="External"/><Relationship Id="rId297" Type="http://schemas.openxmlformats.org/officeDocument/2006/relationships/hyperlink" Target="http://en.wikipedia.org/wiki/Niger-Congo_languages" TargetMode="External"/><Relationship Id="rId441" Type="http://schemas.openxmlformats.org/officeDocument/2006/relationships/hyperlink" Target="http://en.wikipedia.org/wiki/Indo-European_languages" TargetMode="External"/><Relationship Id="rId462" Type="http://schemas.openxmlformats.org/officeDocument/2006/relationships/hyperlink" Target="http://en.wikipedia.org/wiki/Turkic_languages" TargetMode="External"/><Relationship Id="rId483" Type="http://schemas.openxmlformats.org/officeDocument/2006/relationships/hyperlink" Target="http://en.wikipedia.org/wiki/Indo-European_languages" TargetMode="External"/><Relationship Id="rId518" Type="http://schemas.openxmlformats.org/officeDocument/2006/relationships/hyperlink" Target="http://en.wikipedia.org/wiki/ISO_639-3" TargetMode="External"/><Relationship Id="rId40" Type="http://schemas.openxmlformats.org/officeDocument/2006/relationships/image" Target="media/image26.jpeg"/><Relationship Id="rId115" Type="http://schemas.openxmlformats.org/officeDocument/2006/relationships/hyperlink" Target="http://en.wikipedia.org/wiki/Niger-Congo_languages" TargetMode="External"/><Relationship Id="rId136" Type="http://schemas.openxmlformats.org/officeDocument/2006/relationships/hyperlink" Target="http://en.wikipedia.org/wiki/Indo-European_languages" TargetMode="External"/><Relationship Id="rId157" Type="http://schemas.openxmlformats.org/officeDocument/2006/relationships/hyperlink" Target="http://en.wikipedia.org/wiki/Indo-European_languages" TargetMode="External"/><Relationship Id="rId178" Type="http://schemas.openxmlformats.org/officeDocument/2006/relationships/hyperlink" Target="http://en.wikipedia.org/wiki/Esperanto" TargetMode="External"/><Relationship Id="rId301" Type="http://schemas.openxmlformats.org/officeDocument/2006/relationships/hyperlink" Target="http://en.wikipedia.org/wiki/Indo-European_languages" TargetMode="External"/><Relationship Id="rId322" Type="http://schemas.openxmlformats.org/officeDocument/2006/relationships/hyperlink" Target="http://en.wikipedia.org/wiki/Maltese_language" TargetMode="External"/><Relationship Id="rId343" Type="http://schemas.openxmlformats.org/officeDocument/2006/relationships/hyperlink" Target="http://en.wikipedia.org/wiki/Ndonga" TargetMode="External"/><Relationship Id="rId364" Type="http://schemas.openxmlformats.org/officeDocument/2006/relationships/hyperlink" Target="http://en.wikipedia.org/wiki/Afro-Asiatic_languages" TargetMode="External"/><Relationship Id="rId61" Type="http://schemas.openxmlformats.org/officeDocument/2006/relationships/hyperlink" Target="http://en.wikipedia.org/wiki/ISO_639-1" TargetMode="External"/><Relationship Id="rId82" Type="http://schemas.openxmlformats.org/officeDocument/2006/relationships/hyperlink" Target="http://en.wikipedia.org/wiki/Macrolanguage" TargetMode="External"/><Relationship Id="rId199" Type="http://schemas.openxmlformats.org/officeDocument/2006/relationships/hyperlink" Target="http://en.wikipedia.org/wiki/Galician_language" TargetMode="External"/><Relationship Id="rId203" Type="http://schemas.openxmlformats.org/officeDocument/2006/relationships/hyperlink" Target="http://en.wikipedia.org/wiki/German_language" TargetMode="External"/><Relationship Id="rId385" Type="http://schemas.openxmlformats.org/officeDocument/2006/relationships/hyperlink" Target="http://en.wikipedia.org/wiki/Quechuan_languages" TargetMode="External"/><Relationship Id="rId19" Type="http://schemas.openxmlformats.org/officeDocument/2006/relationships/image" Target="media/image12.png"/><Relationship Id="rId224" Type="http://schemas.openxmlformats.org/officeDocument/2006/relationships/hyperlink" Target="http://en.wikipedia.org/wiki/Uralic_languages" TargetMode="External"/><Relationship Id="rId245" Type="http://schemas.openxmlformats.org/officeDocument/2006/relationships/hyperlink" Target="http://en.wikipedia.org/wiki/Indo-European_languages" TargetMode="External"/><Relationship Id="rId266" Type="http://schemas.openxmlformats.org/officeDocument/2006/relationships/hyperlink" Target="http://en.wikipedia.org/wiki/Turkic_languages" TargetMode="External"/><Relationship Id="rId287" Type="http://schemas.openxmlformats.org/officeDocument/2006/relationships/hyperlink" Target="http://en.wikipedia.org/wiki/Niger-Congo_languages" TargetMode="External"/><Relationship Id="rId410" Type="http://schemas.openxmlformats.org/officeDocument/2006/relationships/hyperlink" Target="http://en.wikipedia.org/wiki/Indo-European_languages" TargetMode="External"/><Relationship Id="rId431" Type="http://schemas.openxmlformats.org/officeDocument/2006/relationships/hyperlink" Target="http://en.wikipedia.org/wiki/Swahili_language" TargetMode="External"/><Relationship Id="rId452" Type="http://schemas.openxmlformats.org/officeDocument/2006/relationships/hyperlink" Target="http://en.wikipedia.org/wiki/Tagalog_language" TargetMode="External"/><Relationship Id="rId473" Type="http://schemas.openxmlformats.org/officeDocument/2006/relationships/hyperlink" Target="http://en.wikipedia.org/wiki/Urdu" TargetMode="External"/><Relationship Id="rId494" Type="http://schemas.openxmlformats.org/officeDocument/2006/relationships/hyperlink" Target="http://en.wikipedia.org/wiki/Yiddish_language" TargetMode="External"/><Relationship Id="rId508" Type="http://schemas.openxmlformats.org/officeDocument/2006/relationships/hyperlink" Target="http://meta.wikimedia.org/wiki/Template:List_of_language_names_ordered_by_code" TargetMode="External"/><Relationship Id="rId30" Type="http://schemas.openxmlformats.org/officeDocument/2006/relationships/image" Target="media/image20.gif"/><Relationship Id="rId105" Type="http://schemas.openxmlformats.org/officeDocument/2006/relationships/hyperlink" Target="http://en.wikipedia.org/wiki/Avestan_language" TargetMode="External"/><Relationship Id="rId126" Type="http://schemas.openxmlformats.org/officeDocument/2006/relationships/hyperlink" Target="http://en.wikipedia.org/wiki/Bihari_languages" TargetMode="External"/><Relationship Id="rId147" Type="http://schemas.openxmlformats.org/officeDocument/2006/relationships/hyperlink" Target="http://en.wikipedia.org/wiki/Niger-Congo_languages" TargetMode="External"/><Relationship Id="rId168" Type="http://schemas.openxmlformats.org/officeDocument/2006/relationships/hyperlink" Target="http://en.wikipedia.org/wiki/Danish_language" TargetMode="External"/><Relationship Id="rId312" Type="http://schemas.openxmlformats.org/officeDocument/2006/relationships/hyperlink" Target="http://en.wikipedia.org/wiki/Malagasy_language" TargetMode="External"/><Relationship Id="rId333" Type="http://schemas.openxmlformats.org/officeDocument/2006/relationships/hyperlink" Target="http://en.wikipedia.org/wiki/Nauruan_language" TargetMode="External"/><Relationship Id="rId354" Type="http://schemas.openxmlformats.org/officeDocument/2006/relationships/hyperlink" Target="http://en.wikipedia.org/wiki/Niger-Congo_languages" TargetMode="External"/><Relationship Id="rId51" Type="http://schemas.openxmlformats.org/officeDocument/2006/relationships/hyperlink" Target="http://en.wikipedia.org/wiki/Template:Citation_needed" TargetMode="External"/><Relationship Id="rId72" Type="http://schemas.openxmlformats.org/officeDocument/2006/relationships/hyperlink" Target="http://en.wikipedia.org/wiki/ISO_639-3" TargetMode="External"/><Relationship Id="rId93" Type="http://schemas.openxmlformats.org/officeDocument/2006/relationships/hyperlink" Target="http://en.wikipedia.org/wiki/ISO_639_macrolanguage" TargetMode="External"/><Relationship Id="rId189" Type="http://schemas.openxmlformats.org/officeDocument/2006/relationships/hyperlink" Target="http://en.wikipedia.org/wiki/Fijian_language" TargetMode="External"/><Relationship Id="rId375" Type="http://schemas.openxmlformats.org/officeDocument/2006/relationships/hyperlink" Target="http://en.wikipedia.org/wiki/Indo-European_languages" TargetMode="External"/><Relationship Id="rId396" Type="http://schemas.openxmlformats.org/officeDocument/2006/relationships/hyperlink" Target="http://en.wikipedia.org/wiki/Russian_language" TargetMode="External"/><Relationship Id="rId3" Type="http://schemas.openxmlformats.org/officeDocument/2006/relationships/styles" Target="styles.xml"/><Relationship Id="rId214" Type="http://schemas.openxmlformats.org/officeDocument/2006/relationships/hyperlink" Target="http://en.wikipedia.org/wiki/Afro-Asiatic_languages" TargetMode="External"/><Relationship Id="rId235" Type="http://schemas.openxmlformats.org/officeDocument/2006/relationships/hyperlink" Target="http://en.wikipedia.org/wiki/Indo-European_languages" TargetMode="External"/><Relationship Id="rId256" Type="http://schemas.openxmlformats.org/officeDocument/2006/relationships/hyperlink" Target="http://en.wikipedia.org/wiki/Eskimo-Aleut_languages" TargetMode="External"/><Relationship Id="rId277" Type="http://schemas.openxmlformats.org/officeDocument/2006/relationships/hyperlink" Target="http://en.wikipedia.org/wiki/Komi_language" TargetMode="External"/><Relationship Id="rId298" Type="http://schemas.openxmlformats.org/officeDocument/2006/relationships/hyperlink" Target="http://en.wikipedia.org/wiki/Lingala_language" TargetMode="External"/><Relationship Id="rId400" Type="http://schemas.openxmlformats.org/officeDocument/2006/relationships/hyperlink" Target="http://en.wikipedia.org/wiki/Sardinian_language" TargetMode="External"/><Relationship Id="rId421" Type="http://schemas.openxmlformats.org/officeDocument/2006/relationships/hyperlink" Target="http://en.wikipedia.org/wiki/Slovene_language" TargetMode="External"/><Relationship Id="rId442" Type="http://schemas.openxmlformats.org/officeDocument/2006/relationships/hyperlink" Target="http://en.wikipedia.org/wiki/Tajik_language" TargetMode="External"/><Relationship Id="rId463" Type="http://schemas.openxmlformats.org/officeDocument/2006/relationships/hyperlink" Target="http://en.wikipedia.org/wiki/Tatar_language" TargetMode="External"/><Relationship Id="rId484" Type="http://schemas.openxmlformats.org/officeDocument/2006/relationships/hyperlink" Target="http://en.wikipedia.org/wiki/Walloon_language" TargetMode="External"/><Relationship Id="rId519" Type="http://schemas.openxmlformats.org/officeDocument/2006/relationships/hyperlink" Target="http://en.wikipedia.org/wiki/List_of_ISO_639-3_codes" TargetMode="External"/><Relationship Id="rId116" Type="http://schemas.openxmlformats.org/officeDocument/2006/relationships/hyperlink" Target="http://en.wikipedia.org/wiki/Bambara_language" TargetMode="External"/><Relationship Id="rId137" Type="http://schemas.openxmlformats.org/officeDocument/2006/relationships/hyperlink" Target="http://en.wikipedia.org/wiki/Bulgarian_language" TargetMode="External"/><Relationship Id="rId158" Type="http://schemas.openxmlformats.org/officeDocument/2006/relationships/hyperlink" Target="http://en.wikipedia.org/wiki/Corsican_language" TargetMode="External"/><Relationship Id="rId302" Type="http://schemas.openxmlformats.org/officeDocument/2006/relationships/hyperlink" Target="http://en.wikipedia.org/wiki/Lithuanian_language" TargetMode="External"/><Relationship Id="rId323" Type="http://schemas.openxmlformats.org/officeDocument/2006/relationships/hyperlink" Target="http://en.wikipedia.org/wiki/Austronesian_languages" TargetMode="External"/><Relationship Id="rId344" Type="http://schemas.openxmlformats.org/officeDocument/2006/relationships/hyperlink" Target="http://en.wikipedia.org/wiki/Indo-European_languages" TargetMode="External"/><Relationship Id="rId20" Type="http://schemas.openxmlformats.org/officeDocument/2006/relationships/image" Target="media/image13.jpeg"/><Relationship Id="rId41" Type="http://schemas.openxmlformats.org/officeDocument/2006/relationships/hyperlink" Target="http://fs.textcube.com/blog/6/67465/attach/XPzbUi3eZy.jpg" TargetMode="External"/><Relationship Id="rId62" Type="http://schemas.openxmlformats.org/officeDocument/2006/relationships/hyperlink" Target="http://en.wikipedia.org/wiki/Macrolanguage" TargetMode="External"/><Relationship Id="rId83" Type="http://schemas.openxmlformats.org/officeDocument/2006/relationships/hyperlink" Target="http://en.wikipedia.org/wiki/Twi_language" TargetMode="External"/><Relationship Id="rId179" Type="http://schemas.openxmlformats.org/officeDocument/2006/relationships/hyperlink" Target="http://en.wikipedia.org/wiki/Constructed_languages" TargetMode="External"/><Relationship Id="rId365" Type="http://schemas.openxmlformats.org/officeDocument/2006/relationships/hyperlink" Target="http://en.wikipedia.org/wiki/Oromo_language" TargetMode="External"/><Relationship Id="rId386" Type="http://schemas.openxmlformats.org/officeDocument/2006/relationships/hyperlink" Target="http://en.wikipedia.org/wiki/Quechua_language" TargetMode="External"/><Relationship Id="rId190" Type="http://schemas.openxmlformats.org/officeDocument/2006/relationships/hyperlink" Target="http://en.wikipedia.org/wiki/Uralic_languages" TargetMode="External"/><Relationship Id="rId204" Type="http://schemas.openxmlformats.org/officeDocument/2006/relationships/hyperlink" Target="http://en.wikipedia.org/wiki/Indo-European_languages" TargetMode="External"/><Relationship Id="rId225" Type="http://schemas.openxmlformats.org/officeDocument/2006/relationships/hyperlink" Target="http://en.wikipedia.org/wiki/Hungarian_language" TargetMode="External"/><Relationship Id="rId246" Type="http://schemas.openxmlformats.org/officeDocument/2006/relationships/hyperlink" Target="http://en.wikipedia.org/wiki/Icelandic_language" TargetMode="External"/><Relationship Id="rId267" Type="http://schemas.openxmlformats.org/officeDocument/2006/relationships/hyperlink" Target="http://en.wikipedia.org/wiki/Kazakh_language" TargetMode="External"/><Relationship Id="rId288" Type="http://schemas.openxmlformats.org/officeDocument/2006/relationships/hyperlink" Target="http://en.wikipedia.org/wiki/Kwanyama" TargetMode="External"/><Relationship Id="rId411" Type="http://schemas.openxmlformats.org/officeDocument/2006/relationships/hyperlink" Target="http://en.wikipedia.org/wiki/Serbian_language" TargetMode="External"/><Relationship Id="rId432" Type="http://schemas.openxmlformats.org/officeDocument/2006/relationships/hyperlink" Target="http://en.wikipedia.org/wiki/ISO_639_macrolanguage" TargetMode="External"/><Relationship Id="rId453" Type="http://schemas.openxmlformats.org/officeDocument/2006/relationships/hyperlink" Target="http://en.wikipedia.org/wiki/Filipino_language" TargetMode="External"/><Relationship Id="rId474" Type="http://schemas.openxmlformats.org/officeDocument/2006/relationships/hyperlink" Target="http://en.wikipedia.org/wiki/Turkic_languages" TargetMode="External"/><Relationship Id="rId509" Type="http://schemas.openxmlformats.org/officeDocument/2006/relationships/hyperlink" Target="http://en.wikipedia.org/wiki/List_of_ISO_639-1_codes" TargetMode="External"/><Relationship Id="rId106" Type="http://schemas.openxmlformats.org/officeDocument/2006/relationships/hyperlink" Target="http://en.wikipedia.org/wiki/Ancient_languages" TargetMode="External"/><Relationship Id="rId127" Type="http://schemas.openxmlformats.org/officeDocument/2006/relationships/hyperlink" Target="http://en.wikipedia.org/wiki/Bhojpuri_language" TargetMode="External"/><Relationship Id="rId313" Type="http://schemas.openxmlformats.org/officeDocument/2006/relationships/hyperlink" Target="http://en.wikipedia.org/wiki/ISO_639_macrolanguage" TargetMode="External"/><Relationship Id="rId495" Type="http://schemas.openxmlformats.org/officeDocument/2006/relationships/hyperlink" Target="http://en.wikipedia.org/wiki/ISO_639_macrolanguage"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en.wikipedia.org/wiki/Wikipedia:Verifiability" TargetMode="External"/><Relationship Id="rId73" Type="http://schemas.openxmlformats.org/officeDocument/2006/relationships/hyperlink" Target="http://en.wikipedia.org/wiki/Northwest_Caucasian_languages" TargetMode="External"/><Relationship Id="rId94" Type="http://schemas.openxmlformats.org/officeDocument/2006/relationships/hyperlink" Target="http://en.wikipedia.org/wiki/Macrolanguage" TargetMode="External"/><Relationship Id="rId148" Type="http://schemas.openxmlformats.org/officeDocument/2006/relationships/hyperlink" Target="http://en.wikipedia.org/wiki/Chichewa_language" TargetMode="External"/><Relationship Id="rId169" Type="http://schemas.openxmlformats.org/officeDocument/2006/relationships/hyperlink" Target="http://en.wikipedia.org/wiki/Indo-European_languages" TargetMode="External"/><Relationship Id="rId334" Type="http://schemas.openxmlformats.org/officeDocument/2006/relationships/hyperlink" Target="http://en.wikipedia.org/wiki/Dene-Yeniseian_languages" TargetMode="External"/><Relationship Id="rId355" Type="http://schemas.openxmlformats.org/officeDocument/2006/relationships/hyperlink" Target="http://en.wikipedia.org/wiki/Southern_Ndebele_language" TargetMode="External"/><Relationship Id="rId376" Type="http://schemas.openxmlformats.org/officeDocument/2006/relationships/hyperlink" Target="http://en.wikipedia.org/wiki/Persian_language" TargetMode="External"/><Relationship Id="rId397" Type="http://schemas.openxmlformats.org/officeDocument/2006/relationships/hyperlink" Target="http://en.wikipedia.org/wiki/Indo-European_languages" TargetMode="External"/><Relationship Id="rId520" Type="http://schemas.openxmlformats.org/officeDocument/2006/relationships/hyperlink" Target="http://en.wikipedia.org/wiki/ISO_639" TargetMode="External"/><Relationship Id="rId4" Type="http://schemas.openxmlformats.org/officeDocument/2006/relationships/settings" Target="settings.xml"/><Relationship Id="rId180" Type="http://schemas.openxmlformats.org/officeDocument/2006/relationships/hyperlink" Target="http://en.wikipedia.org/wiki/Uralic_languages" TargetMode="External"/><Relationship Id="rId215" Type="http://schemas.openxmlformats.org/officeDocument/2006/relationships/hyperlink" Target="http://en.wikipedia.org/wiki/Hausa_language" TargetMode="External"/><Relationship Id="rId236" Type="http://schemas.openxmlformats.org/officeDocument/2006/relationships/hyperlink" Target="http://en.wikipedia.org/wiki/Irish_language" TargetMode="External"/><Relationship Id="rId257" Type="http://schemas.openxmlformats.org/officeDocument/2006/relationships/hyperlink" Target="http://en.wikipedia.org/wiki/Kalaallisut_language" TargetMode="External"/><Relationship Id="rId278" Type="http://schemas.openxmlformats.org/officeDocument/2006/relationships/hyperlink" Target="http://en.wikipedia.org/wiki/ISO_639_macrolanguage" TargetMode="External"/><Relationship Id="rId401" Type="http://schemas.openxmlformats.org/officeDocument/2006/relationships/hyperlink" Target="http://en.wikipedia.org/wiki/ISO_639_macrolanguage" TargetMode="External"/><Relationship Id="rId422" Type="http://schemas.openxmlformats.org/officeDocument/2006/relationships/hyperlink" Target="http://en.wikipedia.org/wiki/Afro-Asiatic_languages" TargetMode="External"/><Relationship Id="rId443" Type="http://schemas.openxmlformats.org/officeDocument/2006/relationships/hyperlink" Target="http://en.wikipedia.org/wiki/Tai-Kadai_languages" TargetMode="External"/><Relationship Id="rId464" Type="http://schemas.openxmlformats.org/officeDocument/2006/relationships/hyperlink" Target="http://en.wikipedia.org/wiki/Niger-Congo_languages" TargetMode="External"/><Relationship Id="rId303" Type="http://schemas.openxmlformats.org/officeDocument/2006/relationships/hyperlink" Target="http://en.wikipedia.org/wiki/Niger-Congo_languages" TargetMode="External"/><Relationship Id="rId485" Type="http://schemas.openxmlformats.org/officeDocument/2006/relationships/hyperlink" Target="http://en.wikipedia.org/wiki/Indo-European_languages" TargetMode="External"/><Relationship Id="rId42" Type="http://schemas.openxmlformats.org/officeDocument/2006/relationships/image" Target="media/image27.jpeg"/><Relationship Id="rId84" Type="http://schemas.openxmlformats.org/officeDocument/2006/relationships/hyperlink" Target="http://en.wikipedia.org/wiki/Fanti_language" TargetMode="External"/><Relationship Id="rId138" Type="http://schemas.openxmlformats.org/officeDocument/2006/relationships/hyperlink" Target="http://en.wikipedia.org/wiki/Sino-Tibetan_languages" TargetMode="External"/><Relationship Id="rId345" Type="http://schemas.openxmlformats.org/officeDocument/2006/relationships/hyperlink" Target="http://en.wikipedia.org/wiki/Nynorsk" TargetMode="External"/><Relationship Id="rId387" Type="http://schemas.openxmlformats.org/officeDocument/2006/relationships/hyperlink" Target="http://en.wikipedia.org/wiki/ISO_639_macrolanguage" TargetMode="External"/><Relationship Id="rId510" Type="http://schemas.openxmlformats.org/officeDocument/2006/relationships/hyperlink" Target="http://en.wikipedia.org/wiki/Template:Footer_ISO_639" TargetMode="External"/><Relationship Id="rId191" Type="http://schemas.openxmlformats.org/officeDocument/2006/relationships/hyperlink" Target="http://en.wikipedia.org/wiki/Finnish_language" TargetMode="External"/><Relationship Id="rId205" Type="http://schemas.openxmlformats.org/officeDocument/2006/relationships/hyperlink" Target="http://en.wikipedia.org/wiki/Greek_language" TargetMode="External"/><Relationship Id="rId247" Type="http://schemas.openxmlformats.org/officeDocument/2006/relationships/hyperlink" Target="http://en.wikipedia.org/wiki/Indo-European_languages" TargetMode="External"/><Relationship Id="rId412" Type="http://schemas.openxmlformats.org/officeDocument/2006/relationships/hyperlink" Target="http://en.wikipedia.org/wiki/Indo-European_languages" TargetMode="External"/><Relationship Id="rId107" Type="http://schemas.openxmlformats.org/officeDocument/2006/relationships/hyperlink" Target="http://en.wikipedia.org/wiki/Aymaran_languages" TargetMode="External"/><Relationship Id="rId289" Type="http://schemas.openxmlformats.org/officeDocument/2006/relationships/hyperlink" Target="http://en.wikipedia.org/wiki/Indo-European_languages" TargetMode="External"/><Relationship Id="rId454" Type="http://schemas.openxmlformats.org/officeDocument/2006/relationships/hyperlink" Target="http://en.wikipedia.org/wiki/Niger-Congo_languages" TargetMode="External"/><Relationship Id="rId496" Type="http://schemas.openxmlformats.org/officeDocument/2006/relationships/hyperlink" Target="http://en.wikipedia.org/wiki/Niger-Congo_languages" TargetMode="External"/><Relationship Id="rId11" Type="http://schemas.openxmlformats.org/officeDocument/2006/relationships/image" Target="media/image4.png"/><Relationship Id="rId53" Type="http://schemas.openxmlformats.org/officeDocument/2006/relationships/hyperlink" Target="http://en.wikipedia.org/wiki/File:Mergefrom.svg" TargetMode="External"/><Relationship Id="rId149" Type="http://schemas.openxmlformats.org/officeDocument/2006/relationships/hyperlink" Target="http://en.wikipedia.org/wiki/Sino-Tibetan_languages" TargetMode="External"/><Relationship Id="rId314" Type="http://schemas.openxmlformats.org/officeDocument/2006/relationships/hyperlink" Target="http://en.wikipedia.org/wiki/Austronesian_languages" TargetMode="External"/><Relationship Id="rId356" Type="http://schemas.openxmlformats.org/officeDocument/2006/relationships/hyperlink" Target="http://en.wikipedia.org/wiki/Indo-European_languages" TargetMode="External"/><Relationship Id="rId398" Type="http://schemas.openxmlformats.org/officeDocument/2006/relationships/hyperlink" Target="http://en.wikipedia.org/wiki/Sanskrit" TargetMode="External"/><Relationship Id="rId521" Type="http://schemas.openxmlformats.org/officeDocument/2006/relationships/hyperlink" Target="http://en.wikipedia.org/wiki/ISO_639-5" TargetMode="External"/><Relationship Id="rId95" Type="http://schemas.openxmlformats.org/officeDocument/2006/relationships/hyperlink" Target="http://en.wikipedia.org/wiki/Standard_Arabic" TargetMode="External"/><Relationship Id="rId160" Type="http://schemas.openxmlformats.org/officeDocument/2006/relationships/hyperlink" Target="http://en.wikipedia.org/wiki/Cree_language" TargetMode="External"/><Relationship Id="rId216" Type="http://schemas.openxmlformats.org/officeDocument/2006/relationships/hyperlink" Target="http://en.wikipedia.org/wiki/Afro-Asiatic_languages" TargetMode="External"/><Relationship Id="rId423" Type="http://schemas.openxmlformats.org/officeDocument/2006/relationships/hyperlink" Target="http://en.wikipedia.org/wiki/Somali_language" TargetMode="External"/><Relationship Id="rId258" Type="http://schemas.openxmlformats.org/officeDocument/2006/relationships/hyperlink" Target="http://en.wikipedia.org/wiki/Dravidian_languages" TargetMode="External"/><Relationship Id="rId465" Type="http://schemas.openxmlformats.org/officeDocument/2006/relationships/hyperlink" Target="http://en.wikipedia.org/wiki/Twi" TargetMode="External"/><Relationship Id="rId22" Type="http://schemas.openxmlformats.org/officeDocument/2006/relationships/image" Target="media/image15.png"/><Relationship Id="rId64" Type="http://schemas.openxmlformats.org/officeDocument/2006/relationships/hyperlink" Target="http://en.wikipedia.org/wiki/ISO_639-2" TargetMode="External"/><Relationship Id="rId118" Type="http://schemas.openxmlformats.org/officeDocument/2006/relationships/hyperlink" Target="http://en.wikipedia.org/wiki/Bashkir_language" TargetMode="External"/><Relationship Id="rId325" Type="http://schemas.openxmlformats.org/officeDocument/2006/relationships/hyperlink" Target="http://en.wikipedia.org/wiki/Indo-European_languages" TargetMode="External"/><Relationship Id="rId367" Type="http://schemas.openxmlformats.org/officeDocument/2006/relationships/hyperlink" Target="http://en.wikipedia.org/wiki/Indo-European_languages" TargetMode="External"/><Relationship Id="rId171" Type="http://schemas.openxmlformats.org/officeDocument/2006/relationships/hyperlink" Target="http://en.wikipedia.org/wiki/Indo-European_languages" TargetMode="External"/><Relationship Id="rId227" Type="http://schemas.openxmlformats.org/officeDocument/2006/relationships/hyperlink" Target="http://en.wikipedia.org/wiki/Interlingua" TargetMode="External"/><Relationship Id="rId269" Type="http://schemas.openxmlformats.org/officeDocument/2006/relationships/hyperlink" Target="http://en.wikipedia.org/wiki/Khmer_language" TargetMode="External"/><Relationship Id="rId434" Type="http://schemas.openxmlformats.org/officeDocument/2006/relationships/hyperlink" Target="http://en.wikipedia.org/wiki/Swati_language" TargetMode="External"/><Relationship Id="rId476" Type="http://schemas.openxmlformats.org/officeDocument/2006/relationships/hyperlink" Target="http://en.wikipedia.org/wiki/ISO_639_macrolanguage" TargetMode="External"/><Relationship Id="rId33" Type="http://schemas.openxmlformats.org/officeDocument/2006/relationships/image" Target="media/image23.png"/><Relationship Id="rId129" Type="http://schemas.openxmlformats.org/officeDocument/2006/relationships/hyperlink" Target="http://en.wikipedia.org/wiki/Maithili_language" TargetMode="External"/><Relationship Id="rId280" Type="http://schemas.openxmlformats.org/officeDocument/2006/relationships/hyperlink" Target="http://en.wikipedia.org/wiki/Kongo_language" TargetMode="External"/><Relationship Id="rId336" Type="http://schemas.openxmlformats.org/officeDocument/2006/relationships/hyperlink" Target="http://en.wikipedia.org/wiki/Indo-European_languages" TargetMode="External"/><Relationship Id="rId501" Type="http://schemas.openxmlformats.org/officeDocument/2006/relationships/hyperlink" Target="http://en.wikipedia.org/wiki/Niger-Congo_languages" TargetMode="External"/><Relationship Id="rId75" Type="http://schemas.openxmlformats.org/officeDocument/2006/relationships/hyperlink" Target="http://en.wikipedia.org/wiki/Afro-Asiatic_languages" TargetMode="External"/><Relationship Id="rId140" Type="http://schemas.openxmlformats.org/officeDocument/2006/relationships/hyperlink" Target="http://en.wikipedia.org/wiki/Indo-European_languages" TargetMode="External"/><Relationship Id="rId182" Type="http://schemas.openxmlformats.org/officeDocument/2006/relationships/hyperlink" Target="http://en.wikipedia.org/wiki/ISO_639_macrolanguage" TargetMode="External"/><Relationship Id="rId378" Type="http://schemas.openxmlformats.org/officeDocument/2006/relationships/hyperlink" Target="http://en.wikipedia.org/wiki/Indo-European_languages" TargetMode="External"/><Relationship Id="rId403" Type="http://schemas.openxmlformats.org/officeDocument/2006/relationships/hyperlink" Target="http://en.wikipedia.org/wiki/Sindhi_language" TargetMode="External"/><Relationship Id="rId6" Type="http://schemas.openxmlformats.org/officeDocument/2006/relationships/footnotes" Target="footnotes.xml"/><Relationship Id="rId238" Type="http://schemas.openxmlformats.org/officeDocument/2006/relationships/hyperlink" Target="http://en.wikipedia.org/wiki/Igbo_language" TargetMode="External"/><Relationship Id="rId445" Type="http://schemas.openxmlformats.org/officeDocument/2006/relationships/hyperlink" Target="http://en.wikipedia.org/wiki/Afro-Asiatic_languages" TargetMode="External"/><Relationship Id="rId487" Type="http://schemas.openxmlformats.org/officeDocument/2006/relationships/hyperlink" Target="http://en.wikipedia.org/wiki/Niger-Congo_languages" TargetMode="External"/><Relationship Id="rId291" Type="http://schemas.openxmlformats.org/officeDocument/2006/relationships/hyperlink" Target="http://en.wikipedia.org/wiki/Indo-European_languages" TargetMode="External"/><Relationship Id="rId305" Type="http://schemas.openxmlformats.org/officeDocument/2006/relationships/hyperlink" Target="http://en.wikipedia.org/wiki/Indo-European_languages" TargetMode="External"/><Relationship Id="rId347" Type="http://schemas.openxmlformats.org/officeDocument/2006/relationships/hyperlink" Target="http://en.wikipedia.org/wiki/Norwegian_language" TargetMode="External"/><Relationship Id="rId512" Type="http://schemas.openxmlformats.org/officeDocument/2006/relationships/hyperlink" Target="http://en.wikipedia.org/w/index.php?title=Template:Footer_ISO_639&amp;action=edit" TargetMode="External"/><Relationship Id="rId44" Type="http://schemas.openxmlformats.org/officeDocument/2006/relationships/hyperlink" Target="http://fs.textcube.com/blog/6/67465/attach/XUMnPOUwX1.jpg" TargetMode="External"/><Relationship Id="rId86" Type="http://schemas.openxmlformats.org/officeDocument/2006/relationships/hyperlink" Target="http://en.wikipedia.org/wiki/Albanian_language" TargetMode="External"/><Relationship Id="rId151" Type="http://schemas.openxmlformats.org/officeDocument/2006/relationships/hyperlink" Target="http://en.wikipedia.org/wiki/ISO_639_macrolanguage" TargetMode="External"/><Relationship Id="rId389" Type="http://schemas.openxmlformats.org/officeDocument/2006/relationships/hyperlink" Target="http://en.wikipedia.org/wiki/Romansh_language" TargetMode="External"/><Relationship Id="rId193" Type="http://schemas.openxmlformats.org/officeDocument/2006/relationships/hyperlink" Target="http://en.wikipedia.org/wiki/French_language" TargetMode="External"/><Relationship Id="rId207" Type="http://schemas.openxmlformats.org/officeDocument/2006/relationships/hyperlink" Target="http://en.wikipedia.org/wiki/Guaran%C3%AD_language" TargetMode="External"/><Relationship Id="rId249" Type="http://schemas.openxmlformats.org/officeDocument/2006/relationships/hyperlink" Target="http://en.wikipedia.org/wiki/Eskimo-Aleut_languages" TargetMode="External"/><Relationship Id="rId414" Type="http://schemas.openxmlformats.org/officeDocument/2006/relationships/hyperlink" Target="http://en.wikipedia.org/wiki/Niger-Congo_languages" TargetMode="External"/><Relationship Id="rId456" Type="http://schemas.openxmlformats.org/officeDocument/2006/relationships/hyperlink" Target="http://en.wikipedia.org/wiki/Austronesian_languages" TargetMode="External"/><Relationship Id="rId498" Type="http://schemas.openxmlformats.org/officeDocument/2006/relationships/hyperlink" Target="http://en.wikipedia.org/wiki/Tai-Kadai_languages" TargetMode="External"/><Relationship Id="rId13" Type="http://schemas.openxmlformats.org/officeDocument/2006/relationships/image" Target="media/image6.png"/><Relationship Id="rId109" Type="http://schemas.openxmlformats.org/officeDocument/2006/relationships/hyperlink" Target="http://en.wikipedia.org/wiki/ISO_639_macrolanguage" TargetMode="External"/><Relationship Id="rId260" Type="http://schemas.openxmlformats.org/officeDocument/2006/relationships/hyperlink" Target="http://en.wikipedia.org/wiki/Nilo-Saharan_languages" TargetMode="External"/><Relationship Id="rId316" Type="http://schemas.openxmlformats.org/officeDocument/2006/relationships/hyperlink" Target="http://en.wikipedia.org/wiki/ISO_639_macrolanguage" TargetMode="External"/><Relationship Id="rId523" Type="http://schemas.openxmlformats.org/officeDocument/2006/relationships/hyperlink" Target="http://en.wikipedia.org/wiki/ISO_639-6" TargetMode="External"/><Relationship Id="rId55" Type="http://schemas.openxmlformats.org/officeDocument/2006/relationships/hyperlink" Target="http://en.wikipedia.org/wiki/ISO_639-1_language_matrix" TargetMode="External"/><Relationship Id="rId97" Type="http://schemas.openxmlformats.org/officeDocument/2006/relationships/hyperlink" Target="http://en.wikipedia.org/wiki/Aragonese_language" TargetMode="External"/><Relationship Id="rId120" Type="http://schemas.openxmlformats.org/officeDocument/2006/relationships/hyperlink" Target="http://en.wikipedia.org/wiki/Basque_language" TargetMode="External"/><Relationship Id="rId358" Type="http://schemas.openxmlformats.org/officeDocument/2006/relationships/hyperlink" Target="http://en.wikipedia.org/wiki/Algonquian_languages" TargetMode="External"/><Relationship Id="rId162" Type="http://schemas.openxmlformats.org/officeDocument/2006/relationships/hyperlink" Target="http://en.wikipedia.org/wiki/Macrolanguage" TargetMode="External"/><Relationship Id="rId218" Type="http://schemas.openxmlformats.org/officeDocument/2006/relationships/hyperlink" Target="http://en.wikipedia.org/wiki/Niger-Congo_languages" TargetMode="External"/><Relationship Id="rId425" Type="http://schemas.openxmlformats.org/officeDocument/2006/relationships/hyperlink" Target="http://en.wikipedia.org/wiki/Sotho_language" TargetMode="External"/><Relationship Id="rId467" Type="http://schemas.openxmlformats.org/officeDocument/2006/relationships/hyperlink" Target="http://en.wikipedia.org/wiki/Tahitian_language" TargetMode="External"/><Relationship Id="rId271" Type="http://schemas.openxmlformats.org/officeDocument/2006/relationships/hyperlink" Target="http://en.wikipedia.org/wiki/Gikuyu_language" TargetMode="External"/><Relationship Id="rId24" Type="http://schemas.openxmlformats.org/officeDocument/2006/relationships/image" Target="media/image17.png"/><Relationship Id="rId66" Type="http://schemas.openxmlformats.org/officeDocument/2006/relationships/hyperlink" Target="http://en.wikipedia.org/wiki/ISO_639-3" TargetMode="External"/><Relationship Id="rId131" Type="http://schemas.openxmlformats.org/officeDocument/2006/relationships/hyperlink" Target="http://en.wikipedia.org/wiki/Bislama_language" TargetMode="External"/><Relationship Id="rId327" Type="http://schemas.openxmlformats.org/officeDocument/2006/relationships/hyperlink" Target="http://en.wikipedia.org/wiki/Austronesian_languages" TargetMode="External"/><Relationship Id="rId369" Type="http://schemas.openxmlformats.org/officeDocument/2006/relationships/hyperlink" Target="http://en.wikipedia.org/wiki/Indo-European_languages" TargetMode="External"/><Relationship Id="rId173" Type="http://schemas.openxmlformats.org/officeDocument/2006/relationships/hyperlink" Target="http://en.wikipedia.org/wiki/Sino-Tibetan_languages" TargetMode="External"/><Relationship Id="rId229" Type="http://schemas.openxmlformats.org/officeDocument/2006/relationships/hyperlink" Target="http://en.wikipedia.org/wiki/Austronesian_languages" TargetMode="External"/><Relationship Id="rId380" Type="http://schemas.openxmlformats.org/officeDocument/2006/relationships/hyperlink" Target="http://en.wikipedia.org/wiki/Indo-European_languages" TargetMode="External"/><Relationship Id="rId436" Type="http://schemas.openxmlformats.org/officeDocument/2006/relationships/hyperlink" Target="http://en.wikipedia.org/wiki/Swedish_language" TargetMode="External"/><Relationship Id="rId240" Type="http://schemas.openxmlformats.org/officeDocument/2006/relationships/hyperlink" Target="http://en.wikipedia.org/wiki/Inupiaq_language" TargetMode="External"/><Relationship Id="rId478" Type="http://schemas.openxmlformats.org/officeDocument/2006/relationships/hyperlink" Target="http://en.wikipedia.org/wiki/Venda_language" TargetMode="External"/><Relationship Id="rId35" Type="http://schemas.openxmlformats.org/officeDocument/2006/relationships/hyperlink" Target="http://darkroid.textcube.com/26" TargetMode="External"/><Relationship Id="rId77" Type="http://schemas.openxmlformats.org/officeDocument/2006/relationships/hyperlink" Target="http://en.wikipedia.org/wiki/Indo-European_languages" TargetMode="External"/><Relationship Id="rId100" Type="http://schemas.openxmlformats.org/officeDocument/2006/relationships/hyperlink" Target="http://en.wikipedia.org/wiki/Indo-European_languages" TargetMode="External"/><Relationship Id="rId282" Type="http://schemas.openxmlformats.org/officeDocument/2006/relationships/hyperlink" Target="http://en.wikipedia.org/wiki/Language_isolate" TargetMode="External"/><Relationship Id="rId338" Type="http://schemas.openxmlformats.org/officeDocument/2006/relationships/hyperlink" Target="http://en.wikipedia.org/wiki/Niger-Congo_languages" TargetMode="External"/><Relationship Id="rId503" Type="http://schemas.openxmlformats.org/officeDocument/2006/relationships/hyperlink" Target="http://en.wikipedia.org/w/index.php?title=List_of_ISO_639-1_codes&amp;action=edit&amp;section=2"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2D87C-B09E-48BA-9C0A-F3A7F8496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8226</TotalTime>
  <Pages>99</Pages>
  <Words>23704</Words>
  <Characters>135114</Characters>
  <Application>Microsoft Office Word</Application>
  <DocSecurity>0</DocSecurity>
  <Lines>1125</Lines>
  <Paragraphs>317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kdt</dc:creator>
  <cp:keywords/>
  <dc:description/>
  <cp:lastModifiedBy>KDT</cp:lastModifiedBy>
  <cp:revision>564</cp:revision>
  <cp:lastPrinted>2011-04-25T02:47:00Z</cp:lastPrinted>
  <dcterms:created xsi:type="dcterms:W3CDTF">2010-07-01T05:11:00Z</dcterms:created>
  <dcterms:modified xsi:type="dcterms:W3CDTF">2011-05-09T05:41:00Z</dcterms:modified>
</cp:coreProperties>
</file>